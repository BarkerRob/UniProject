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DAEC92" w14:textId="0FEA84C2" w:rsidR="005B7BC6" w:rsidRPr="003D6D38" w:rsidRDefault="00244767" w:rsidP="008E0971">
      <w:pPr>
        <w:pStyle w:val="Heading1"/>
        <w:rPr>
          <w:sz w:val="36"/>
          <w:szCs w:val="36"/>
        </w:rPr>
      </w:pPr>
      <w:bookmarkStart w:id="0" w:name="_Toc50209154"/>
      <w:r w:rsidRPr="003D6D38">
        <w:rPr>
          <w:sz w:val="36"/>
          <w:szCs w:val="36"/>
        </w:rPr>
        <w:t>Premier League predictive learning algorithm (PLePA)</w:t>
      </w:r>
      <w:bookmarkEnd w:id="0"/>
    </w:p>
    <w:p w14:paraId="05CB7878" w14:textId="3E49583B" w:rsidR="003D6D38" w:rsidRDefault="003D6D38" w:rsidP="003D6D38">
      <w:pPr>
        <w:pStyle w:val="Heading1"/>
      </w:pPr>
      <w:bookmarkStart w:id="1" w:name="_Toc50209155"/>
      <w:r w:rsidRPr="003D6D38">
        <w:t>Abstract</w:t>
      </w:r>
      <w:bookmarkEnd w:id="1"/>
    </w:p>
    <w:p w14:paraId="1986B056" w14:textId="7A93629D" w:rsidR="003D6D38" w:rsidRPr="003D6D38" w:rsidRDefault="000B6AC1" w:rsidP="003D6D38">
      <w:r>
        <w:t xml:space="preserve">Section 1 of this report concerns the actual project covered in this report. </w:t>
      </w:r>
      <w:r w:rsidR="00B3419C">
        <w:t>The project is to create predictive algorithms to predict Premier League results. It also gives a full account of the literature used and reviews each piece of literature and how they affect the project. The final part of this section is a summary of all the work involved on this project and gives an account of what was involved for each stage of development. It then goes on</w:t>
      </w:r>
      <w:r w:rsidR="006079AC">
        <w:t xml:space="preserve"> </w:t>
      </w:r>
      <w:r w:rsidR="00B3419C">
        <w:t>to compare all the algorithms and discusses what is entailed to complete this project.</w:t>
      </w:r>
      <w:r w:rsidR="00B3419C">
        <w:br/>
        <w:t>Section 2</w:t>
      </w:r>
      <w:r w:rsidR="00050995">
        <w:t xml:space="preserve"> </w:t>
      </w:r>
      <w:r w:rsidR="00B3419C">
        <w:t xml:space="preserve">of this report is the review, reflection and evaluation of the author and how they feel the project went and what could have been done better and what went well. The plan, resources, skills and risks are all reviewed. </w:t>
      </w:r>
      <w:r>
        <w:t xml:space="preserve"> </w:t>
      </w:r>
    </w:p>
    <w:sdt>
      <w:sdtPr>
        <w:rPr>
          <w:rFonts w:asciiTheme="minorHAnsi" w:eastAsiaTheme="minorHAnsi" w:hAnsiTheme="minorHAnsi" w:cstheme="minorBidi"/>
          <w:sz w:val="20"/>
          <w:szCs w:val="20"/>
          <w:lang w:val="en-GB"/>
        </w:rPr>
        <w:id w:val="-1266216168"/>
        <w:docPartObj>
          <w:docPartGallery w:val="Table of Contents"/>
          <w:docPartUnique/>
        </w:docPartObj>
      </w:sdtPr>
      <w:sdtEndPr>
        <w:rPr>
          <w:rFonts w:asciiTheme="majorHAnsi" w:eastAsiaTheme="majorEastAsia" w:hAnsiTheme="majorHAnsi" w:cstheme="majorBidi"/>
          <w:noProof/>
          <w:sz w:val="26"/>
          <w:szCs w:val="26"/>
        </w:rPr>
      </w:sdtEndPr>
      <w:sdtContent>
        <w:p w14:paraId="0B690D0A" w14:textId="15DE92F8" w:rsidR="00A942EC" w:rsidRPr="003D6D38" w:rsidRDefault="00A942EC">
          <w:pPr>
            <w:pStyle w:val="TOCHeading"/>
            <w:rPr>
              <w:sz w:val="28"/>
              <w:szCs w:val="28"/>
            </w:rPr>
          </w:pPr>
          <w:r w:rsidRPr="003D6D38">
            <w:rPr>
              <w:rStyle w:val="Heading1Char"/>
            </w:rPr>
            <w:t>Contents</w:t>
          </w:r>
        </w:p>
        <w:p w14:paraId="44D38090" w14:textId="33DA282A" w:rsidR="000B6AC1" w:rsidRDefault="00A942E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209154" w:history="1">
            <w:r w:rsidR="000B6AC1" w:rsidRPr="00FD1D25">
              <w:rPr>
                <w:rStyle w:val="Hyperlink"/>
                <w:noProof/>
              </w:rPr>
              <w:t>Premier League predictive learning algorithm (PLePA)</w:t>
            </w:r>
            <w:r w:rsidR="000B6AC1">
              <w:rPr>
                <w:noProof/>
                <w:webHidden/>
              </w:rPr>
              <w:tab/>
            </w:r>
            <w:r w:rsidR="000B6AC1">
              <w:rPr>
                <w:noProof/>
                <w:webHidden/>
              </w:rPr>
              <w:fldChar w:fldCharType="begin"/>
            </w:r>
            <w:r w:rsidR="000B6AC1">
              <w:rPr>
                <w:noProof/>
                <w:webHidden/>
              </w:rPr>
              <w:instrText xml:space="preserve"> PAGEREF _Toc50209154 \h </w:instrText>
            </w:r>
            <w:r w:rsidR="000B6AC1">
              <w:rPr>
                <w:noProof/>
                <w:webHidden/>
              </w:rPr>
            </w:r>
            <w:r w:rsidR="000B6AC1">
              <w:rPr>
                <w:noProof/>
                <w:webHidden/>
              </w:rPr>
              <w:fldChar w:fldCharType="separate"/>
            </w:r>
            <w:r w:rsidR="000B6AC1">
              <w:rPr>
                <w:noProof/>
                <w:webHidden/>
              </w:rPr>
              <w:t>1</w:t>
            </w:r>
            <w:r w:rsidR="000B6AC1">
              <w:rPr>
                <w:noProof/>
                <w:webHidden/>
              </w:rPr>
              <w:fldChar w:fldCharType="end"/>
            </w:r>
          </w:hyperlink>
        </w:p>
        <w:p w14:paraId="00F7FBF1" w14:textId="158FA6A4" w:rsidR="000B6AC1" w:rsidRDefault="003341C5">
          <w:pPr>
            <w:pStyle w:val="TOC1"/>
            <w:tabs>
              <w:tab w:val="right" w:leader="dot" w:pos="9016"/>
            </w:tabs>
            <w:rPr>
              <w:rFonts w:eastAsiaTheme="minorEastAsia"/>
              <w:noProof/>
              <w:lang w:eastAsia="en-GB"/>
            </w:rPr>
          </w:pPr>
          <w:hyperlink w:anchor="_Toc50209155" w:history="1">
            <w:r w:rsidR="000B6AC1" w:rsidRPr="00FD1D25">
              <w:rPr>
                <w:rStyle w:val="Hyperlink"/>
                <w:noProof/>
              </w:rPr>
              <w:t>Abstract</w:t>
            </w:r>
            <w:r w:rsidR="000B6AC1">
              <w:rPr>
                <w:noProof/>
                <w:webHidden/>
              </w:rPr>
              <w:tab/>
            </w:r>
            <w:r w:rsidR="000B6AC1">
              <w:rPr>
                <w:noProof/>
                <w:webHidden/>
              </w:rPr>
              <w:fldChar w:fldCharType="begin"/>
            </w:r>
            <w:r w:rsidR="000B6AC1">
              <w:rPr>
                <w:noProof/>
                <w:webHidden/>
              </w:rPr>
              <w:instrText xml:space="preserve"> PAGEREF _Toc50209155 \h </w:instrText>
            </w:r>
            <w:r w:rsidR="000B6AC1">
              <w:rPr>
                <w:noProof/>
                <w:webHidden/>
              </w:rPr>
            </w:r>
            <w:r w:rsidR="000B6AC1">
              <w:rPr>
                <w:noProof/>
                <w:webHidden/>
              </w:rPr>
              <w:fldChar w:fldCharType="separate"/>
            </w:r>
            <w:r w:rsidR="000B6AC1">
              <w:rPr>
                <w:noProof/>
                <w:webHidden/>
              </w:rPr>
              <w:t>1</w:t>
            </w:r>
            <w:r w:rsidR="000B6AC1">
              <w:rPr>
                <w:noProof/>
                <w:webHidden/>
              </w:rPr>
              <w:fldChar w:fldCharType="end"/>
            </w:r>
          </w:hyperlink>
        </w:p>
        <w:p w14:paraId="4489080B" w14:textId="0535680D" w:rsidR="000B6AC1" w:rsidRDefault="003341C5">
          <w:pPr>
            <w:pStyle w:val="TOC1"/>
            <w:tabs>
              <w:tab w:val="right" w:leader="dot" w:pos="9016"/>
            </w:tabs>
            <w:rPr>
              <w:rFonts w:eastAsiaTheme="minorEastAsia"/>
              <w:noProof/>
              <w:lang w:eastAsia="en-GB"/>
            </w:rPr>
          </w:pPr>
          <w:hyperlink w:anchor="_Toc50209156" w:history="1">
            <w:r w:rsidR="000B6AC1" w:rsidRPr="00FD1D25">
              <w:rPr>
                <w:rStyle w:val="Hyperlink"/>
                <w:noProof/>
              </w:rPr>
              <w:t>Figures</w:t>
            </w:r>
            <w:r w:rsidR="000B6AC1">
              <w:rPr>
                <w:noProof/>
                <w:webHidden/>
              </w:rPr>
              <w:tab/>
            </w:r>
            <w:r w:rsidR="000B6AC1">
              <w:rPr>
                <w:noProof/>
                <w:webHidden/>
              </w:rPr>
              <w:fldChar w:fldCharType="begin"/>
            </w:r>
            <w:r w:rsidR="000B6AC1">
              <w:rPr>
                <w:noProof/>
                <w:webHidden/>
              </w:rPr>
              <w:instrText xml:space="preserve"> PAGEREF _Toc50209156 \h </w:instrText>
            </w:r>
            <w:r w:rsidR="000B6AC1">
              <w:rPr>
                <w:noProof/>
                <w:webHidden/>
              </w:rPr>
            </w:r>
            <w:r w:rsidR="000B6AC1">
              <w:rPr>
                <w:noProof/>
                <w:webHidden/>
              </w:rPr>
              <w:fldChar w:fldCharType="separate"/>
            </w:r>
            <w:r w:rsidR="000B6AC1">
              <w:rPr>
                <w:noProof/>
                <w:webHidden/>
              </w:rPr>
              <w:t>2</w:t>
            </w:r>
            <w:r w:rsidR="000B6AC1">
              <w:rPr>
                <w:noProof/>
                <w:webHidden/>
              </w:rPr>
              <w:fldChar w:fldCharType="end"/>
            </w:r>
          </w:hyperlink>
        </w:p>
        <w:p w14:paraId="58067061" w14:textId="6D07495D" w:rsidR="000B6AC1" w:rsidRDefault="003341C5">
          <w:pPr>
            <w:pStyle w:val="TOC1"/>
            <w:tabs>
              <w:tab w:val="right" w:leader="dot" w:pos="9016"/>
            </w:tabs>
            <w:rPr>
              <w:rFonts w:eastAsiaTheme="minorEastAsia"/>
              <w:noProof/>
              <w:lang w:eastAsia="en-GB"/>
            </w:rPr>
          </w:pPr>
          <w:hyperlink w:anchor="_Toc50209157" w:history="1">
            <w:r w:rsidR="000B6AC1" w:rsidRPr="00FD1D25">
              <w:rPr>
                <w:rStyle w:val="Hyperlink"/>
                <w:noProof/>
              </w:rPr>
              <w:t>Tables</w:t>
            </w:r>
            <w:r w:rsidR="000B6AC1">
              <w:rPr>
                <w:noProof/>
                <w:webHidden/>
              </w:rPr>
              <w:tab/>
            </w:r>
            <w:r w:rsidR="000B6AC1">
              <w:rPr>
                <w:noProof/>
                <w:webHidden/>
              </w:rPr>
              <w:fldChar w:fldCharType="begin"/>
            </w:r>
            <w:r w:rsidR="000B6AC1">
              <w:rPr>
                <w:noProof/>
                <w:webHidden/>
              </w:rPr>
              <w:instrText xml:space="preserve"> PAGEREF _Toc50209157 \h </w:instrText>
            </w:r>
            <w:r w:rsidR="000B6AC1">
              <w:rPr>
                <w:noProof/>
                <w:webHidden/>
              </w:rPr>
            </w:r>
            <w:r w:rsidR="000B6AC1">
              <w:rPr>
                <w:noProof/>
                <w:webHidden/>
              </w:rPr>
              <w:fldChar w:fldCharType="separate"/>
            </w:r>
            <w:r w:rsidR="000B6AC1">
              <w:rPr>
                <w:noProof/>
                <w:webHidden/>
              </w:rPr>
              <w:t>2</w:t>
            </w:r>
            <w:r w:rsidR="000B6AC1">
              <w:rPr>
                <w:noProof/>
                <w:webHidden/>
              </w:rPr>
              <w:fldChar w:fldCharType="end"/>
            </w:r>
          </w:hyperlink>
        </w:p>
        <w:p w14:paraId="0A120B23" w14:textId="5385FF69" w:rsidR="000B6AC1" w:rsidRDefault="003341C5">
          <w:pPr>
            <w:pStyle w:val="TOC1"/>
            <w:tabs>
              <w:tab w:val="right" w:leader="dot" w:pos="9016"/>
            </w:tabs>
            <w:rPr>
              <w:rFonts w:eastAsiaTheme="minorEastAsia"/>
              <w:noProof/>
              <w:lang w:eastAsia="en-GB"/>
            </w:rPr>
          </w:pPr>
          <w:hyperlink w:anchor="_Toc50209158" w:history="1">
            <w:r w:rsidR="000B6AC1" w:rsidRPr="00FD1D25">
              <w:rPr>
                <w:rStyle w:val="Hyperlink"/>
                <w:noProof/>
              </w:rPr>
              <w:t>Glossary</w:t>
            </w:r>
            <w:r w:rsidR="000B6AC1">
              <w:rPr>
                <w:noProof/>
                <w:webHidden/>
              </w:rPr>
              <w:tab/>
            </w:r>
            <w:r w:rsidR="000B6AC1">
              <w:rPr>
                <w:noProof/>
                <w:webHidden/>
              </w:rPr>
              <w:fldChar w:fldCharType="begin"/>
            </w:r>
            <w:r w:rsidR="000B6AC1">
              <w:rPr>
                <w:noProof/>
                <w:webHidden/>
              </w:rPr>
              <w:instrText xml:space="preserve"> PAGEREF _Toc50209158 \h </w:instrText>
            </w:r>
            <w:r w:rsidR="000B6AC1">
              <w:rPr>
                <w:noProof/>
                <w:webHidden/>
              </w:rPr>
            </w:r>
            <w:r w:rsidR="000B6AC1">
              <w:rPr>
                <w:noProof/>
                <w:webHidden/>
              </w:rPr>
              <w:fldChar w:fldCharType="separate"/>
            </w:r>
            <w:r w:rsidR="000B6AC1">
              <w:rPr>
                <w:noProof/>
                <w:webHidden/>
              </w:rPr>
              <w:t>2</w:t>
            </w:r>
            <w:r w:rsidR="000B6AC1">
              <w:rPr>
                <w:noProof/>
                <w:webHidden/>
              </w:rPr>
              <w:fldChar w:fldCharType="end"/>
            </w:r>
          </w:hyperlink>
        </w:p>
        <w:p w14:paraId="714205A5" w14:textId="77F7323D" w:rsidR="000B6AC1" w:rsidRDefault="003341C5">
          <w:pPr>
            <w:pStyle w:val="TOC1"/>
            <w:tabs>
              <w:tab w:val="right" w:leader="dot" w:pos="9016"/>
            </w:tabs>
            <w:rPr>
              <w:rFonts w:eastAsiaTheme="minorEastAsia"/>
              <w:noProof/>
              <w:lang w:eastAsia="en-GB"/>
            </w:rPr>
          </w:pPr>
          <w:hyperlink w:anchor="_Toc50209159" w:history="1">
            <w:r w:rsidR="000B6AC1" w:rsidRPr="00FD1D25">
              <w:rPr>
                <w:rStyle w:val="Hyperlink"/>
                <w:noProof/>
              </w:rPr>
              <w:t>Section 1 – The problem</w:t>
            </w:r>
            <w:r w:rsidR="000B6AC1">
              <w:rPr>
                <w:noProof/>
                <w:webHidden/>
              </w:rPr>
              <w:tab/>
            </w:r>
            <w:r w:rsidR="000B6AC1">
              <w:rPr>
                <w:noProof/>
                <w:webHidden/>
              </w:rPr>
              <w:fldChar w:fldCharType="begin"/>
            </w:r>
            <w:r w:rsidR="000B6AC1">
              <w:rPr>
                <w:noProof/>
                <w:webHidden/>
              </w:rPr>
              <w:instrText xml:space="preserve"> PAGEREF _Toc50209159 \h </w:instrText>
            </w:r>
            <w:r w:rsidR="000B6AC1">
              <w:rPr>
                <w:noProof/>
                <w:webHidden/>
              </w:rPr>
            </w:r>
            <w:r w:rsidR="000B6AC1">
              <w:rPr>
                <w:noProof/>
                <w:webHidden/>
              </w:rPr>
              <w:fldChar w:fldCharType="separate"/>
            </w:r>
            <w:r w:rsidR="000B6AC1">
              <w:rPr>
                <w:noProof/>
                <w:webHidden/>
              </w:rPr>
              <w:t>3</w:t>
            </w:r>
            <w:r w:rsidR="000B6AC1">
              <w:rPr>
                <w:noProof/>
                <w:webHidden/>
              </w:rPr>
              <w:fldChar w:fldCharType="end"/>
            </w:r>
          </w:hyperlink>
        </w:p>
        <w:p w14:paraId="0CDF732C" w14:textId="7A1EB211" w:rsidR="000B6AC1" w:rsidRDefault="003341C5">
          <w:pPr>
            <w:pStyle w:val="TOC2"/>
            <w:tabs>
              <w:tab w:val="right" w:leader="dot" w:pos="9016"/>
            </w:tabs>
            <w:rPr>
              <w:rFonts w:eastAsiaTheme="minorEastAsia"/>
              <w:noProof/>
              <w:lang w:eastAsia="en-GB"/>
            </w:rPr>
          </w:pPr>
          <w:hyperlink w:anchor="_Toc50209160" w:history="1">
            <w:r w:rsidR="000B6AC1" w:rsidRPr="00FD1D25">
              <w:rPr>
                <w:rStyle w:val="Hyperlink"/>
                <w:noProof/>
              </w:rPr>
              <w:t>1.1 Project Description</w:t>
            </w:r>
            <w:r w:rsidR="000B6AC1">
              <w:rPr>
                <w:noProof/>
                <w:webHidden/>
              </w:rPr>
              <w:tab/>
            </w:r>
            <w:r w:rsidR="000B6AC1">
              <w:rPr>
                <w:noProof/>
                <w:webHidden/>
              </w:rPr>
              <w:fldChar w:fldCharType="begin"/>
            </w:r>
            <w:r w:rsidR="000B6AC1">
              <w:rPr>
                <w:noProof/>
                <w:webHidden/>
              </w:rPr>
              <w:instrText xml:space="preserve"> PAGEREF _Toc50209160 \h </w:instrText>
            </w:r>
            <w:r w:rsidR="000B6AC1">
              <w:rPr>
                <w:noProof/>
                <w:webHidden/>
              </w:rPr>
            </w:r>
            <w:r w:rsidR="000B6AC1">
              <w:rPr>
                <w:noProof/>
                <w:webHidden/>
              </w:rPr>
              <w:fldChar w:fldCharType="separate"/>
            </w:r>
            <w:r w:rsidR="000B6AC1">
              <w:rPr>
                <w:noProof/>
                <w:webHidden/>
              </w:rPr>
              <w:t>3</w:t>
            </w:r>
            <w:r w:rsidR="000B6AC1">
              <w:rPr>
                <w:noProof/>
                <w:webHidden/>
              </w:rPr>
              <w:fldChar w:fldCharType="end"/>
            </w:r>
          </w:hyperlink>
        </w:p>
        <w:p w14:paraId="73520592" w14:textId="5E4FFB23" w:rsidR="000B6AC1" w:rsidRDefault="003341C5">
          <w:pPr>
            <w:pStyle w:val="TOC3"/>
            <w:tabs>
              <w:tab w:val="right" w:leader="dot" w:pos="9016"/>
            </w:tabs>
            <w:rPr>
              <w:rFonts w:eastAsiaTheme="minorEastAsia"/>
              <w:noProof/>
              <w:lang w:eastAsia="en-GB"/>
            </w:rPr>
          </w:pPr>
          <w:hyperlink w:anchor="_Toc50209161" w:history="1">
            <w:r w:rsidR="000B6AC1" w:rsidRPr="00FD1D25">
              <w:rPr>
                <w:rStyle w:val="Hyperlink"/>
                <w:noProof/>
              </w:rPr>
              <w:t>1.1.1 What is the problem</w:t>
            </w:r>
            <w:r w:rsidR="000B6AC1">
              <w:rPr>
                <w:noProof/>
                <w:webHidden/>
              </w:rPr>
              <w:tab/>
            </w:r>
            <w:r w:rsidR="000B6AC1">
              <w:rPr>
                <w:noProof/>
                <w:webHidden/>
              </w:rPr>
              <w:fldChar w:fldCharType="begin"/>
            </w:r>
            <w:r w:rsidR="000B6AC1">
              <w:rPr>
                <w:noProof/>
                <w:webHidden/>
              </w:rPr>
              <w:instrText xml:space="preserve"> PAGEREF _Toc50209161 \h </w:instrText>
            </w:r>
            <w:r w:rsidR="000B6AC1">
              <w:rPr>
                <w:noProof/>
                <w:webHidden/>
              </w:rPr>
            </w:r>
            <w:r w:rsidR="000B6AC1">
              <w:rPr>
                <w:noProof/>
                <w:webHidden/>
              </w:rPr>
              <w:fldChar w:fldCharType="separate"/>
            </w:r>
            <w:r w:rsidR="000B6AC1">
              <w:rPr>
                <w:noProof/>
                <w:webHidden/>
              </w:rPr>
              <w:t>3</w:t>
            </w:r>
            <w:r w:rsidR="000B6AC1">
              <w:rPr>
                <w:noProof/>
                <w:webHidden/>
              </w:rPr>
              <w:fldChar w:fldCharType="end"/>
            </w:r>
          </w:hyperlink>
        </w:p>
        <w:p w14:paraId="2CACA0C9" w14:textId="2DE982AA" w:rsidR="000B6AC1" w:rsidRDefault="003341C5">
          <w:pPr>
            <w:pStyle w:val="TOC3"/>
            <w:tabs>
              <w:tab w:val="right" w:leader="dot" w:pos="9016"/>
            </w:tabs>
            <w:rPr>
              <w:rFonts w:eastAsiaTheme="minorEastAsia"/>
              <w:noProof/>
              <w:lang w:eastAsia="en-GB"/>
            </w:rPr>
          </w:pPr>
          <w:hyperlink w:anchor="_Toc50209162" w:history="1">
            <w:r w:rsidR="000B6AC1" w:rsidRPr="00FD1D25">
              <w:rPr>
                <w:rStyle w:val="Hyperlink"/>
                <w:noProof/>
              </w:rPr>
              <w:t>1.1.2 Why is it a problem</w:t>
            </w:r>
            <w:r w:rsidR="000B6AC1">
              <w:rPr>
                <w:noProof/>
                <w:webHidden/>
              </w:rPr>
              <w:tab/>
            </w:r>
            <w:r w:rsidR="000B6AC1">
              <w:rPr>
                <w:noProof/>
                <w:webHidden/>
              </w:rPr>
              <w:fldChar w:fldCharType="begin"/>
            </w:r>
            <w:r w:rsidR="000B6AC1">
              <w:rPr>
                <w:noProof/>
                <w:webHidden/>
              </w:rPr>
              <w:instrText xml:space="preserve"> PAGEREF _Toc50209162 \h </w:instrText>
            </w:r>
            <w:r w:rsidR="000B6AC1">
              <w:rPr>
                <w:noProof/>
                <w:webHidden/>
              </w:rPr>
            </w:r>
            <w:r w:rsidR="000B6AC1">
              <w:rPr>
                <w:noProof/>
                <w:webHidden/>
              </w:rPr>
              <w:fldChar w:fldCharType="separate"/>
            </w:r>
            <w:r w:rsidR="000B6AC1">
              <w:rPr>
                <w:noProof/>
                <w:webHidden/>
              </w:rPr>
              <w:t>3</w:t>
            </w:r>
            <w:r w:rsidR="000B6AC1">
              <w:rPr>
                <w:noProof/>
                <w:webHidden/>
              </w:rPr>
              <w:fldChar w:fldCharType="end"/>
            </w:r>
          </w:hyperlink>
        </w:p>
        <w:p w14:paraId="75A1047A" w14:textId="4E4B83D2" w:rsidR="000B6AC1" w:rsidRDefault="003341C5">
          <w:pPr>
            <w:pStyle w:val="TOC3"/>
            <w:tabs>
              <w:tab w:val="right" w:leader="dot" w:pos="9016"/>
            </w:tabs>
            <w:rPr>
              <w:rFonts w:eastAsiaTheme="minorEastAsia"/>
              <w:noProof/>
              <w:lang w:eastAsia="en-GB"/>
            </w:rPr>
          </w:pPr>
          <w:hyperlink w:anchor="_Toc50209163" w:history="1">
            <w:r w:rsidR="000B6AC1" w:rsidRPr="00FD1D25">
              <w:rPr>
                <w:rStyle w:val="Hyperlink"/>
                <w:noProof/>
              </w:rPr>
              <w:t>1.1.3 Benefits and disadvantages of solve the problem</w:t>
            </w:r>
            <w:r w:rsidR="000B6AC1">
              <w:rPr>
                <w:noProof/>
                <w:webHidden/>
              </w:rPr>
              <w:tab/>
            </w:r>
            <w:r w:rsidR="000B6AC1">
              <w:rPr>
                <w:noProof/>
                <w:webHidden/>
              </w:rPr>
              <w:fldChar w:fldCharType="begin"/>
            </w:r>
            <w:r w:rsidR="000B6AC1">
              <w:rPr>
                <w:noProof/>
                <w:webHidden/>
              </w:rPr>
              <w:instrText xml:space="preserve"> PAGEREF _Toc50209163 \h </w:instrText>
            </w:r>
            <w:r w:rsidR="000B6AC1">
              <w:rPr>
                <w:noProof/>
                <w:webHidden/>
              </w:rPr>
            </w:r>
            <w:r w:rsidR="000B6AC1">
              <w:rPr>
                <w:noProof/>
                <w:webHidden/>
              </w:rPr>
              <w:fldChar w:fldCharType="separate"/>
            </w:r>
            <w:r w:rsidR="000B6AC1">
              <w:rPr>
                <w:noProof/>
                <w:webHidden/>
              </w:rPr>
              <w:t>3</w:t>
            </w:r>
            <w:r w:rsidR="000B6AC1">
              <w:rPr>
                <w:noProof/>
                <w:webHidden/>
              </w:rPr>
              <w:fldChar w:fldCharType="end"/>
            </w:r>
          </w:hyperlink>
        </w:p>
        <w:p w14:paraId="3D35A4C5" w14:textId="0F1E1B3D" w:rsidR="000B6AC1" w:rsidRDefault="003341C5">
          <w:pPr>
            <w:pStyle w:val="TOC3"/>
            <w:tabs>
              <w:tab w:val="right" w:leader="dot" w:pos="9016"/>
            </w:tabs>
            <w:rPr>
              <w:rFonts w:eastAsiaTheme="minorEastAsia"/>
              <w:noProof/>
              <w:lang w:eastAsia="en-GB"/>
            </w:rPr>
          </w:pPr>
          <w:hyperlink w:anchor="_Toc50209164" w:history="1">
            <w:r w:rsidR="000B6AC1" w:rsidRPr="00FD1D25">
              <w:rPr>
                <w:rStyle w:val="Hyperlink"/>
                <w:noProof/>
              </w:rPr>
              <w:t>1.1.4 Scope of the problem</w:t>
            </w:r>
            <w:r w:rsidR="000B6AC1">
              <w:rPr>
                <w:noProof/>
                <w:webHidden/>
              </w:rPr>
              <w:tab/>
            </w:r>
            <w:r w:rsidR="000B6AC1">
              <w:rPr>
                <w:noProof/>
                <w:webHidden/>
              </w:rPr>
              <w:fldChar w:fldCharType="begin"/>
            </w:r>
            <w:r w:rsidR="000B6AC1">
              <w:rPr>
                <w:noProof/>
                <w:webHidden/>
              </w:rPr>
              <w:instrText xml:space="preserve"> PAGEREF _Toc50209164 \h </w:instrText>
            </w:r>
            <w:r w:rsidR="000B6AC1">
              <w:rPr>
                <w:noProof/>
                <w:webHidden/>
              </w:rPr>
            </w:r>
            <w:r w:rsidR="000B6AC1">
              <w:rPr>
                <w:noProof/>
                <w:webHidden/>
              </w:rPr>
              <w:fldChar w:fldCharType="separate"/>
            </w:r>
            <w:r w:rsidR="000B6AC1">
              <w:rPr>
                <w:noProof/>
                <w:webHidden/>
              </w:rPr>
              <w:t>3</w:t>
            </w:r>
            <w:r w:rsidR="000B6AC1">
              <w:rPr>
                <w:noProof/>
                <w:webHidden/>
              </w:rPr>
              <w:fldChar w:fldCharType="end"/>
            </w:r>
          </w:hyperlink>
        </w:p>
        <w:p w14:paraId="4DFEFB7F" w14:textId="24E6C2ED" w:rsidR="000B6AC1" w:rsidRDefault="003341C5">
          <w:pPr>
            <w:pStyle w:val="TOC3"/>
            <w:tabs>
              <w:tab w:val="right" w:leader="dot" w:pos="9016"/>
            </w:tabs>
            <w:rPr>
              <w:rFonts w:eastAsiaTheme="minorEastAsia"/>
              <w:noProof/>
              <w:lang w:eastAsia="en-GB"/>
            </w:rPr>
          </w:pPr>
          <w:hyperlink w:anchor="_Toc50209165" w:history="1">
            <w:r w:rsidR="000B6AC1" w:rsidRPr="00FD1D25">
              <w:rPr>
                <w:rStyle w:val="Hyperlink"/>
                <w:noProof/>
              </w:rPr>
              <w:t>1.1.5 Format of solution</w:t>
            </w:r>
            <w:r w:rsidR="000B6AC1">
              <w:rPr>
                <w:noProof/>
                <w:webHidden/>
              </w:rPr>
              <w:tab/>
            </w:r>
            <w:r w:rsidR="000B6AC1">
              <w:rPr>
                <w:noProof/>
                <w:webHidden/>
              </w:rPr>
              <w:fldChar w:fldCharType="begin"/>
            </w:r>
            <w:r w:rsidR="000B6AC1">
              <w:rPr>
                <w:noProof/>
                <w:webHidden/>
              </w:rPr>
              <w:instrText xml:space="preserve"> PAGEREF _Toc50209165 \h </w:instrText>
            </w:r>
            <w:r w:rsidR="000B6AC1">
              <w:rPr>
                <w:noProof/>
                <w:webHidden/>
              </w:rPr>
            </w:r>
            <w:r w:rsidR="000B6AC1">
              <w:rPr>
                <w:noProof/>
                <w:webHidden/>
              </w:rPr>
              <w:fldChar w:fldCharType="separate"/>
            </w:r>
            <w:r w:rsidR="000B6AC1">
              <w:rPr>
                <w:noProof/>
                <w:webHidden/>
              </w:rPr>
              <w:t>6</w:t>
            </w:r>
            <w:r w:rsidR="000B6AC1">
              <w:rPr>
                <w:noProof/>
                <w:webHidden/>
              </w:rPr>
              <w:fldChar w:fldCharType="end"/>
            </w:r>
          </w:hyperlink>
        </w:p>
        <w:p w14:paraId="4A03207C" w14:textId="42291378" w:rsidR="000B6AC1" w:rsidRDefault="003341C5">
          <w:pPr>
            <w:pStyle w:val="TOC3"/>
            <w:tabs>
              <w:tab w:val="right" w:leader="dot" w:pos="9016"/>
            </w:tabs>
            <w:rPr>
              <w:rFonts w:eastAsiaTheme="minorEastAsia"/>
              <w:noProof/>
              <w:lang w:eastAsia="en-GB"/>
            </w:rPr>
          </w:pPr>
          <w:hyperlink w:anchor="_Toc50209166" w:history="1">
            <w:r w:rsidR="000B6AC1" w:rsidRPr="00FD1D25">
              <w:rPr>
                <w:rStyle w:val="Hyperlink"/>
                <w:noProof/>
              </w:rPr>
              <w:t>1.1.6 Delivery aims</w:t>
            </w:r>
            <w:r w:rsidR="000B6AC1">
              <w:rPr>
                <w:noProof/>
                <w:webHidden/>
              </w:rPr>
              <w:tab/>
            </w:r>
            <w:r w:rsidR="000B6AC1">
              <w:rPr>
                <w:noProof/>
                <w:webHidden/>
              </w:rPr>
              <w:fldChar w:fldCharType="begin"/>
            </w:r>
            <w:r w:rsidR="000B6AC1">
              <w:rPr>
                <w:noProof/>
                <w:webHidden/>
              </w:rPr>
              <w:instrText xml:space="preserve"> PAGEREF _Toc50209166 \h </w:instrText>
            </w:r>
            <w:r w:rsidR="000B6AC1">
              <w:rPr>
                <w:noProof/>
                <w:webHidden/>
              </w:rPr>
            </w:r>
            <w:r w:rsidR="000B6AC1">
              <w:rPr>
                <w:noProof/>
                <w:webHidden/>
              </w:rPr>
              <w:fldChar w:fldCharType="separate"/>
            </w:r>
            <w:r w:rsidR="000B6AC1">
              <w:rPr>
                <w:noProof/>
                <w:webHidden/>
              </w:rPr>
              <w:t>6</w:t>
            </w:r>
            <w:r w:rsidR="000B6AC1">
              <w:rPr>
                <w:noProof/>
                <w:webHidden/>
              </w:rPr>
              <w:fldChar w:fldCharType="end"/>
            </w:r>
          </w:hyperlink>
        </w:p>
        <w:p w14:paraId="75021DB8" w14:textId="6000FBB5" w:rsidR="000B6AC1" w:rsidRDefault="003341C5">
          <w:pPr>
            <w:pStyle w:val="TOC2"/>
            <w:tabs>
              <w:tab w:val="right" w:leader="dot" w:pos="9016"/>
            </w:tabs>
            <w:rPr>
              <w:rFonts w:eastAsiaTheme="minorEastAsia"/>
              <w:noProof/>
              <w:lang w:eastAsia="en-GB"/>
            </w:rPr>
          </w:pPr>
          <w:hyperlink w:anchor="_Toc50209167" w:history="1">
            <w:r w:rsidR="000B6AC1" w:rsidRPr="00FD1D25">
              <w:rPr>
                <w:rStyle w:val="Hyperlink"/>
                <w:noProof/>
              </w:rPr>
              <w:t>1.2 Literature review</w:t>
            </w:r>
            <w:r w:rsidR="000B6AC1">
              <w:rPr>
                <w:noProof/>
                <w:webHidden/>
              </w:rPr>
              <w:tab/>
            </w:r>
            <w:r w:rsidR="000B6AC1">
              <w:rPr>
                <w:noProof/>
                <w:webHidden/>
              </w:rPr>
              <w:fldChar w:fldCharType="begin"/>
            </w:r>
            <w:r w:rsidR="000B6AC1">
              <w:rPr>
                <w:noProof/>
                <w:webHidden/>
              </w:rPr>
              <w:instrText xml:space="preserve"> PAGEREF _Toc50209167 \h </w:instrText>
            </w:r>
            <w:r w:rsidR="000B6AC1">
              <w:rPr>
                <w:noProof/>
                <w:webHidden/>
              </w:rPr>
            </w:r>
            <w:r w:rsidR="000B6AC1">
              <w:rPr>
                <w:noProof/>
                <w:webHidden/>
              </w:rPr>
              <w:fldChar w:fldCharType="separate"/>
            </w:r>
            <w:r w:rsidR="000B6AC1">
              <w:rPr>
                <w:noProof/>
                <w:webHidden/>
              </w:rPr>
              <w:t>6</w:t>
            </w:r>
            <w:r w:rsidR="000B6AC1">
              <w:rPr>
                <w:noProof/>
                <w:webHidden/>
              </w:rPr>
              <w:fldChar w:fldCharType="end"/>
            </w:r>
          </w:hyperlink>
        </w:p>
        <w:p w14:paraId="6D3B1287" w14:textId="4891E510" w:rsidR="000B6AC1" w:rsidRDefault="003341C5">
          <w:pPr>
            <w:pStyle w:val="TOC3"/>
            <w:tabs>
              <w:tab w:val="right" w:leader="dot" w:pos="9016"/>
            </w:tabs>
            <w:rPr>
              <w:rFonts w:eastAsiaTheme="minorEastAsia"/>
              <w:noProof/>
              <w:lang w:eastAsia="en-GB"/>
            </w:rPr>
          </w:pPr>
          <w:hyperlink w:anchor="_Toc50209168" w:history="1">
            <w:r w:rsidR="000B6AC1" w:rsidRPr="00FD1D25">
              <w:rPr>
                <w:rStyle w:val="Hyperlink"/>
                <w:noProof/>
              </w:rPr>
              <w:t>1.2.1 Problem related</w:t>
            </w:r>
            <w:r w:rsidR="000B6AC1">
              <w:rPr>
                <w:noProof/>
                <w:webHidden/>
              </w:rPr>
              <w:tab/>
            </w:r>
            <w:r w:rsidR="000B6AC1">
              <w:rPr>
                <w:noProof/>
                <w:webHidden/>
              </w:rPr>
              <w:fldChar w:fldCharType="begin"/>
            </w:r>
            <w:r w:rsidR="000B6AC1">
              <w:rPr>
                <w:noProof/>
                <w:webHidden/>
              </w:rPr>
              <w:instrText xml:space="preserve"> PAGEREF _Toc50209168 \h </w:instrText>
            </w:r>
            <w:r w:rsidR="000B6AC1">
              <w:rPr>
                <w:noProof/>
                <w:webHidden/>
              </w:rPr>
            </w:r>
            <w:r w:rsidR="000B6AC1">
              <w:rPr>
                <w:noProof/>
                <w:webHidden/>
              </w:rPr>
              <w:fldChar w:fldCharType="separate"/>
            </w:r>
            <w:r w:rsidR="000B6AC1">
              <w:rPr>
                <w:noProof/>
                <w:webHidden/>
              </w:rPr>
              <w:t>6</w:t>
            </w:r>
            <w:r w:rsidR="000B6AC1">
              <w:rPr>
                <w:noProof/>
                <w:webHidden/>
              </w:rPr>
              <w:fldChar w:fldCharType="end"/>
            </w:r>
          </w:hyperlink>
        </w:p>
        <w:p w14:paraId="0E42BA75" w14:textId="1E4B6FE4" w:rsidR="000B6AC1" w:rsidRDefault="003341C5">
          <w:pPr>
            <w:pStyle w:val="TOC3"/>
            <w:tabs>
              <w:tab w:val="right" w:leader="dot" w:pos="9016"/>
            </w:tabs>
            <w:rPr>
              <w:rFonts w:eastAsiaTheme="minorEastAsia"/>
              <w:noProof/>
              <w:lang w:eastAsia="en-GB"/>
            </w:rPr>
          </w:pPr>
          <w:hyperlink w:anchor="_Toc50209169" w:history="1">
            <w:r w:rsidR="000B6AC1" w:rsidRPr="00FD1D25">
              <w:rPr>
                <w:rStyle w:val="Hyperlink"/>
                <w:noProof/>
              </w:rPr>
              <w:t>1.2.2 Data related</w:t>
            </w:r>
            <w:r w:rsidR="000B6AC1">
              <w:rPr>
                <w:noProof/>
                <w:webHidden/>
              </w:rPr>
              <w:tab/>
            </w:r>
            <w:r w:rsidR="000B6AC1">
              <w:rPr>
                <w:noProof/>
                <w:webHidden/>
              </w:rPr>
              <w:fldChar w:fldCharType="begin"/>
            </w:r>
            <w:r w:rsidR="000B6AC1">
              <w:rPr>
                <w:noProof/>
                <w:webHidden/>
              </w:rPr>
              <w:instrText xml:space="preserve"> PAGEREF _Toc50209169 \h </w:instrText>
            </w:r>
            <w:r w:rsidR="000B6AC1">
              <w:rPr>
                <w:noProof/>
                <w:webHidden/>
              </w:rPr>
            </w:r>
            <w:r w:rsidR="000B6AC1">
              <w:rPr>
                <w:noProof/>
                <w:webHidden/>
              </w:rPr>
              <w:fldChar w:fldCharType="separate"/>
            </w:r>
            <w:r w:rsidR="000B6AC1">
              <w:rPr>
                <w:noProof/>
                <w:webHidden/>
              </w:rPr>
              <w:t>6</w:t>
            </w:r>
            <w:r w:rsidR="000B6AC1">
              <w:rPr>
                <w:noProof/>
                <w:webHidden/>
              </w:rPr>
              <w:fldChar w:fldCharType="end"/>
            </w:r>
          </w:hyperlink>
        </w:p>
        <w:p w14:paraId="30F7E642" w14:textId="1AEDC93E" w:rsidR="000B6AC1" w:rsidRDefault="003341C5">
          <w:pPr>
            <w:pStyle w:val="TOC3"/>
            <w:tabs>
              <w:tab w:val="right" w:leader="dot" w:pos="9016"/>
            </w:tabs>
            <w:rPr>
              <w:rFonts w:eastAsiaTheme="minorEastAsia"/>
              <w:noProof/>
              <w:lang w:eastAsia="en-GB"/>
            </w:rPr>
          </w:pPr>
          <w:hyperlink w:anchor="_Toc50209170" w:history="1">
            <w:r w:rsidR="000B6AC1" w:rsidRPr="00FD1D25">
              <w:rPr>
                <w:rStyle w:val="Hyperlink"/>
                <w:noProof/>
              </w:rPr>
              <w:t>1.2.3 SDLC</w:t>
            </w:r>
            <w:r w:rsidR="000B6AC1">
              <w:rPr>
                <w:noProof/>
                <w:webHidden/>
              </w:rPr>
              <w:tab/>
            </w:r>
            <w:r w:rsidR="000B6AC1">
              <w:rPr>
                <w:noProof/>
                <w:webHidden/>
              </w:rPr>
              <w:fldChar w:fldCharType="begin"/>
            </w:r>
            <w:r w:rsidR="000B6AC1">
              <w:rPr>
                <w:noProof/>
                <w:webHidden/>
              </w:rPr>
              <w:instrText xml:space="preserve"> PAGEREF _Toc50209170 \h </w:instrText>
            </w:r>
            <w:r w:rsidR="000B6AC1">
              <w:rPr>
                <w:noProof/>
                <w:webHidden/>
              </w:rPr>
            </w:r>
            <w:r w:rsidR="000B6AC1">
              <w:rPr>
                <w:noProof/>
                <w:webHidden/>
              </w:rPr>
              <w:fldChar w:fldCharType="separate"/>
            </w:r>
            <w:r w:rsidR="000B6AC1">
              <w:rPr>
                <w:noProof/>
                <w:webHidden/>
              </w:rPr>
              <w:t>7</w:t>
            </w:r>
            <w:r w:rsidR="000B6AC1">
              <w:rPr>
                <w:noProof/>
                <w:webHidden/>
              </w:rPr>
              <w:fldChar w:fldCharType="end"/>
            </w:r>
          </w:hyperlink>
        </w:p>
        <w:p w14:paraId="31493DF4" w14:textId="3472D6E1" w:rsidR="000B6AC1" w:rsidRDefault="003341C5">
          <w:pPr>
            <w:pStyle w:val="TOC3"/>
            <w:tabs>
              <w:tab w:val="right" w:leader="dot" w:pos="9016"/>
            </w:tabs>
            <w:rPr>
              <w:rFonts w:eastAsiaTheme="minorEastAsia"/>
              <w:noProof/>
              <w:lang w:eastAsia="en-GB"/>
            </w:rPr>
          </w:pPr>
          <w:hyperlink w:anchor="_Toc50209171" w:history="1">
            <w:r w:rsidR="000B6AC1" w:rsidRPr="00FD1D25">
              <w:rPr>
                <w:rStyle w:val="Hyperlink"/>
                <w:noProof/>
              </w:rPr>
              <w:t>1.2.4 Algorithm and software research</w:t>
            </w:r>
            <w:r w:rsidR="000B6AC1">
              <w:rPr>
                <w:noProof/>
                <w:webHidden/>
              </w:rPr>
              <w:tab/>
            </w:r>
            <w:r w:rsidR="000B6AC1">
              <w:rPr>
                <w:noProof/>
                <w:webHidden/>
              </w:rPr>
              <w:fldChar w:fldCharType="begin"/>
            </w:r>
            <w:r w:rsidR="000B6AC1">
              <w:rPr>
                <w:noProof/>
                <w:webHidden/>
              </w:rPr>
              <w:instrText xml:space="preserve"> PAGEREF _Toc50209171 \h </w:instrText>
            </w:r>
            <w:r w:rsidR="000B6AC1">
              <w:rPr>
                <w:noProof/>
                <w:webHidden/>
              </w:rPr>
            </w:r>
            <w:r w:rsidR="000B6AC1">
              <w:rPr>
                <w:noProof/>
                <w:webHidden/>
              </w:rPr>
              <w:fldChar w:fldCharType="separate"/>
            </w:r>
            <w:r w:rsidR="000B6AC1">
              <w:rPr>
                <w:noProof/>
                <w:webHidden/>
              </w:rPr>
              <w:t>7</w:t>
            </w:r>
            <w:r w:rsidR="000B6AC1">
              <w:rPr>
                <w:noProof/>
                <w:webHidden/>
              </w:rPr>
              <w:fldChar w:fldCharType="end"/>
            </w:r>
          </w:hyperlink>
        </w:p>
        <w:p w14:paraId="61DA9A85" w14:textId="4AE19B45" w:rsidR="000B6AC1" w:rsidRDefault="003341C5">
          <w:pPr>
            <w:pStyle w:val="TOC3"/>
            <w:tabs>
              <w:tab w:val="right" w:leader="dot" w:pos="9016"/>
            </w:tabs>
            <w:rPr>
              <w:rFonts w:eastAsiaTheme="minorEastAsia"/>
              <w:noProof/>
              <w:lang w:eastAsia="en-GB"/>
            </w:rPr>
          </w:pPr>
          <w:hyperlink w:anchor="_Toc50209172" w:history="1">
            <w:r w:rsidR="000B6AC1" w:rsidRPr="00FD1D25">
              <w:rPr>
                <w:rStyle w:val="Hyperlink"/>
                <w:noProof/>
              </w:rPr>
              <w:t>1.2.5 LEPSI</w:t>
            </w:r>
            <w:r w:rsidR="000B6AC1">
              <w:rPr>
                <w:noProof/>
                <w:webHidden/>
              </w:rPr>
              <w:tab/>
            </w:r>
            <w:r w:rsidR="000B6AC1">
              <w:rPr>
                <w:noProof/>
                <w:webHidden/>
              </w:rPr>
              <w:fldChar w:fldCharType="begin"/>
            </w:r>
            <w:r w:rsidR="000B6AC1">
              <w:rPr>
                <w:noProof/>
                <w:webHidden/>
              </w:rPr>
              <w:instrText xml:space="preserve"> PAGEREF _Toc50209172 \h </w:instrText>
            </w:r>
            <w:r w:rsidR="000B6AC1">
              <w:rPr>
                <w:noProof/>
                <w:webHidden/>
              </w:rPr>
            </w:r>
            <w:r w:rsidR="000B6AC1">
              <w:rPr>
                <w:noProof/>
                <w:webHidden/>
              </w:rPr>
              <w:fldChar w:fldCharType="separate"/>
            </w:r>
            <w:r w:rsidR="000B6AC1">
              <w:rPr>
                <w:noProof/>
                <w:webHidden/>
              </w:rPr>
              <w:t>8</w:t>
            </w:r>
            <w:r w:rsidR="000B6AC1">
              <w:rPr>
                <w:noProof/>
                <w:webHidden/>
              </w:rPr>
              <w:fldChar w:fldCharType="end"/>
            </w:r>
          </w:hyperlink>
        </w:p>
        <w:p w14:paraId="1A66DB34" w14:textId="3E3047B4" w:rsidR="000B6AC1" w:rsidRDefault="003341C5">
          <w:pPr>
            <w:pStyle w:val="TOC3"/>
            <w:tabs>
              <w:tab w:val="right" w:leader="dot" w:pos="9016"/>
            </w:tabs>
            <w:rPr>
              <w:rFonts w:eastAsiaTheme="minorEastAsia"/>
              <w:noProof/>
              <w:lang w:eastAsia="en-GB"/>
            </w:rPr>
          </w:pPr>
          <w:hyperlink w:anchor="_Toc50209173" w:history="1">
            <w:r w:rsidR="000B6AC1" w:rsidRPr="00FD1D25">
              <w:rPr>
                <w:rStyle w:val="Hyperlink"/>
                <w:noProof/>
              </w:rPr>
              <w:t>1.2.6 OU courses</w:t>
            </w:r>
            <w:r w:rsidR="000B6AC1">
              <w:rPr>
                <w:noProof/>
                <w:webHidden/>
              </w:rPr>
              <w:tab/>
            </w:r>
            <w:r w:rsidR="000B6AC1">
              <w:rPr>
                <w:noProof/>
                <w:webHidden/>
              </w:rPr>
              <w:fldChar w:fldCharType="begin"/>
            </w:r>
            <w:r w:rsidR="000B6AC1">
              <w:rPr>
                <w:noProof/>
                <w:webHidden/>
              </w:rPr>
              <w:instrText xml:space="preserve"> PAGEREF _Toc50209173 \h </w:instrText>
            </w:r>
            <w:r w:rsidR="000B6AC1">
              <w:rPr>
                <w:noProof/>
                <w:webHidden/>
              </w:rPr>
            </w:r>
            <w:r w:rsidR="000B6AC1">
              <w:rPr>
                <w:noProof/>
                <w:webHidden/>
              </w:rPr>
              <w:fldChar w:fldCharType="separate"/>
            </w:r>
            <w:r w:rsidR="000B6AC1">
              <w:rPr>
                <w:noProof/>
                <w:webHidden/>
              </w:rPr>
              <w:t>9</w:t>
            </w:r>
            <w:r w:rsidR="000B6AC1">
              <w:rPr>
                <w:noProof/>
                <w:webHidden/>
              </w:rPr>
              <w:fldChar w:fldCharType="end"/>
            </w:r>
          </w:hyperlink>
        </w:p>
        <w:p w14:paraId="76F4092B" w14:textId="62503562" w:rsidR="000B6AC1" w:rsidRDefault="003341C5">
          <w:pPr>
            <w:pStyle w:val="TOC2"/>
            <w:tabs>
              <w:tab w:val="right" w:leader="dot" w:pos="9016"/>
            </w:tabs>
            <w:rPr>
              <w:rFonts w:eastAsiaTheme="minorEastAsia"/>
              <w:noProof/>
              <w:lang w:eastAsia="en-GB"/>
            </w:rPr>
          </w:pPr>
          <w:hyperlink w:anchor="_Toc50209174" w:history="1">
            <w:r w:rsidR="000B6AC1" w:rsidRPr="00FD1D25">
              <w:rPr>
                <w:rStyle w:val="Hyperlink"/>
                <w:noProof/>
              </w:rPr>
              <w:t>1.3 Work done</w:t>
            </w:r>
            <w:r w:rsidR="000B6AC1">
              <w:rPr>
                <w:noProof/>
                <w:webHidden/>
              </w:rPr>
              <w:tab/>
            </w:r>
            <w:r w:rsidR="000B6AC1">
              <w:rPr>
                <w:noProof/>
                <w:webHidden/>
              </w:rPr>
              <w:fldChar w:fldCharType="begin"/>
            </w:r>
            <w:r w:rsidR="000B6AC1">
              <w:rPr>
                <w:noProof/>
                <w:webHidden/>
              </w:rPr>
              <w:instrText xml:space="preserve"> PAGEREF _Toc50209174 \h </w:instrText>
            </w:r>
            <w:r w:rsidR="000B6AC1">
              <w:rPr>
                <w:noProof/>
                <w:webHidden/>
              </w:rPr>
            </w:r>
            <w:r w:rsidR="000B6AC1">
              <w:rPr>
                <w:noProof/>
                <w:webHidden/>
              </w:rPr>
              <w:fldChar w:fldCharType="separate"/>
            </w:r>
            <w:r w:rsidR="000B6AC1">
              <w:rPr>
                <w:noProof/>
                <w:webHidden/>
              </w:rPr>
              <w:t>9</w:t>
            </w:r>
            <w:r w:rsidR="000B6AC1">
              <w:rPr>
                <w:noProof/>
                <w:webHidden/>
              </w:rPr>
              <w:fldChar w:fldCharType="end"/>
            </w:r>
          </w:hyperlink>
        </w:p>
        <w:p w14:paraId="0B10A811" w14:textId="391B087D" w:rsidR="000B6AC1" w:rsidRDefault="003341C5">
          <w:pPr>
            <w:pStyle w:val="TOC3"/>
            <w:tabs>
              <w:tab w:val="right" w:leader="dot" w:pos="9016"/>
            </w:tabs>
            <w:rPr>
              <w:rFonts w:eastAsiaTheme="minorEastAsia"/>
              <w:noProof/>
              <w:lang w:eastAsia="en-GB"/>
            </w:rPr>
          </w:pPr>
          <w:hyperlink w:anchor="_Toc50209175" w:history="1">
            <w:r w:rsidR="000B6AC1" w:rsidRPr="00FD1D25">
              <w:rPr>
                <w:rStyle w:val="Hyperlink"/>
                <w:noProof/>
              </w:rPr>
              <w:t>1.3.1 Preparation</w:t>
            </w:r>
            <w:r w:rsidR="000B6AC1">
              <w:rPr>
                <w:noProof/>
                <w:webHidden/>
              </w:rPr>
              <w:tab/>
            </w:r>
            <w:r w:rsidR="000B6AC1">
              <w:rPr>
                <w:noProof/>
                <w:webHidden/>
              </w:rPr>
              <w:fldChar w:fldCharType="begin"/>
            </w:r>
            <w:r w:rsidR="000B6AC1">
              <w:rPr>
                <w:noProof/>
                <w:webHidden/>
              </w:rPr>
              <w:instrText xml:space="preserve"> PAGEREF _Toc50209175 \h </w:instrText>
            </w:r>
            <w:r w:rsidR="000B6AC1">
              <w:rPr>
                <w:noProof/>
                <w:webHidden/>
              </w:rPr>
            </w:r>
            <w:r w:rsidR="000B6AC1">
              <w:rPr>
                <w:noProof/>
                <w:webHidden/>
              </w:rPr>
              <w:fldChar w:fldCharType="separate"/>
            </w:r>
            <w:r w:rsidR="000B6AC1">
              <w:rPr>
                <w:noProof/>
                <w:webHidden/>
              </w:rPr>
              <w:t>9</w:t>
            </w:r>
            <w:r w:rsidR="000B6AC1">
              <w:rPr>
                <w:noProof/>
                <w:webHidden/>
              </w:rPr>
              <w:fldChar w:fldCharType="end"/>
            </w:r>
          </w:hyperlink>
        </w:p>
        <w:p w14:paraId="190C47F4" w14:textId="2A24C0A1" w:rsidR="000B6AC1" w:rsidRDefault="003341C5">
          <w:pPr>
            <w:pStyle w:val="TOC3"/>
            <w:tabs>
              <w:tab w:val="right" w:leader="dot" w:pos="9016"/>
            </w:tabs>
            <w:rPr>
              <w:rFonts w:eastAsiaTheme="minorEastAsia"/>
              <w:noProof/>
              <w:lang w:eastAsia="en-GB"/>
            </w:rPr>
          </w:pPr>
          <w:hyperlink w:anchor="_Toc50209176" w:history="1">
            <w:r w:rsidR="000B6AC1" w:rsidRPr="00FD1D25">
              <w:rPr>
                <w:rStyle w:val="Hyperlink"/>
                <w:noProof/>
              </w:rPr>
              <w:t>1.3.2 CF1 Setting up the database</w:t>
            </w:r>
            <w:r w:rsidR="000B6AC1">
              <w:rPr>
                <w:noProof/>
                <w:webHidden/>
              </w:rPr>
              <w:tab/>
            </w:r>
            <w:r w:rsidR="000B6AC1">
              <w:rPr>
                <w:noProof/>
                <w:webHidden/>
              </w:rPr>
              <w:fldChar w:fldCharType="begin"/>
            </w:r>
            <w:r w:rsidR="000B6AC1">
              <w:rPr>
                <w:noProof/>
                <w:webHidden/>
              </w:rPr>
              <w:instrText xml:space="preserve"> PAGEREF _Toc50209176 \h </w:instrText>
            </w:r>
            <w:r w:rsidR="000B6AC1">
              <w:rPr>
                <w:noProof/>
                <w:webHidden/>
              </w:rPr>
            </w:r>
            <w:r w:rsidR="000B6AC1">
              <w:rPr>
                <w:noProof/>
                <w:webHidden/>
              </w:rPr>
              <w:fldChar w:fldCharType="separate"/>
            </w:r>
            <w:r w:rsidR="000B6AC1">
              <w:rPr>
                <w:noProof/>
                <w:webHidden/>
              </w:rPr>
              <w:t>10</w:t>
            </w:r>
            <w:r w:rsidR="000B6AC1">
              <w:rPr>
                <w:noProof/>
                <w:webHidden/>
              </w:rPr>
              <w:fldChar w:fldCharType="end"/>
            </w:r>
          </w:hyperlink>
        </w:p>
        <w:p w14:paraId="073122D4" w14:textId="69D28F0C" w:rsidR="000B6AC1" w:rsidRDefault="003341C5">
          <w:pPr>
            <w:pStyle w:val="TOC3"/>
            <w:tabs>
              <w:tab w:val="right" w:leader="dot" w:pos="9016"/>
            </w:tabs>
            <w:rPr>
              <w:rFonts w:eastAsiaTheme="minorEastAsia"/>
              <w:noProof/>
              <w:lang w:eastAsia="en-GB"/>
            </w:rPr>
          </w:pPr>
          <w:hyperlink w:anchor="_Toc50209177" w:history="1">
            <w:r w:rsidR="000B6AC1" w:rsidRPr="00FD1D25">
              <w:rPr>
                <w:rStyle w:val="Hyperlink"/>
                <w:noProof/>
              </w:rPr>
              <w:t>1.3.3 CF2 Develop the random forest algorithm</w:t>
            </w:r>
            <w:r w:rsidR="000B6AC1">
              <w:rPr>
                <w:noProof/>
                <w:webHidden/>
              </w:rPr>
              <w:tab/>
            </w:r>
            <w:r w:rsidR="000B6AC1">
              <w:rPr>
                <w:noProof/>
                <w:webHidden/>
              </w:rPr>
              <w:fldChar w:fldCharType="begin"/>
            </w:r>
            <w:r w:rsidR="000B6AC1">
              <w:rPr>
                <w:noProof/>
                <w:webHidden/>
              </w:rPr>
              <w:instrText xml:space="preserve"> PAGEREF _Toc50209177 \h </w:instrText>
            </w:r>
            <w:r w:rsidR="000B6AC1">
              <w:rPr>
                <w:noProof/>
                <w:webHidden/>
              </w:rPr>
            </w:r>
            <w:r w:rsidR="000B6AC1">
              <w:rPr>
                <w:noProof/>
                <w:webHidden/>
              </w:rPr>
              <w:fldChar w:fldCharType="separate"/>
            </w:r>
            <w:r w:rsidR="000B6AC1">
              <w:rPr>
                <w:noProof/>
                <w:webHidden/>
              </w:rPr>
              <w:t>12</w:t>
            </w:r>
            <w:r w:rsidR="000B6AC1">
              <w:rPr>
                <w:noProof/>
                <w:webHidden/>
              </w:rPr>
              <w:fldChar w:fldCharType="end"/>
            </w:r>
          </w:hyperlink>
        </w:p>
        <w:p w14:paraId="0311C190" w14:textId="7C8EB773" w:rsidR="000B6AC1" w:rsidRDefault="003341C5">
          <w:pPr>
            <w:pStyle w:val="TOC3"/>
            <w:tabs>
              <w:tab w:val="right" w:leader="dot" w:pos="9016"/>
            </w:tabs>
            <w:rPr>
              <w:rFonts w:eastAsiaTheme="minorEastAsia"/>
              <w:noProof/>
              <w:lang w:eastAsia="en-GB"/>
            </w:rPr>
          </w:pPr>
          <w:hyperlink w:anchor="_Toc50209178" w:history="1">
            <w:r w:rsidR="000B6AC1" w:rsidRPr="00FD1D25">
              <w:rPr>
                <w:rStyle w:val="Hyperlink"/>
                <w:noProof/>
              </w:rPr>
              <w:t>1.3.4 CF3 Develop the k-NN algorithm</w:t>
            </w:r>
            <w:r w:rsidR="000B6AC1">
              <w:rPr>
                <w:noProof/>
                <w:webHidden/>
              </w:rPr>
              <w:tab/>
            </w:r>
            <w:r w:rsidR="000B6AC1">
              <w:rPr>
                <w:noProof/>
                <w:webHidden/>
              </w:rPr>
              <w:fldChar w:fldCharType="begin"/>
            </w:r>
            <w:r w:rsidR="000B6AC1">
              <w:rPr>
                <w:noProof/>
                <w:webHidden/>
              </w:rPr>
              <w:instrText xml:space="preserve"> PAGEREF _Toc50209178 \h </w:instrText>
            </w:r>
            <w:r w:rsidR="000B6AC1">
              <w:rPr>
                <w:noProof/>
                <w:webHidden/>
              </w:rPr>
            </w:r>
            <w:r w:rsidR="000B6AC1">
              <w:rPr>
                <w:noProof/>
                <w:webHidden/>
              </w:rPr>
              <w:fldChar w:fldCharType="separate"/>
            </w:r>
            <w:r w:rsidR="000B6AC1">
              <w:rPr>
                <w:noProof/>
                <w:webHidden/>
              </w:rPr>
              <w:t>14</w:t>
            </w:r>
            <w:r w:rsidR="000B6AC1">
              <w:rPr>
                <w:noProof/>
                <w:webHidden/>
              </w:rPr>
              <w:fldChar w:fldCharType="end"/>
            </w:r>
          </w:hyperlink>
        </w:p>
        <w:p w14:paraId="5B3B5AAC" w14:textId="2C366F2F" w:rsidR="000B6AC1" w:rsidRDefault="003341C5">
          <w:pPr>
            <w:pStyle w:val="TOC3"/>
            <w:tabs>
              <w:tab w:val="right" w:leader="dot" w:pos="9016"/>
            </w:tabs>
            <w:rPr>
              <w:rFonts w:eastAsiaTheme="minorEastAsia"/>
              <w:noProof/>
              <w:lang w:eastAsia="en-GB"/>
            </w:rPr>
          </w:pPr>
          <w:hyperlink w:anchor="_Toc50209179" w:history="1">
            <w:r w:rsidR="000B6AC1" w:rsidRPr="00FD1D25">
              <w:rPr>
                <w:rStyle w:val="Hyperlink"/>
                <w:noProof/>
              </w:rPr>
              <w:t>1.3.5 CF4 Develop the SVM algorithm</w:t>
            </w:r>
            <w:r w:rsidR="000B6AC1">
              <w:rPr>
                <w:noProof/>
                <w:webHidden/>
              </w:rPr>
              <w:tab/>
            </w:r>
            <w:r w:rsidR="000B6AC1">
              <w:rPr>
                <w:noProof/>
                <w:webHidden/>
              </w:rPr>
              <w:fldChar w:fldCharType="begin"/>
            </w:r>
            <w:r w:rsidR="000B6AC1">
              <w:rPr>
                <w:noProof/>
                <w:webHidden/>
              </w:rPr>
              <w:instrText xml:space="preserve"> PAGEREF _Toc50209179 \h </w:instrText>
            </w:r>
            <w:r w:rsidR="000B6AC1">
              <w:rPr>
                <w:noProof/>
                <w:webHidden/>
              </w:rPr>
            </w:r>
            <w:r w:rsidR="000B6AC1">
              <w:rPr>
                <w:noProof/>
                <w:webHidden/>
              </w:rPr>
              <w:fldChar w:fldCharType="separate"/>
            </w:r>
            <w:r w:rsidR="000B6AC1">
              <w:rPr>
                <w:noProof/>
                <w:webHidden/>
              </w:rPr>
              <w:t>16</w:t>
            </w:r>
            <w:r w:rsidR="000B6AC1">
              <w:rPr>
                <w:noProof/>
                <w:webHidden/>
              </w:rPr>
              <w:fldChar w:fldCharType="end"/>
            </w:r>
          </w:hyperlink>
        </w:p>
        <w:p w14:paraId="0F125C85" w14:textId="42156A85" w:rsidR="000B6AC1" w:rsidRDefault="003341C5">
          <w:pPr>
            <w:pStyle w:val="TOC3"/>
            <w:tabs>
              <w:tab w:val="right" w:leader="dot" w:pos="9016"/>
            </w:tabs>
            <w:rPr>
              <w:rFonts w:eastAsiaTheme="minorEastAsia"/>
              <w:noProof/>
              <w:lang w:eastAsia="en-GB"/>
            </w:rPr>
          </w:pPr>
          <w:hyperlink w:anchor="_Toc50209180" w:history="1">
            <w:r w:rsidR="000B6AC1" w:rsidRPr="00FD1D25">
              <w:rPr>
                <w:rStyle w:val="Hyperlink"/>
                <w:noProof/>
              </w:rPr>
              <w:t>1.3.6 CF5 Develop the Naïve Bayes algorithm</w:t>
            </w:r>
            <w:r w:rsidR="000B6AC1">
              <w:rPr>
                <w:noProof/>
                <w:webHidden/>
              </w:rPr>
              <w:tab/>
            </w:r>
            <w:r w:rsidR="000B6AC1">
              <w:rPr>
                <w:noProof/>
                <w:webHidden/>
              </w:rPr>
              <w:fldChar w:fldCharType="begin"/>
            </w:r>
            <w:r w:rsidR="000B6AC1">
              <w:rPr>
                <w:noProof/>
                <w:webHidden/>
              </w:rPr>
              <w:instrText xml:space="preserve"> PAGEREF _Toc50209180 \h </w:instrText>
            </w:r>
            <w:r w:rsidR="000B6AC1">
              <w:rPr>
                <w:noProof/>
                <w:webHidden/>
              </w:rPr>
            </w:r>
            <w:r w:rsidR="000B6AC1">
              <w:rPr>
                <w:noProof/>
                <w:webHidden/>
              </w:rPr>
              <w:fldChar w:fldCharType="separate"/>
            </w:r>
            <w:r w:rsidR="000B6AC1">
              <w:rPr>
                <w:noProof/>
                <w:webHidden/>
              </w:rPr>
              <w:t>18</w:t>
            </w:r>
            <w:r w:rsidR="000B6AC1">
              <w:rPr>
                <w:noProof/>
                <w:webHidden/>
              </w:rPr>
              <w:fldChar w:fldCharType="end"/>
            </w:r>
          </w:hyperlink>
        </w:p>
        <w:p w14:paraId="4E74113D" w14:textId="51BB0D47" w:rsidR="000B6AC1" w:rsidRDefault="003341C5">
          <w:pPr>
            <w:pStyle w:val="TOC3"/>
            <w:tabs>
              <w:tab w:val="right" w:leader="dot" w:pos="9016"/>
            </w:tabs>
            <w:rPr>
              <w:rFonts w:eastAsiaTheme="minorEastAsia"/>
              <w:noProof/>
              <w:lang w:eastAsia="en-GB"/>
            </w:rPr>
          </w:pPr>
          <w:hyperlink w:anchor="_Toc50209181" w:history="1">
            <w:r w:rsidR="000B6AC1" w:rsidRPr="00FD1D25">
              <w:rPr>
                <w:rStyle w:val="Hyperlink"/>
                <w:noProof/>
              </w:rPr>
              <w:t>1.3.7 Comparing algorithms</w:t>
            </w:r>
            <w:r w:rsidR="000B6AC1">
              <w:rPr>
                <w:noProof/>
                <w:webHidden/>
              </w:rPr>
              <w:tab/>
            </w:r>
            <w:r w:rsidR="000B6AC1">
              <w:rPr>
                <w:noProof/>
                <w:webHidden/>
              </w:rPr>
              <w:fldChar w:fldCharType="begin"/>
            </w:r>
            <w:r w:rsidR="000B6AC1">
              <w:rPr>
                <w:noProof/>
                <w:webHidden/>
              </w:rPr>
              <w:instrText xml:space="preserve"> PAGEREF _Toc50209181 \h </w:instrText>
            </w:r>
            <w:r w:rsidR="000B6AC1">
              <w:rPr>
                <w:noProof/>
                <w:webHidden/>
              </w:rPr>
            </w:r>
            <w:r w:rsidR="000B6AC1">
              <w:rPr>
                <w:noProof/>
                <w:webHidden/>
              </w:rPr>
              <w:fldChar w:fldCharType="separate"/>
            </w:r>
            <w:r w:rsidR="000B6AC1">
              <w:rPr>
                <w:noProof/>
                <w:webHidden/>
              </w:rPr>
              <w:t>20</w:t>
            </w:r>
            <w:r w:rsidR="000B6AC1">
              <w:rPr>
                <w:noProof/>
                <w:webHidden/>
              </w:rPr>
              <w:fldChar w:fldCharType="end"/>
            </w:r>
          </w:hyperlink>
        </w:p>
        <w:p w14:paraId="55C63078" w14:textId="4E26BDB7" w:rsidR="000B6AC1" w:rsidRDefault="003341C5">
          <w:pPr>
            <w:pStyle w:val="TOC3"/>
            <w:tabs>
              <w:tab w:val="right" w:leader="dot" w:pos="9016"/>
            </w:tabs>
            <w:rPr>
              <w:rFonts w:eastAsiaTheme="minorEastAsia"/>
              <w:noProof/>
              <w:lang w:eastAsia="en-GB"/>
            </w:rPr>
          </w:pPr>
          <w:hyperlink w:anchor="_Toc50209182" w:history="1">
            <w:r w:rsidR="000B6AC1" w:rsidRPr="00FD1D25">
              <w:rPr>
                <w:rStyle w:val="Hyperlink"/>
                <w:noProof/>
              </w:rPr>
              <w:t>1.3.8 What is completed and what is outstanding</w:t>
            </w:r>
            <w:r w:rsidR="000B6AC1">
              <w:rPr>
                <w:noProof/>
                <w:webHidden/>
              </w:rPr>
              <w:tab/>
            </w:r>
            <w:r w:rsidR="000B6AC1">
              <w:rPr>
                <w:noProof/>
                <w:webHidden/>
              </w:rPr>
              <w:fldChar w:fldCharType="begin"/>
            </w:r>
            <w:r w:rsidR="000B6AC1">
              <w:rPr>
                <w:noProof/>
                <w:webHidden/>
              </w:rPr>
              <w:instrText xml:space="preserve"> PAGEREF _Toc50209182 \h </w:instrText>
            </w:r>
            <w:r w:rsidR="000B6AC1">
              <w:rPr>
                <w:noProof/>
                <w:webHidden/>
              </w:rPr>
            </w:r>
            <w:r w:rsidR="000B6AC1">
              <w:rPr>
                <w:noProof/>
                <w:webHidden/>
              </w:rPr>
              <w:fldChar w:fldCharType="separate"/>
            </w:r>
            <w:r w:rsidR="000B6AC1">
              <w:rPr>
                <w:noProof/>
                <w:webHidden/>
              </w:rPr>
              <w:t>20</w:t>
            </w:r>
            <w:r w:rsidR="000B6AC1">
              <w:rPr>
                <w:noProof/>
                <w:webHidden/>
              </w:rPr>
              <w:fldChar w:fldCharType="end"/>
            </w:r>
          </w:hyperlink>
        </w:p>
        <w:p w14:paraId="2F3E473B" w14:textId="78AFDC1B" w:rsidR="000B6AC1" w:rsidRDefault="003341C5">
          <w:pPr>
            <w:pStyle w:val="TOC3"/>
            <w:tabs>
              <w:tab w:val="right" w:leader="dot" w:pos="9016"/>
            </w:tabs>
            <w:rPr>
              <w:rFonts w:eastAsiaTheme="minorEastAsia"/>
              <w:noProof/>
              <w:lang w:eastAsia="en-GB"/>
            </w:rPr>
          </w:pPr>
          <w:hyperlink w:anchor="_Toc50209183" w:history="1">
            <w:r w:rsidR="000B6AC1" w:rsidRPr="00FD1D25">
              <w:rPr>
                <w:rStyle w:val="Hyperlink"/>
                <w:noProof/>
              </w:rPr>
              <w:t>1.3.9 How to complete project</w:t>
            </w:r>
            <w:r w:rsidR="000B6AC1">
              <w:rPr>
                <w:noProof/>
                <w:webHidden/>
              </w:rPr>
              <w:tab/>
            </w:r>
            <w:r w:rsidR="000B6AC1">
              <w:rPr>
                <w:noProof/>
                <w:webHidden/>
              </w:rPr>
              <w:fldChar w:fldCharType="begin"/>
            </w:r>
            <w:r w:rsidR="000B6AC1">
              <w:rPr>
                <w:noProof/>
                <w:webHidden/>
              </w:rPr>
              <w:instrText xml:space="preserve"> PAGEREF _Toc50209183 \h </w:instrText>
            </w:r>
            <w:r w:rsidR="000B6AC1">
              <w:rPr>
                <w:noProof/>
                <w:webHidden/>
              </w:rPr>
            </w:r>
            <w:r w:rsidR="000B6AC1">
              <w:rPr>
                <w:noProof/>
                <w:webHidden/>
              </w:rPr>
              <w:fldChar w:fldCharType="separate"/>
            </w:r>
            <w:r w:rsidR="000B6AC1">
              <w:rPr>
                <w:noProof/>
                <w:webHidden/>
              </w:rPr>
              <w:t>21</w:t>
            </w:r>
            <w:r w:rsidR="000B6AC1">
              <w:rPr>
                <w:noProof/>
                <w:webHidden/>
              </w:rPr>
              <w:fldChar w:fldCharType="end"/>
            </w:r>
          </w:hyperlink>
        </w:p>
        <w:p w14:paraId="033F81E5" w14:textId="6304C8CF" w:rsidR="000B6AC1" w:rsidRDefault="003341C5">
          <w:pPr>
            <w:pStyle w:val="TOC1"/>
            <w:tabs>
              <w:tab w:val="right" w:leader="dot" w:pos="9016"/>
            </w:tabs>
            <w:rPr>
              <w:rFonts w:eastAsiaTheme="minorEastAsia"/>
              <w:noProof/>
              <w:lang w:eastAsia="en-GB"/>
            </w:rPr>
          </w:pPr>
          <w:hyperlink w:anchor="_Toc50209184" w:history="1">
            <w:r w:rsidR="000B6AC1" w:rsidRPr="00FD1D25">
              <w:rPr>
                <w:rStyle w:val="Hyperlink"/>
                <w:noProof/>
              </w:rPr>
              <w:t>Section 2 – Review and reflection</w:t>
            </w:r>
            <w:r w:rsidR="000B6AC1">
              <w:rPr>
                <w:noProof/>
                <w:webHidden/>
              </w:rPr>
              <w:tab/>
            </w:r>
            <w:r w:rsidR="000B6AC1">
              <w:rPr>
                <w:noProof/>
                <w:webHidden/>
              </w:rPr>
              <w:fldChar w:fldCharType="begin"/>
            </w:r>
            <w:r w:rsidR="000B6AC1">
              <w:rPr>
                <w:noProof/>
                <w:webHidden/>
              </w:rPr>
              <w:instrText xml:space="preserve"> PAGEREF _Toc50209184 \h </w:instrText>
            </w:r>
            <w:r w:rsidR="000B6AC1">
              <w:rPr>
                <w:noProof/>
                <w:webHidden/>
              </w:rPr>
            </w:r>
            <w:r w:rsidR="000B6AC1">
              <w:rPr>
                <w:noProof/>
                <w:webHidden/>
              </w:rPr>
              <w:fldChar w:fldCharType="separate"/>
            </w:r>
            <w:r w:rsidR="000B6AC1">
              <w:rPr>
                <w:noProof/>
                <w:webHidden/>
              </w:rPr>
              <w:t>22</w:t>
            </w:r>
            <w:r w:rsidR="000B6AC1">
              <w:rPr>
                <w:noProof/>
                <w:webHidden/>
              </w:rPr>
              <w:fldChar w:fldCharType="end"/>
            </w:r>
          </w:hyperlink>
        </w:p>
        <w:p w14:paraId="3666F167" w14:textId="6A7273BB" w:rsidR="000B6AC1" w:rsidRDefault="003341C5">
          <w:pPr>
            <w:pStyle w:val="TOC2"/>
            <w:tabs>
              <w:tab w:val="right" w:leader="dot" w:pos="9016"/>
            </w:tabs>
            <w:rPr>
              <w:rFonts w:eastAsiaTheme="minorEastAsia"/>
              <w:noProof/>
              <w:lang w:eastAsia="en-GB"/>
            </w:rPr>
          </w:pPr>
          <w:hyperlink w:anchor="_Toc50209185" w:history="1">
            <w:r w:rsidR="000B6AC1" w:rsidRPr="00FD1D25">
              <w:rPr>
                <w:rStyle w:val="Hyperlink"/>
                <w:noProof/>
              </w:rPr>
              <w:t>2.1 LEPSI Review</w:t>
            </w:r>
            <w:r w:rsidR="000B6AC1">
              <w:rPr>
                <w:noProof/>
                <w:webHidden/>
              </w:rPr>
              <w:tab/>
            </w:r>
            <w:r w:rsidR="000B6AC1">
              <w:rPr>
                <w:noProof/>
                <w:webHidden/>
              </w:rPr>
              <w:fldChar w:fldCharType="begin"/>
            </w:r>
            <w:r w:rsidR="000B6AC1">
              <w:rPr>
                <w:noProof/>
                <w:webHidden/>
              </w:rPr>
              <w:instrText xml:space="preserve"> PAGEREF _Toc50209185 \h </w:instrText>
            </w:r>
            <w:r w:rsidR="000B6AC1">
              <w:rPr>
                <w:noProof/>
                <w:webHidden/>
              </w:rPr>
            </w:r>
            <w:r w:rsidR="000B6AC1">
              <w:rPr>
                <w:noProof/>
                <w:webHidden/>
              </w:rPr>
              <w:fldChar w:fldCharType="separate"/>
            </w:r>
            <w:r w:rsidR="000B6AC1">
              <w:rPr>
                <w:noProof/>
                <w:webHidden/>
              </w:rPr>
              <w:t>22</w:t>
            </w:r>
            <w:r w:rsidR="000B6AC1">
              <w:rPr>
                <w:noProof/>
                <w:webHidden/>
              </w:rPr>
              <w:fldChar w:fldCharType="end"/>
            </w:r>
          </w:hyperlink>
        </w:p>
        <w:p w14:paraId="2647D3A4" w14:textId="77CBD495" w:rsidR="000B6AC1" w:rsidRDefault="003341C5">
          <w:pPr>
            <w:pStyle w:val="TOC2"/>
            <w:tabs>
              <w:tab w:val="right" w:leader="dot" w:pos="9016"/>
            </w:tabs>
            <w:rPr>
              <w:rFonts w:eastAsiaTheme="minorEastAsia"/>
              <w:noProof/>
              <w:lang w:eastAsia="en-GB"/>
            </w:rPr>
          </w:pPr>
          <w:hyperlink w:anchor="_Toc50209186" w:history="1">
            <w:r w:rsidR="000B6AC1" w:rsidRPr="00FD1D25">
              <w:rPr>
                <w:rStyle w:val="Hyperlink"/>
                <w:noProof/>
              </w:rPr>
              <w:t>2.2 Planning</w:t>
            </w:r>
            <w:r w:rsidR="000B6AC1">
              <w:rPr>
                <w:noProof/>
                <w:webHidden/>
              </w:rPr>
              <w:tab/>
            </w:r>
            <w:r w:rsidR="000B6AC1">
              <w:rPr>
                <w:noProof/>
                <w:webHidden/>
              </w:rPr>
              <w:fldChar w:fldCharType="begin"/>
            </w:r>
            <w:r w:rsidR="000B6AC1">
              <w:rPr>
                <w:noProof/>
                <w:webHidden/>
              </w:rPr>
              <w:instrText xml:space="preserve"> PAGEREF _Toc50209186 \h </w:instrText>
            </w:r>
            <w:r w:rsidR="000B6AC1">
              <w:rPr>
                <w:noProof/>
                <w:webHidden/>
              </w:rPr>
            </w:r>
            <w:r w:rsidR="000B6AC1">
              <w:rPr>
                <w:noProof/>
                <w:webHidden/>
              </w:rPr>
              <w:fldChar w:fldCharType="separate"/>
            </w:r>
            <w:r w:rsidR="000B6AC1">
              <w:rPr>
                <w:noProof/>
                <w:webHidden/>
              </w:rPr>
              <w:t>23</w:t>
            </w:r>
            <w:r w:rsidR="000B6AC1">
              <w:rPr>
                <w:noProof/>
                <w:webHidden/>
              </w:rPr>
              <w:fldChar w:fldCharType="end"/>
            </w:r>
          </w:hyperlink>
        </w:p>
        <w:p w14:paraId="2C8EEF2E" w14:textId="69F7A506" w:rsidR="000B6AC1" w:rsidRDefault="003341C5">
          <w:pPr>
            <w:pStyle w:val="TOC2"/>
            <w:tabs>
              <w:tab w:val="right" w:leader="dot" w:pos="9016"/>
            </w:tabs>
            <w:rPr>
              <w:rFonts w:eastAsiaTheme="minorEastAsia"/>
              <w:noProof/>
              <w:lang w:eastAsia="en-GB"/>
            </w:rPr>
          </w:pPr>
          <w:hyperlink w:anchor="_Toc50209187" w:history="1">
            <w:r w:rsidR="000B6AC1" w:rsidRPr="00FD1D25">
              <w:rPr>
                <w:rStyle w:val="Hyperlink"/>
                <w:noProof/>
              </w:rPr>
              <w:t>2.3 SDLC and project management review</w:t>
            </w:r>
            <w:r w:rsidR="000B6AC1">
              <w:rPr>
                <w:noProof/>
                <w:webHidden/>
              </w:rPr>
              <w:tab/>
            </w:r>
            <w:r w:rsidR="000B6AC1">
              <w:rPr>
                <w:noProof/>
                <w:webHidden/>
              </w:rPr>
              <w:fldChar w:fldCharType="begin"/>
            </w:r>
            <w:r w:rsidR="000B6AC1">
              <w:rPr>
                <w:noProof/>
                <w:webHidden/>
              </w:rPr>
              <w:instrText xml:space="preserve"> PAGEREF _Toc50209187 \h </w:instrText>
            </w:r>
            <w:r w:rsidR="000B6AC1">
              <w:rPr>
                <w:noProof/>
                <w:webHidden/>
              </w:rPr>
            </w:r>
            <w:r w:rsidR="000B6AC1">
              <w:rPr>
                <w:noProof/>
                <w:webHidden/>
              </w:rPr>
              <w:fldChar w:fldCharType="separate"/>
            </w:r>
            <w:r w:rsidR="000B6AC1">
              <w:rPr>
                <w:noProof/>
                <w:webHidden/>
              </w:rPr>
              <w:t>25</w:t>
            </w:r>
            <w:r w:rsidR="000B6AC1">
              <w:rPr>
                <w:noProof/>
                <w:webHidden/>
              </w:rPr>
              <w:fldChar w:fldCharType="end"/>
            </w:r>
          </w:hyperlink>
        </w:p>
        <w:p w14:paraId="027A7ED2" w14:textId="72C4CB0E" w:rsidR="000B6AC1" w:rsidRDefault="003341C5">
          <w:pPr>
            <w:pStyle w:val="TOC2"/>
            <w:tabs>
              <w:tab w:val="right" w:leader="dot" w:pos="9016"/>
            </w:tabs>
            <w:rPr>
              <w:rFonts w:eastAsiaTheme="minorEastAsia"/>
              <w:noProof/>
              <w:lang w:eastAsia="en-GB"/>
            </w:rPr>
          </w:pPr>
          <w:hyperlink w:anchor="_Toc50209188" w:history="1">
            <w:r w:rsidR="000B6AC1" w:rsidRPr="00FD1D25">
              <w:rPr>
                <w:rStyle w:val="Hyperlink"/>
                <w:noProof/>
              </w:rPr>
              <w:t>2.4 Resources</w:t>
            </w:r>
            <w:r w:rsidR="000B6AC1">
              <w:rPr>
                <w:noProof/>
                <w:webHidden/>
              </w:rPr>
              <w:tab/>
            </w:r>
            <w:r w:rsidR="000B6AC1">
              <w:rPr>
                <w:noProof/>
                <w:webHidden/>
              </w:rPr>
              <w:fldChar w:fldCharType="begin"/>
            </w:r>
            <w:r w:rsidR="000B6AC1">
              <w:rPr>
                <w:noProof/>
                <w:webHidden/>
              </w:rPr>
              <w:instrText xml:space="preserve"> PAGEREF _Toc50209188 \h </w:instrText>
            </w:r>
            <w:r w:rsidR="000B6AC1">
              <w:rPr>
                <w:noProof/>
                <w:webHidden/>
              </w:rPr>
            </w:r>
            <w:r w:rsidR="000B6AC1">
              <w:rPr>
                <w:noProof/>
                <w:webHidden/>
              </w:rPr>
              <w:fldChar w:fldCharType="separate"/>
            </w:r>
            <w:r w:rsidR="000B6AC1">
              <w:rPr>
                <w:noProof/>
                <w:webHidden/>
              </w:rPr>
              <w:t>27</w:t>
            </w:r>
            <w:r w:rsidR="000B6AC1">
              <w:rPr>
                <w:noProof/>
                <w:webHidden/>
              </w:rPr>
              <w:fldChar w:fldCharType="end"/>
            </w:r>
          </w:hyperlink>
        </w:p>
        <w:p w14:paraId="3060003A" w14:textId="4B67D90F" w:rsidR="000B6AC1" w:rsidRDefault="003341C5">
          <w:pPr>
            <w:pStyle w:val="TOC2"/>
            <w:tabs>
              <w:tab w:val="right" w:leader="dot" w:pos="9016"/>
            </w:tabs>
            <w:rPr>
              <w:rFonts w:eastAsiaTheme="minorEastAsia"/>
              <w:noProof/>
              <w:lang w:eastAsia="en-GB"/>
            </w:rPr>
          </w:pPr>
          <w:hyperlink w:anchor="_Toc50209189" w:history="1">
            <w:r w:rsidR="000B6AC1" w:rsidRPr="00FD1D25">
              <w:rPr>
                <w:rStyle w:val="Hyperlink"/>
                <w:noProof/>
              </w:rPr>
              <w:t>2.5 Risks</w:t>
            </w:r>
            <w:r w:rsidR="000B6AC1">
              <w:rPr>
                <w:noProof/>
                <w:webHidden/>
              </w:rPr>
              <w:tab/>
            </w:r>
            <w:r w:rsidR="000B6AC1">
              <w:rPr>
                <w:noProof/>
                <w:webHidden/>
              </w:rPr>
              <w:fldChar w:fldCharType="begin"/>
            </w:r>
            <w:r w:rsidR="000B6AC1">
              <w:rPr>
                <w:noProof/>
                <w:webHidden/>
              </w:rPr>
              <w:instrText xml:space="preserve"> PAGEREF _Toc50209189 \h </w:instrText>
            </w:r>
            <w:r w:rsidR="000B6AC1">
              <w:rPr>
                <w:noProof/>
                <w:webHidden/>
              </w:rPr>
            </w:r>
            <w:r w:rsidR="000B6AC1">
              <w:rPr>
                <w:noProof/>
                <w:webHidden/>
              </w:rPr>
              <w:fldChar w:fldCharType="separate"/>
            </w:r>
            <w:r w:rsidR="000B6AC1">
              <w:rPr>
                <w:noProof/>
                <w:webHidden/>
              </w:rPr>
              <w:t>27</w:t>
            </w:r>
            <w:r w:rsidR="000B6AC1">
              <w:rPr>
                <w:noProof/>
                <w:webHidden/>
              </w:rPr>
              <w:fldChar w:fldCharType="end"/>
            </w:r>
          </w:hyperlink>
        </w:p>
        <w:p w14:paraId="6DF584EA" w14:textId="45A36811" w:rsidR="000B6AC1" w:rsidRDefault="003341C5">
          <w:pPr>
            <w:pStyle w:val="TOC2"/>
            <w:tabs>
              <w:tab w:val="right" w:leader="dot" w:pos="9016"/>
            </w:tabs>
            <w:rPr>
              <w:rFonts w:eastAsiaTheme="minorEastAsia"/>
              <w:noProof/>
              <w:lang w:eastAsia="en-GB"/>
            </w:rPr>
          </w:pPr>
          <w:hyperlink w:anchor="_Toc50209190" w:history="1">
            <w:r w:rsidR="000B6AC1" w:rsidRPr="00FD1D25">
              <w:rPr>
                <w:rStyle w:val="Hyperlink"/>
                <w:noProof/>
              </w:rPr>
              <w:t>2.6 Personal review</w:t>
            </w:r>
            <w:r w:rsidR="000B6AC1">
              <w:rPr>
                <w:noProof/>
                <w:webHidden/>
              </w:rPr>
              <w:tab/>
            </w:r>
            <w:r w:rsidR="000B6AC1">
              <w:rPr>
                <w:noProof/>
                <w:webHidden/>
              </w:rPr>
              <w:fldChar w:fldCharType="begin"/>
            </w:r>
            <w:r w:rsidR="000B6AC1">
              <w:rPr>
                <w:noProof/>
                <w:webHidden/>
              </w:rPr>
              <w:instrText xml:space="preserve"> PAGEREF _Toc50209190 \h </w:instrText>
            </w:r>
            <w:r w:rsidR="000B6AC1">
              <w:rPr>
                <w:noProof/>
                <w:webHidden/>
              </w:rPr>
            </w:r>
            <w:r w:rsidR="000B6AC1">
              <w:rPr>
                <w:noProof/>
                <w:webHidden/>
              </w:rPr>
              <w:fldChar w:fldCharType="separate"/>
            </w:r>
            <w:r w:rsidR="000B6AC1">
              <w:rPr>
                <w:noProof/>
                <w:webHidden/>
              </w:rPr>
              <w:t>29</w:t>
            </w:r>
            <w:r w:rsidR="000B6AC1">
              <w:rPr>
                <w:noProof/>
                <w:webHidden/>
              </w:rPr>
              <w:fldChar w:fldCharType="end"/>
            </w:r>
          </w:hyperlink>
        </w:p>
        <w:p w14:paraId="7EF8FFA9" w14:textId="73448D21" w:rsidR="000B6AC1" w:rsidRDefault="003341C5">
          <w:pPr>
            <w:pStyle w:val="TOC2"/>
            <w:tabs>
              <w:tab w:val="right" w:leader="dot" w:pos="9016"/>
            </w:tabs>
            <w:rPr>
              <w:rFonts w:eastAsiaTheme="minorEastAsia"/>
              <w:noProof/>
              <w:lang w:eastAsia="en-GB"/>
            </w:rPr>
          </w:pPr>
          <w:hyperlink w:anchor="_Toc50209191" w:history="1">
            <w:r w:rsidR="000B6AC1" w:rsidRPr="00FD1D25">
              <w:rPr>
                <w:rStyle w:val="Hyperlink"/>
                <w:noProof/>
              </w:rPr>
              <w:t>2.7 Effective working review</w:t>
            </w:r>
            <w:r w:rsidR="000B6AC1">
              <w:rPr>
                <w:noProof/>
                <w:webHidden/>
              </w:rPr>
              <w:tab/>
            </w:r>
            <w:r w:rsidR="000B6AC1">
              <w:rPr>
                <w:noProof/>
                <w:webHidden/>
              </w:rPr>
              <w:fldChar w:fldCharType="begin"/>
            </w:r>
            <w:r w:rsidR="000B6AC1">
              <w:rPr>
                <w:noProof/>
                <w:webHidden/>
              </w:rPr>
              <w:instrText xml:space="preserve"> PAGEREF _Toc50209191 \h </w:instrText>
            </w:r>
            <w:r w:rsidR="000B6AC1">
              <w:rPr>
                <w:noProof/>
                <w:webHidden/>
              </w:rPr>
            </w:r>
            <w:r w:rsidR="000B6AC1">
              <w:rPr>
                <w:noProof/>
                <w:webHidden/>
              </w:rPr>
              <w:fldChar w:fldCharType="separate"/>
            </w:r>
            <w:r w:rsidR="000B6AC1">
              <w:rPr>
                <w:noProof/>
                <w:webHidden/>
              </w:rPr>
              <w:t>30</w:t>
            </w:r>
            <w:r w:rsidR="000B6AC1">
              <w:rPr>
                <w:noProof/>
                <w:webHidden/>
              </w:rPr>
              <w:fldChar w:fldCharType="end"/>
            </w:r>
          </w:hyperlink>
        </w:p>
        <w:p w14:paraId="317503EF" w14:textId="3FA9A4F2" w:rsidR="000B6AC1" w:rsidRDefault="003341C5">
          <w:pPr>
            <w:pStyle w:val="TOC1"/>
            <w:tabs>
              <w:tab w:val="right" w:leader="dot" w:pos="9016"/>
            </w:tabs>
            <w:rPr>
              <w:rFonts w:eastAsiaTheme="minorEastAsia"/>
              <w:noProof/>
              <w:lang w:eastAsia="en-GB"/>
            </w:rPr>
          </w:pPr>
          <w:hyperlink w:anchor="_Toc50209192" w:history="1">
            <w:r w:rsidR="000B6AC1" w:rsidRPr="00FD1D25">
              <w:rPr>
                <w:rStyle w:val="Hyperlink"/>
                <w:noProof/>
              </w:rPr>
              <w:t>Bibliography</w:t>
            </w:r>
            <w:r w:rsidR="000B6AC1">
              <w:rPr>
                <w:noProof/>
                <w:webHidden/>
              </w:rPr>
              <w:tab/>
            </w:r>
            <w:r w:rsidR="000B6AC1">
              <w:rPr>
                <w:noProof/>
                <w:webHidden/>
              </w:rPr>
              <w:fldChar w:fldCharType="begin"/>
            </w:r>
            <w:r w:rsidR="000B6AC1">
              <w:rPr>
                <w:noProof/>
                <w:webHidden/>
              </w:rPr>
              <w:instrText xml:space="preserve"> PAGEREF _Toc50209192 \h </w:instrText>
            </w:r>
            <w:r w:rsidR="000B6AC1">
              <w:rPr>
                <w:noProof/>
                <w:webHidden/>
              </w:rPr>
            </w:r>
            <w:r w:rsidR="000B6AC1">
              <w:rPr>
                <w:noProof/>
                <w:webHidden/>
              </w:rPr>
              <w:fldChar w:fldCharType="separate"/>
            </w:r>
            <w:r w:rsidR="000B6AC1">
              <w:rPr>
                <w:noProof/>
                <w:webHidden/>
              </w:rPr>
              <w:t>30</w:t>
            </w:r>
            <w:r w:rsidR="000B6AC1">
              <w:rPr>
                <w:noProof/>
                <w:webHidden/>
              </w:rPr>
              <w:fldChar w:fldCharType="end"/>
            </w:r>
          </w:hyperlink>
        </w:p>
        <w:p w14:paraId="7124C64E" w14:textId="04791BC1" w:rsidR="000B6AC1" w:rsidRDefault="003341C5">
          <w:pPr>
            <w:pStyle w:val="TOC1"/>
            <w:tabs>
              <w:tab w:val="right" w:leader="dot" w:pos="9016"/>
            </w:tabs>
            <w:rPr>
              <w:rFonts w:eastAsiaTheme="minorEastAsia"/>
              <w:noProof/>
              <w:lang w:eastAsia="en-GB"/>
            </w:rPr>
          </w:pPr>
          <w:hyperlink w:anchor="_Toc50209193" w:history="1">
            <w:r w:rsidR="000B6AC1" w:rsidRPr="00FD1D25">
              <w:rPr>
                <w:rStyle w:val="Hyperlink"/>
                <w:noProof/>
              </w:rPr>
              <w:t>Appendices</w:t>
            </w:r>
            <w:r w:rsidR="000B6AC1">
              <w:rPr>
                <w:noProof/>
                <w:webHidden/>
              </w:rPr>
              <w:tab/>
            </w:r>
            <w:r w:rsidR="000B6AC1">
              <w:rPr>
                <w:noProof/>
                <w:webHidden/>
              </w:rPr>
              <w:fldChar w:fldCharType="begin"/>
            </w:r>
            <w:r w:rsidR="000B6AC1">
              <w:rPr>
                <w:noProof/>
                <w:webHidden/>
              </w:rPr>
              <w:instrText xml:space="preserve"> PAGEREF _Toc50209193 \h </w:instrText>
            </w:r>
            <w:r w:rsidR="000B6AC1">
              <w:rPr>
                <w:noProof/>
                <w:webHidden/>
              </w:rPr>
            </w:r>
            <w:r w:rsidR="000B6AC1">
              <w:rPr>
                <w:noProof/>
                <w:webHidden/>
              </w:rPr>
              <w:fldChar w:fldCharType="separate"/>
            </w:r>
            <w:r w:rsidR="000B6AC1">
              <w:rPr>
                <w:noProof/>
                <w:webHidden/>
              </w:rPr>
              <w:t>33</w:t>
            </w:r>
            <w:r w:rsidR="000B6AC1">
              <w:rPr>
                <w:noProof/>
                <w:webHidden/>
              </w:rPr>
              <w:fldChar w:fldCharType="end"/>
            </w:r>
          </w:hyperlink>
        </w:p>
        <w:p w14:paraId="2AD8A06A" w14:textId="40E19151" w:rsidR="000B6AC1" w:rsidRDefault="003341C5">
          <w:pPr>
            <w:pStyle w:val="TOC2"/>
            <w:tabs>
              <w:tab w:val="right" w:leader="dot" w:pos="9016"/>
            </w:tabs>
            <w:rPr>
              <w:rFonts w:eastAsiaTheme="minorEastAsia"/>
              <w:noProof/>
              <w:lang w:eastAsia="en-GB"/>
            </w:rPr>
          </w:pPr>
          <w:hyperlink w:anchor="_Toc50209194" w:history="1">
            <w:r w:rsidR="000B6AC1" w:rsidRPr="00FD1D25">
              <w:rPr>
                <w:rStyle w:val="Hyperlink"/>
                <w:noProof/>
              </w:rPr>
              <w:t>Appendix 1 – First draft of schedule</w:t>
            </w:r>
            <w:r w:rsidR="000B6AC1">
              <w:rPr>
                <w:noProof/>
                <w:webHidden/>
              </w:rPr>
              <w:tab/>
            </w:r>
            <w:r w:rsidR="000B6AC1">
              <w:rPr>
                <w:noProof/>
                <w:webHidden/>
              </w:rPr>
              <w:fldChar w:fldCharType="begin"/>
            </w:r>
            <w:r w:rsidR="000B6AC1">
              <w:rPr>
                <w:noProof/>
                <w:webHidden/>
              </w:rPr>
              <w:instrText xml:space="preserve"> PAGEREF _Toc50209194 \h </w:instrText>
            </w:r>
            <w:r w:rsidR="000B6AC1">
              <w:rPr>
                <w:noProof/>
                <w:webHidden/>
              </w:rPr>
            </w:r>
            <w:r w:rsidR="000B6AC1">
              <w:rPr>
                <w:noProof/>
                <w:webHidden/>
              </w:rPr>
              <w:fldChar w:fldCharType="separate"/>
            </w:r>
            <w:r w:rsidR="000B6AC1">
              <w:rPr>
                <w:noProof/>
                <w:webHidden/>
              </w:rPr>
              <w:t>33</w:t>
            </w:r>
            <w:r w:rsidR="000B6AC1">
              <w:rPr>
                <w:noProof/>
                <w:webHidden/>
              </w:rPr>
              <w:fldChar w:fldCharType="end"/>
            </w:r>
          </w:hyperlink>
        </w:p>
        <w:p w14:paraId="538EC292" w14:textId="10AA0139" w:rsidR="000B6AC1" w:rsidRDefault="003341C5">
          <w:pPr>
            <w:pStyle w:val="TOC2"/>
            <w:tabs>
              <w:tab w:val="right" w:leader="dot" w:pos="9016"/>
            </w:tabs>
            <w:rPr>
              <w:rFonts w:eastAsiaTheme="minorEastAsia"/>
              <w:noProof/>
              <w:lang w:eastAsia="en-GB"/>
            </w:rPr>
          </w:pPr>
          <w:hyperlink w:anchor="_Toc50209195" w:history="1">
            <w:r w:rsidR="000B6AC1" w:rsidRPr="00FD1D25">
              <w:rPr>
                <w:rStyle w:val="Hyperlink"/>
                <w:noProof/>
              </w:rPr>
              <w:t>Appendix 2 – Minor functions in Naïve Bayes</w:t>
            </w:r>
            <w:r w:rsidR="000B6AC1">
              <w:rPr>
                <w:noProof/>
                <w:webHidden/>
              </w:rPr>
              <w:tab/>
            </w:r>
            <w:r w:rsidR="000B6AC1">
              <w:rPr>
                <w:noProof/>
                <w:webHidden/>
              </w:rPr>
              <w:fldChar w:fldCharType="begin"/>
            </w:r>
            <w:r w:rsidR="000B6AC1">
              <w:rPr>
                <w:noProof/>
                <w:webHidden/>
              </w:rPr>
              <w:instrText xml:space="preserve"> PAGEREF _Toc50209195 \h </w:instrText>
            </w:r>
            <w:r w:rsidR="000B6AC1">
              <w:rPr>
                <w:noProof/>
                <w:webHidden/>
              </w:rPr>
            </w:r>
            <w:r w:rsidR="000B6AC1">
              <w:rPr>
                <w:noProof/>
                <w:webHidden/>
              </w:rPr>
              <w:fldChar w:fldCharType="separate"/>
            </w:r>
            <w:r w:rsidR="000B6AC1">
              <w:rPr>
                <w:noProof/>
                <w:webHidden/>
              </w:rPr>
              <w:t>34</w:t>
            </w:r>
            <w:r w:rsidR="000B6AC1">
              <w:rPr>
                <w:noProof/>
                <w:webHidden/>
              </w:rPr>
              <w:fldChar w:fldCharType="end"/>
            </w:r>
          </w:hyperlink>
        </w:p>
        <w:p w14:paraId="26CB407E" w14:textId="45A6BFF2" w:rsidR="000B6AC1" w:rsidRDefault="003341C5">
          <w:pPr>
            <w:pStyle w:val="TOC2"/>
            <w:tabs>
              <w:tab w:val="right" w:leader="dot" w:pos="9016"/>
            </w:tabs>
            <w:rPr>
              <w:rFonts w:eastAsiaTheme="minorEastAsia"/>
              <w:noProof/>
              <w:lang w:eastAsia="en-GB"/>
            </w:rPr>
          </w:pPr>
          <w:hyperlink w:anchor="_Toc50209196" w:history="1">
            <w:r w:rsidR="000B6AC1" w:rsidRPr="00FD1D25">
              <w:rPr>
                <w:rStyle w:val="Hyperlink"/>
                <w:noProof/>
              </w:rPr>
              <w:t>Appendix 3 – Snippet of tutor communication</w:t>
            </w:r>
            <w:r w:rsidR="000B6AC1">
              <w:rPr>
                <w:noProof/>
                <w:webHidden/>
              </w:rPr>
              <w:tab/>
            </w:r>
            <w:r w:rsidR="000B6AC1">
              <w:rPr>
                <w:noProof/>
                <w:webHidden/>
              </w:rPr>
              <w:fldChar w:fldCharType="begin"/>
            </w:r>
            <w:r w:rsidR="000B6AC1">
              <w:rPr>
                <w:noProof/>
                <w:webHidden/>
              </w:rPr>
              <w:instrText xml:space="preserve"> PAGEREF _Toc50209196 \h </w:instrText>
            </w:r>
            <w:r w:rsidR="000B6AC1">
              <w:rPr>
                <w:noProof/>
                <w:webHidden/>
              </w:rPr>
            </w:r>
            <w:r w:rsidR="000B6AC1">
              <w:rPr>
                <w:noProof/>
                <w:webHidden/>
              </w:rPr>
              <w:fldChar w:fldCharType="separate"/>
            </w:r>
            <w:r w:rsidR="000B6AC1">
              <w:rPr>
                <w:noProof/>
                <w:webHidden/>
              </w:rPr>
              <w:t>35</w:t>
            </w:r>
            <w:r w:rsidR="000B6AC1">
              <w:rPr>
                <w:noProof/>
                <w:webHidden/>
              </w:rPr>
              <w:fldChar w:fldCharType="end"/>
            </w:r>
          </w:hyperlink>
        </w:p>
        <w:p w14:paraId="5E75F95D" w14:textId="224AD9F0" w:rsidR="000B6AC1" w:rsidRDefault="003341C5">
          <w:pPr>
            <w:pStyle w:val="TOC2"/>
            <w:tabs>
              <w:tab w:val="right" w:leader="dot" w:pos="9016"/>
            </w:tabs>
            <w:rPr>
              <w:rFonts w:eastAsiaTheme="minorEastAsia"/>
              <w:noProof/>
              <w:lang w:eastAsia="en-GB"/>
            </w:rPr>
          </w:pPr>
          <w:hyperlink w:anchor="_Toc50209197" w:history="1">
            <w:r w:rsidR="000B6AC1" w:rsidRPr="00FD1D25">
              <w:rPr>
                <w:rStyle w:val="Hyperlink"/>
                <w:noProof/>
              </w:rPr>
              <w:t>Appendix 4 – Initial resource list</w:t>
            </w:r>
            <w:r w:rsidR="000B6AC1">
              <w:rPr>
                <w:noProof/>
                <w:webHidden/>
              </w:rPr>
              <w:tab/>
            </w:r>
            <w:r w:rsidR="000B6AC1">
              <w:rPr>
                <w:noProof/>
                <w:webHidden/>
              </w:rPr>
              <w:fldChar w:fldCharType="begin"/>
            </w:r>
            <w:r w:rsidR="000B6AC1">
              <w:rPr>
                <w:noProof/>
                <w:webHidden/>
              </w:rPr>
              <w:instrText xml:space="preserve"> PAGEREF _Toc50209197 \h </w:instrText>
            </w:r>
            <w:r w:rsidR="000B6AC1">
              <w:rPr>
                <w:noProof/>
                <w:webHidden/>
              </w:rPr>
            </w:r>
            <w:r w:rsidR="000B6AC1">
              <w:rPr>
                <w:noProof/>
                <w:webHidden/>
              </w:rPr>
              <w:fldChar w:fldCharType="separate"/>
            </w:r>
            <w:r w:rsidR="000B6AC1">
              <w:rPr>
                <w:noProof/>
                <w:webHidden/>
              </w:rPr>
              <w:t>37</w:t>
            </w:r>
            <w:r w:rsidR="000B6AC1">
              <w:rPr>
                <w:noProof/>
                <w:webHidden/>
              </w:rPr>
              <w:fldChar w:fldCharType="end"/>
            </w:r>
          </w:hyperlink>
        </w:p>
        <w:p w14:paraId="6EEC4B96" w14:textId="405755AB" w:rsidR="000B6AC1" w:rsidRDefault="003341C5">
          <w:pPr>
            <w:pStyle w:val="TOC2"/>
            <w:tabs>
              <w:tab w:val="right" w:leader="dot" w:pos="9016"/>
            </w:tabs>
            <w:rPr>
              <w:rFonts w:eastAsiaTheme="minorEastAsia"/>
              <w:noProof/>
              <w:lang w:eastAsia="en-GB"/>
            </w:rPr>
          </w:pPr>
          <w:hyperlink w:anchor="_Toc50209198" w:history="1">
            <w:r w:rsidR="000B6AC1" w:rsidRPr="00FD1D25">
              <w:rPr>
                <w:rStyle w:val="Hyperlink"/>
                <w:noProof/>
              </w:rPr>
              <w:t>Appendix 5 – Initial risk list</w:t>
            </w:r>
            <w:r w:rsidR="000B6AC1">
              <w:rPr>
                <w:noProof/>
                <w:webHidden/>
              </w:rPr>
              <w:tab/>
            </w:r>
            <w:r w:rsidR="000B6AC1">
              <w:rPr>
                <w:noProof/>
                <w:webHidden/>
              </w:rPr>
              <w:fldChar w:fldCharType="begin"/>
            </w:r>
            <w:r w:rsidR="000B6AC1">
              <w:rPr>
                <w:noProof/>
                <w:webHidden/>
              </w:rPr>
              <w:instrText xml:space="preserve"> PAGEREF _Toc50209198 \h </w:instrText>
            </w:r>
            <w:r w:rsidR="000B6AC1">
              <w:rPr>
                <w:noProof/>
                <w:webHidden/>
              </w:rPr>
            </w:r>
            <w:r w:rsidR="000B6AC1">
              <w:rPr>
                <w:noProof/>
                <w:webHidden/>
              </w:rPr>
              <w:fldChar w:fldCharType="separate"/>
            </w:r>
            <w:r w:rsidR="000B6AC1">
              <w:rPr>
                <w:noProof/>
                <w:webHidden/>
              </w:rPr>
              <w:t>37</w:t>
            </w:r>
            <w:r w:rsidR="000B6AC1">
              <w:rPr>
                <w:noProof/>
                <w:webHidden/>
              </w:rPr>
              <w:fldChar w:fldCharType="end"/>
            </w:r>
          </w:hyperlink>
        </w:p>
        <w:p w14:paraId="0C819A56" w14:textId="7A1C9B6C" w:rsidR="003D6D38" w:rsidRDefault="00A942EC" w:rsidP="003D6D38">
          <w:pPr>
            <w:pStyle w:val="Heading2"/>
            <w:rPr>
              <w:noProof/>
            </w:rPr>
          </w:pPr>
          <w:r>
            <w:rPr>
              <w:noProof/>
            </w:rPr>
            <w:fldChar w:fldCharType="end"/>
          </w:r>
        </w:p>
      </w:sdtContent>
    </w:sdt>
    <w:p w14:paraId="4E3B73EF" w14:textId="42C89F1B" w:rsidR="003D6D38" w:rsidRPr="003D6D38" w:rsidRDefault="003D6D38" w:rsidP="003D6D38">
      <w:pPr>
        <w:pStyle w:val="Heading1"/>
      </w:pPr>
      <w:bookmarkStart w:id="2" w:name="_Toc50209156"/>
      <w:r w:rsidRPr="003D6D38">
        <w:t>Figures</w:t>
      </w:r>
      <w:bookmarkEnd w:id="2"/>
    </w:p>
    <w:tbl>
      <w:tblPr>
        <w:tblStyle w:val="TableGrid"/>
        <w:tblW w:w="0" w:type="auto"/>
        <w:tblLook w:val="04A0" w:firstRow="1" w:lastRow="0" w:firstColumn="1" w:lastColumn="0" w:noHBand="0" w:noVBand="1"/>
      </w:tblPr>
      <w:tblGrid>
        <w:gridCol w:w="1129"/>
        <w:gridCol w:w="851"/>
        <w:gridCol w:w="2581"/>
        <w:gridCol w:w="4455"/>
      </w:tblGrid>
      <w:tr w:rsidR="00A7751E" w14:paraId="21CB586E" w14:textId="77777777" w:rsidTr="00A7751E">
        <w:tc>
          <w:tcPr>
            <w:tcW w:w="1129" w:type="dxa"/>
            <w:tcBorders>
              <w:top w:val="single" w:sz="4" w:space="0" w:color="auto"/>
              <w:left w:val="single" w:sz="4" w:space="0" w:color="auto"/>
              <w:bottom w:val="single" w:sz="4" w:space="0" w:color="auto"/>
              <w:right w:val="single" w:sz="4" w:space="0" w:color="auto"/>
            </w:tcBorders>
            <w:hideMark/>
          </w:tcPr>
          <w:p w14:paraId="29BA1817" w14:textId="77777777" w:rsidR="00A7751E" w:rsidRDefault="00A7751E">
            <w:pPr>
              <w:rPr>
                <w:sz w:val="24"/>
                <w:szCs w:val="24"/>
              </w:rPr>
            </w:pPr>
            <w:r>
              <w:rPr>
                <w:sz w:val="24"/>
                <w:szCs w:val="24"/>
              </w:rPr>
              <w:t>Figure</w:t>
            </w:r>
          </w:p>
        </w:tc>
        <w:tc>
          <w:tcPr>
            <w:tcW w:w="851" w:type="dxa"/>
            <w:tcBorders>
              <w:top w:val="single" w:sz="4" w:space="0" w:color="auto"/>
              <w:left w:val="single" w:sz="4" w:space="0" w:color="auto"/>
              <w:bottom w:val="single" w:sz="4" w:space="0" w:color="auto"/>
              <w:right w:val="single" w:sz="4" w:space="0" w:color="auto"/>
            </w:tcBorders>
            <w:hideMark/>
          </w:tcPr>
          <w:p w14:paraId="633AF55B" w14:textId="77777777" w:rsidR="00A7751E" w:rsidRDefault="00A7751E">
            <w:pPr>
              <w:rPr>
                <w:sz w:val="24"/>
                <w:szCs w:val="24"/>
              </w:rPr>
            </w:pPr>
            <w:r>
              <w:rPr>
                <w:sz w:val="24"/>
                <w:szCs w:val="24"/>
              </w:rPr>
              <w:t>Page</w:t>
            </w:r>
          </w:p>
        </w:tc>
        <w:tc>
          <w:tcPr>
            <w:tcW w:w="2581" w:type="dxa"/>
            <w:tcBorders>
              <w:top w:val="single" w:sz="4" w:space="0" w:color="auto"/>
              <w:left w:val="single" w:sz="4" w:space="0" w:color="auto"/>
              <w:bottom w:val="single" w:sz="4" w:space="0" w:color="auto"/>
              <w:right w:val="single" w:sz="4" w:space="0" w:color="auto"/>
            </w:tcBorders>
            <w:hideMark/>
          </w:tcPr>
          <w:p w14:paraId="67E39D71" w14:textId="77777777" w:rsidR="00A7751E" w:rsidRDefault="00A7751E">
            <w:pPr>
              <w:rPr>
                <w:sz w:val="24"/>
                <w:szCs w:val="24"/>
              </w:rPr>
            </w:pPr>
            <w:r>
              <w:rPr>
                <w:sz w:val="24"/>
                <w:szCs w:val="24"/>
              </w:rPr>
              <w:t>Name</w:t>
            </w:r>
          </w:p>
        </w:tc>
        <w:tc>
          <w:tcPr>
            <w:tcW w:w="4455" w:type="dxa"/>
            <w:tcBorders>
              <w:top w:val="single" w:sz="4" w:space="0" w:color="auto"/>
              <w:left w:val="single" w:sz="4" w:space="0" w:color="auto"/>
              <w:bottom w:val="single" w:sz="4" w:space="0" w:color="auto"/>
              <w:right w:val="single" w:sz="4" w:space="0" w:color="auto"/>
            </w:tcBorders>
            <w:hideMark/>
          </w:tcPr>
          <w:p w14:paraId="221BDBC8" w14:textId="77777777" w:rsidR="00A7751E" w:rsidRDefault="00A7751E">
            <w:pPr>
              <w:rPr>
                <w:sz w:val="24"/>
                <w:szCs w:val="24"/>
              </w:rPr>
            </w:pPr>
            <w:r>
              <w:rPr>
                <w:sz w:val="24"/>
                <w:szCs w:val="24"/>
              </w:rPr>
              <w:t>Description</w:t>
            </w:r>
          </w:p>
        </w:tc>
      </w:tr>
      <w:tr w:rsidR="00A7751E" w14:paraId="4D3ADBE6" w14:textId="77777777" w:rsidTr="00A7751E">
        <w:tc>
          <w:tcPr>
            <w:tcW w:w="1129" w:type="dxa"/>
            <w:tcBorders>
              <w:top w:val="single" w:sz="4" w:space="0" w:color="auto"/>
              <w:left w:val="single" w:sz="4" w:space="0" w:color="auto"/>
              <w:bottom w:val="single" w:sz="4" w:space="0" w:color="auto"/>
              <w:right w:val="single" w:sz="4" w:space="0" w:color="auto"/>
            </w:tcBorders>
            <w:hideMark/>
          </w:tcPr>
          <w:p w14:paraId="110C4676" w14:textId="77777777" w:rsidR="00A7751E" w:rsidRDefault="00A7751E">
            <w:r>
              <w:t>1</w:t>
            </w:r>
          </w:p>
        </w:tc>
        <w:tc>
          <w:tcPr>
            <w:tcW w:w="851" w:type="dxa"/>
            <w:tcBorders>
              <w:top w:val="single" w:sz="4" w:space="0" w:color="auto"/>
              <w:left w:val="single" w:sz="4" w:space="0" w:color="auto"/>
              <w:bottom w:val="single" w:sz="4" w:space="0" w:color="auto"/>
              <w:right w:val="single" w:sz="4" w:space="0" w:color="auto"/>
            </w:tcBorders>
          </w:tcPr>
          <w:p w14:paraId="1EF7CFD2" w14:textId="75B42CB9" w:rsidR="00A7751E" w:rsidRDefault="00FF48CF">
            <w:r>
              <w:t>11</w:t>
            </w:r>
          </w:p>
        </w:tc>
        <w:tc>
          <w:tcPr>
            <w:tcW w:w="2581" w:type="dxa"/>
            <w:tcBorders>
              <w:top w:val="single" w:sz="4" w:space="0" w:color="auto"/>
              <w:left w:val="single" w:sz="4" w:space="0" w:color="auto"/>
              <w:bottom w:val="single" w:sz="4" w:space="0" w:color="auto"/>
              <w:right w:val="single" w:sz="4" w:space="0" w:color="auto"/>
            </w:tcBorders>
            <w:hideMark/>
          </w:tcPr>
          <w:p w14:paraId="23EC728C" w14:textId="77777777" w:rsidR="00A7751E" w:rsidRDefault="00A7751E">
            <w:r>
              <w:t>Structured-case lifecycle</w:t>
            </w:r>
          </w:p>
        </w:tc>
        <w:tc>
          <w:tcPr>
            <w:tcW w:w="4455" w:type="dxa"/>
            <w:tcBorders>
              <w:top w:val="single" w:sz="4" w:space="0" w:color="auto"/>
              <w:left w:val="single" w:sz="4" w:space="0" w:color="auto"/>
              <w:bottom w:val="single" w:sz="4" w:space="0" w:color="auto"/>
              <w:right w:val="single" w:sz="4" w:space="0" w:color="auto"/>
            </w:tcBorders>
            <w:hideMark/>
          </w:tcPr>
          <w:p w14:paraId="40F334BC" w14:textId="77777777" w:rsidR="00A7751E" w:rsidRDefault="00A7751E">
            <w:r>
              <w:t>An image to show the process of the structured-case lifecycle</w:t>
            </w:r>
          </w:p>
        </w:tc>
      </w:tr>
      <w:tr w:rsidR="00A7751E" w14:paraId="6BC282EC" w14:textId="77777777" w:rsidTr="00A7751E">
        <w:tc>
          <w:tcPr>
            <w:tcW w:w="1129" w:type="dxa"/>
            <w:tcBorders>
              <w:top w:val="single" w:sz="4" w:space="0" w:color="auto"/>
              <w:left w:val="single" w:sz="4" w:space="0" w:color="auto"/>
              <w:bottom w:val="single" w:sz="4" w:space="0" w:color="auto"/>
              <w:right w:val="single" w:sz="4" w:space="0" w:color="auto"/>
            </w:tcBorders>
            <w:hideMark/>
          </w:tcPr>
          <w:p w14:paraId="6612EAF5" w14:textId="77777777" w:rsidR="00A7751E" w:rsidRDefault="00A7751E">
            <w:r>
              <w:t>2</w:t>
            </w:r>
          </w:p>
        </w:tc>
        <w:tc>
          <w:tcPr>
            <w:tcW w:w="851" w:type="dxa"/>
            <w:tcBorders>
              <w:top w:val="single" w:sz="4" w:space="0" w:color="auto"/>
              <w:left w:val="single" w:sz="4" w:space="0" w:color="auto"/>
              <w:bottom w:val="single" w:sz="4" w:space="0" w:color="auto"/>
              <w:right w:val="single" w:sz="4" w:space="0" w:color="auto"/>
            </w:tcBorders>
          </w:tcPr>
          <w:p w14:paraId="7ECCA220" w14:textId="43AFD897" w:rsidR="00A7751E" w:rsidRDefault="00FF48CF">
            <w:r>
              <w:t>12</w:t>
            </w:r>
          </w:p>
        </w:tc>
        <w:tc>
          <w:tcPr>
            <w:tcW w:w="2581" w:type="dxa"/>
            <w:tcBorders>
              <w:top w:val="single" w:sz="4" w:space="0" w:color="auto"/>
              <w:left w:val="single" w:sz="4" w:space="0" w:color="auto"/>
              <w:bottom w:val="single" w:sz="4" w:space="0" w:color="auto"/>
              <w:right w:val="single" w:sz="4" w:space="0" w:color="auto"/>
            </w:tcBorders>
            <w:hideMark/>
          </w:tcPr>
          <w:p w14:paraId="0B749FC3" w14:textId="77777777" w:rsidR="00A7751E" w:rsidRDefault="00A7751E">
            <w:r>
              <w:t>Database conceptual model</w:t>
            </w:r>
          </w:p>
        </w:tc>
        <w:tc>
          <w:tcPr>
            <w:tcW w:w="4455" w:type="dxa"/>
            <w:tcBorders>
              <w:top w:val="single" w:sz="4" w:space="0" w:color="auto"/>
              <w:left w:val="single" w:sz="4" w:space="0" w:color="auto"/>
              <w:bottom w:val="single" w:sz="4" w:space="0" w:color="auto"/>
              <w:right w:val="single" w:sz="4" w:space="0" w:color="auto"/>
            </w:tcBorders>
            <w:hideMark/>
          </w:tcPr>
          <w:p w14:paraId="1421B251" w14:textId="77777777" w:rsidR="00A7751E" w:rsidRDefault="00A7751E">
            <w:r>
              <w:t>An image to show the PLePA conceptual model</w:t>
            </w:r>
          </w:p>
        </w:tc>
      </w:tr>
      <w:tr w:rsidR="00A7751E" w14:paraId="612E4D89" w14:textId="77777777" w:rsidTr="00A7751E">
        <w:tc>
          <w:tcPr>
            <w:tcW w:w="1129" w:type="dxa"/>
            <w:tcBorders>
              <w:top w:val="single" w:sz="4" w:space="0" w:color="auto"/>
              <w:left w:val="single" w:sz="4" w:space="0" w:color="auto"/>
              <w:bottom w:val="single" w:sz="4" w:space="0" w:color="auto"/>
              <w:right w:val="single" w:sz="4" w:space="0" w:color="auto"/>
            </w:tcBorders>
            <w:hideMark/>
          </w:tcPr>
          <w:p w14:paraId="20258C1A" w14:textId="77777777" w:rsidR="00A7751E" w:rsidRDefault="00A7751E">
            <w:r>
              <w:t>3</w:t>
            </w:r>
          </w:p>
        </w:tc>
        <w:tc>
          <w:tcPr>
            <w:tcW w:w="851" w:type="dxa"/>
            <w:tcBorders>
              <w:top w:val="single" w:sz="4" w:space="0" w:color="auto"/>
              <w:left w:val="single" w:sz="4" w:space="0" w:color="auto"/>
              <w:bottom w:val="single" w:sz="4" w:space="0" w:color="auto"/>
              <w:right w:val="single" w:sz="4" w:space="0" w:color="auto"/>
            </w:tcBorders>
          </w:tcPr>
          <w:p w14:paraId="5B7C785E" w14:textId="58E09D28" w:rsidR="00A7751E" w:rsidRDefault="00FF48CF">
            <w:r>
              <w:t>13</w:t>
            </w:r>
          </w:p>
        </w:tc>
        <w:tc>
          <w:tcPr>
            <w:tcW w:w="2581" w:type="dxa"/>
            <w:tcBorders>
              <w:top w:val="single" w:sz="4" w:space="0" w:color="auto"/>
              <w:left w:val="single" w:sz="4" w:space="0" w:color="auto"/>
              <w:bottom w:val="single" w:sz="4" w:space="0" w:color="auto"/>
              <w:right w:val="single" w:sz="4" w:space="0" w:color="auto"/>
            </w:tcBorders>
          </w:tcPr>
          <w:p w14:paraId="51228D75" w14:textId="10741B75" w:rsidR="00A7751E" w:rsidRDefault="00A7751E">
            <w:r>
              <w:t>Core tables creation script</w:t>
            </w:r>
          </w:p>
        </w:tc>
        <w:tc>
          <w:tcPr>
            <w:tcW w:w="4455" w:type="dxa"/>
            <w:tcBorders>
              <w:top w:val="single" w:sz="4" w:space="0" w:color="auto"/>
              <w:left w:val="single" w:sz="4" w:space="0" w:color="auto"/>
              <w:bottom w:val="single" w:sz="4" w:space="0" w:color="auto"/>
              <w:right w:val="single" w:sz="4" w:space="0" w:color="auto"/>
            </w:tcBorders>
          </w:tcPr>
          <w:p w14:paraId="35999D24" w14:textId="4227C51C" w:rsidR="00A7751E" w:rsidRDefault="00A7751E">
            <w:r>
              <w:t>Python script to create the database tables</w:t>
            </w:r>
          </w:p>
        </w:tc>
      </w:tr>
      <w:tr w:rsidR="00A7751E" w14:paraId="14B4B78D" w14:textId="77777777" w:rsidTr="00A7751E">
        <w:tc>
          <w:tcPr>
            <w:tcW w:w="1129" w:type="dxa"/>
            <w:tcBorders>
              <w:top w:val="single" w:sz="4" w:space="0" w:color="auto"/>
              <w:left w:val="single" w:sz="4" w:space="0" w:color="auto"/>
              <w:bottom w:val="single" w:sz="4" w:space="0" w:color="auto"/>
              <w:right w:val="single" w:sz="4" w:space="0" w:color="auto"/>
            </w:tcBorders>
            <w:hideMark/>
          </w:tcPr>
          <w:p w14:paraId="48616A58" w14:textId="77777777" w:rsidR="00A7751E" w:rsidRDefault="00A7751E">
            <w:r>
              <w:t>4</w:t>
            </w:r>
          </w:p>
        </w:tc>
        <w:tc>
          <w:tcPr>
            <w:tcW w:w="851" w:type="dxa"/>
            <w:tcBorders>
              <w:top w:val="single" w:sz="4" w:space="0" w:color="auto"/>
              <w:left w:val="single" w:sz="4" w:space="0" w:color="auto"/>
              <w:bottom w:val="single" w:sz="4" w:space="0" w:color="auto"/>
              <w:right w:val="single" w:sz="4" w:space="0" w:color="auto"/>
            </w:tcBorders>
          </w:tcPr>
          <w:p w14:paraId="5C39892F" w14:textId="7DE8986E" w:rsidR="00A7751E" w:rsidRDefault="00FF48CF">
            <w:r>
              <w:t>13</w:t>
            </w:r>
          </w:p>
        </w:tc>
        <w:tc>
          <w:tcPr>
            <w:tcW w:w="2581" w:type="dxa"/>
            <w:tcBorders>
              <w:top w:val="single" w:sz="4" w:space="0" w:color="auto"/>
              <w:left w:val="single" w:sz="4" w:space="0" w:color="auto"/>
              <w:bottom w:val="single" w:sz="4" w:space="0" w:color="auto"/>
              <w:right w:val="single" w:sz="4" w:space="0" w:color="auto"/>
            </w:tcBorders>
          </w:tcPr>
          <w:p w14:paraId="2650BA66" w14:textId="514DFF97" w:rsidR="00A7751E" w:rsidRDefault="00A7751E">
            <w:r>
              <w:t>Main function code for database insert</w:t>
            </w:r>
          </w:p>
        </w:tc>
        <w:tc>
          <w:tcPr>
            <w:tcW w:w="4455" w:type="dxa"/>
            <w:tcBorders>
              <w:top w:val="single" w:sz="4" w:space="0" w:color="auto"/>
              <w:left w:val="single" w:sz="4" w:space="0" w:color="auto"/>
              <w:bottom w:val="single" w:sz="4" w:space="0" w:color="auto"/>
              <w:right w:val="single" w:sz="4" w:space="0" w:color="auto"/>
            </w:tcBorders>
          </w:tcPr>
          <w:p w14:paraId="020BAB3B" w14:textId="1F414D51" w:rsidR="00A7751E" w:rsidRDefault="00A7751E">
            <w:r>
              <w:t>The main() code for database insert for the Premier League data</w:t>
            </w:r>
          </w:p>
        </w:tc>
      </w:tr>
      <w:tr w:rsidR="00A7751E" w14:paraId="2486F0B7" w14:textId="77777777" w:rsidTr="00A7751E">
        <w:tc>
          <w:tcPr>
            <w:tcW w:w="1129" w:type="dxa"/>
            <w:tcBorders>
              <w:top w:val="single" w:sz="4" w:space="0" w:color="auto"/>
              <w:left w:val="single" w:sz="4" w:space="0" w:color="auto"/>
              <w:bottom w:val="single" w:sz="4" w:space="0" w:color="auto"/>
              <w:right w:val="single" w:sz="4" w:space="0" w:color="auto"/>
            </w:tcBorders>
            <w:hideMark/>
          </w:tcPr>
          <w:p w14:paraId="73F249C7" w14:textId="77777777" w:rsidR="00A7751E" w:rsidRDefault="00A7751E" w:rsidP="00A7751E">
            <w:r>
              <w:t>5</w:t>
            </w:r>
          </w:p>
        </w:tc>
        <w:tc>
          <w:tcPr>
            <w:tcW w:w="851" w:type="dxa"/>
            <w:tcBorders>
              <w:top w:val="single" w:sz="4" w:space="0" w:color="auto"/>
              <w:left w:val="single" w:sz="4" w:space="0" w:color="auto"/>
              <w:bottom w:val="single" w:sz="4" w:space="0" w:color="auto"/>
              <w:right w:val="single" w:sz="4" w:space="0" w:color="auto"/>
            </w:tcBorders>
          </w:tcPr>
          <w:p w14:paraId="310558EC" w14:textId="4DA74802" w:rsidR="00A7751E" w:rsidRDefault="00FF48CF" w:rsidP="00A7751E">
            <w:r>
              <w:t>15</w:t>
            </w:r>
          </w:p>
        </w:tc>
        <w:tc>
          <w:tcPr>
            <w:tcW w:w="2581" w:type="dxa"/>
            <w:tcBorders>
              <w:top w:val="single" w:sz="4" w:space="0" w:color="auto"/>
              <w:left w:val="single" w:sz="4" w:space="0" w:color="auto"/>
              <w:bottom w:val="single" w:sz="4" w:space="0" w:color="auto"/>
              <w:right w:val="single" w:sz="4" w:space="0" w:color="auto"/>
            </w:tcBorders>
          </w:tcPr>
          <w:p w14:paraId="35311281" w14:textId="21406A10" w:rsidR="00A7751E" w:rsidRDefault="00A7751E" w:rsidP="00A7751E">
            <w:r>
              <w:t>Code snippet of Random Forest algorithm</w:t>
            </w:r>
          </w:p>
        </w:tc>
        <w:tc>
          <w:tcPr>
            <w:tcW w:w="4455" w:type="dxa"/>
            <w:tcBorders>
              <w:top w:val="single" w:sz="4" w:space="0" w:color="auto"/>
              <w:left w:val="single" w:sz="4" w:space="0" w:color="auto"/>
              <w:bottom w:val="single" w:sz="4" w:space="0" w:color="auto"/>
              <w:right w:val="single" w:sz="4" w:space="0" w:color="auto"/>
            </w:tcBorders>
          </w:tcPr>
          <w:p w14:paraId="369F9E41" w14:textId="3F31B451" w:rsidR="00A7751E" w:rsidRDefault="00A7751E" w:rsidP="00A7751E">
            <w:r>
              <w:t>A small portion of the code to show how each tree is created in the Random Forest algorithm.</w:t>
            </w:r>
          </w:p>
        </w:tc>
      </w:tr>
      <w:tr w:rsidR="00A7751E" w14:paraId="75655B4C" w14:textId="77777777" w:rsidTr="00A7751E">
        <w:tc>
          <w:tcPr>
            <w:tcW w:w="1129" w:type="dxa"/>
            <w:tcBorders>
              <w:top w:val="single" w:sz="4" w:space="0" w:color="auto"/>
              <w:left w:val="single" w:sz="4" w:space="0" w:color="auto"/>
              <w:bottom w:val="single" w:sz="4" w:space="0" w:color="auto"/>
              <w:right w:val="single" w:sz="4" w:space="0" w:color="auto"/>
            </w:tcBorders>
            <w:hideMark/>
          </w:tcPr>
          <w:p w14:paraId="67CD72CC" w14:textId="77777777" w:rsidR="00A7751E" w:rsidRDefault="00A7751E" w:rsidP="00A7751E">
            <w:r>
              <w:t>6</w:t>
            </w:r>
          </w:p>
        </w:tc>
        <w:tc>
          <w:tcPr>
            <w:tcW w:w="851" w:type="dxa"/>
            <w:tcBorders>
              <w:top w:val="single" w:sz="4" w:space="0" w:color="auto"/>
              <w:left w:val="single" w:sz="4" w:space="0" w:color="auto"/>
              <w:bottom w:val="single" w:sz="4" w:space="0" w:color="auto"/>
              <w:right w:val="single" w:sz="4" w:space="0" w:color="auto"/>
            </w:tcBorders>
          </w:tcPr>
          <w:p w14:paraId="4FB9DF8A" w14:textId="113E172C" w:rsidR="00A7751E" w:rsidRDefault="00FF48CF" w:rsidP="00A7751E">
            <w:r>
              <w:t>15</w:t>
            </w:r>
          </w:p>
        </w:tc>
        <w:tc>
          <w:tcPr>
            <w:tcW w:w="2581" w:type="dxa"/>
            <w:tcBorders>
              <w:top w:val="single" w:sz="4" w:space="0" w:color="auto"/>
              <w:left w:val="single" w:sz="4" w:space="0" w:color="auto"/>
              <w:bottom w:val="single" w:sz="4" w:space="0" w:color="auto"/>
              <w:right w:val="single" w:sz="4" w:space="0" w:color="auto"/>
            </w:tcBorders>
          </w:tcPr>
          <w:p w14:paraId="28C18C66" w14:textId="41814375" w:rsidR="00A7751E" w:rsidRDefault="00A7751E" w:rsidP="00A7751E">
            <w:r>
              <w:t>Thresholds of Random Forest algorithm</w:t>
            </w:r>
          </w:p>
        </w:tc>
        <w:tc>
          <w:tcPr>
            <w:tcW w:w="4455" w:type="dxa"/>
            <w:tcBorders>
              <w:top w:val="single" w:sz="4" w:space="0" w:color="auto"/>
              <w:left w:val="single" w:sz="4" w:space="0" w:color="auto"/>
              <w:bottom w:val="single" w:sz="4" w:space="0" w:color="auto"/>
              <w:right w:val="single" w:sz="4" w:space="0" w:color="auto"/>
            </w:tcBorders>
          </w:tcPr>
          <w:p w14:paraId="2433E1AC" w14:textId="1705B7D9" w:rsidR="00A7751E" w:rsidRDefault="00A7751E" w:rsidP="00A7751E">
            <w:r>
              <w:t>A graph to show the thresholds of the Random Forest algorithm.</w:t>
            </w:r>
          </w:p>
        </w:tc>
      </w:tr>
      <w:tr w:rsidR="00A7751E" w14:paraId="5EAF5050" w14:textId="77777777" w:rsidTr="00A7751E">
        <w:tc>
          <w:tcPr>
            <w:tcW w:w="1129" w:type="dxa"/>
            <w:tcBorders>
              <w:top w:val="single" w:sz="4" w:space="0" w:color="auto"/>
              <w:left w:val="single" w:sz="4" w:space="0" w:color="auto"/>
              <w:bottom w:val="single" w:sz="4" w:space="0" w:color="auto"/>
              <w:right w:val="single" w:sz="4" w:space="0" w:color="auto"/>
            </w:tcBorders>
            <w:hideMark/>
          </w:tcPr>
          <w:p w14:paraId="4C6C6E51" w14:textId="77777777" w:rsidR="00A7751E" w:rsidRDefault="00A7751E" w:rsidP="00A7751E">
            <w:r>
              <w:t>7</w:t>
            </w:r>
          </w:p>
        </w:tc>
        <w:tc>
          <w:tcPr>
            <w:tcW w:w="851" w:type="dxa"/>
            <w:tcBorders>
              <w:top w:val="single" w:sz="4" w:space="0" w:color="auto"/>
              <w:left w:val="single" w:sz="4" w:space="0" w:color="auto"/>
              <w:bottom w:val="single" w:sz="4" w:space="0" w:color="auto"/>
              <w:right w:val="single" w:sz="4" w:space="0" w:color="auto"/>
            </w:tcBorders>
          </w:tcPr>
          <w:p w14:paraId="76D0EF11" w14:textId="599E9BC9" w:rsidR="00A7751E" w:rsidRDefault="00FF48CF" w:rsidP="00A7751E">
            <w:r>
              <w:t>16</w:t>
            </w:r>
          </w:p>
        </w:tc>
        <w:tc>
          <w:tcPr>
            <w:tcW w:w="2581" w:type="dxa"/>
            <w:tcBorders>
              <w:top w:val="single" w:sz="4" w:space="0" w:color="auto"/>
              <w:left w:val="single" w:sz="4" w:space="0" w:color="auto"/>
              <w:bottom w:val="single" w:sz="4" w:space="0" w:color="auto"/>
              <w:right w:val="single" w:sz="4" w:space="0" w:color="auto"/>
            </w:tcBorders>
          </w:tcPr>
          <w:p w14:paraId="4870509E" w14:textId="0650C528" w:rsidR="00A7751E" w:rsidRDefault="00A7751E" w:rsidP="00A7751E">
            <w:r>
              <w:t>Correct prediction rate of training data for the Random Forest algorithm</w:t>
            </w:r>
          </w:p>
        </w:tc>
        <w:tc>
          <w:tcPr>
            <w:tcW w:w="4455" w:type="dxa"/>
            <w:tcBorders>
              <w:top w:val="single" w:sz="4" w:space="0" w:color="auto"/>
              <w:left w:val="single" w:sz="4" w:space="0" w:color="auto"/>
              <w:bottom w:val="single" w:sz="4" w:space="0" w:color="auto"/>
              <w:right w:val="single" w:sz="4" w:space="0" w:color="auto"/>
            </w:tcBorders>
          </w:tcPr>
          <w:p w14:paraId="17D1978A" w14:textId="63A85643" w:rsidR="00A7751E" w:rsidRDefault="00A7751E" w:rsidP="00A7751E">
            <w:r>
              <w:t>A graph to show the fluctuation of the prediction rate when training the Random Forest algorithm.</w:t>
            </w:r>
          </w:p>
        </w:tc>
      </w:tr>
      <w:tr w:rsidR="00A7751E" w14:paraId="31A0C1C5" w14:textId="77777777" w:rsidTr="00A7751E">
        <w:tc>
          <w:tcPr>
            <w:tcW w:w="1129" w:type="dxa"/>
            <w:tcBorders>
              <w:top w:val="single" w:sz="4" w:space="0" w:color="auto"/>
              <w:left w:val="single" w:sz="4" w:space="0" w:color="auto"/>
              <w:bottom w:val="single" w:sz="4" w:space="0" w:color="auto"/>
              <w:right w:val="single" w:sz="4" w:space="0" w:color="auto"/>
            </w:tcBorders>
          </w:tcPr>
          <w:p w14:paraId="4DA6E3DB" w14:textId="1D9263BA" w:rsidR="00A7751E" w:rsidRDefault="00A7751E" w:rsidP="00A7751E">
            <w:r>
              <w:lastRenderedPageBreak/>
              <w:t>8</w:t>
            </w:r>
          </w:p>
        </w:tc>
        <w:tc>
          <w:tcPr>
            <w:tcW w:w="851" w:type="dxa"/>
            <w:tcBorders>
              <w:top w:val="single" w:sz="4" w:space="0" w:color="auto"/>
              <w:left w:val="single" w:sz="4" w:space="0" w:color="auto"/>
              <w:bottom w:val="single" w:sz="4" w:space="0" w:color="auto"/>
              <w:right w:val="single" w:sz="4" w:space="0" w:color="auto"/>
            </w:tcBorders>
          </w:tcPr>
          <w:p w14:paraId="168031FC" w14:textId="77EF194E" w:rsidR="00A7751E" w:rsidRDefault="00FF48CF" w:rsidP="00A7751E">
            <w:r>
              <w:t>17</w:t>
            </w:r>
          </w:p>
        </w:tc>
        <w:tc>
          <w:tcPr>
            <w:tcW w:w="2581" w:type="dxa"/>
            <w:tcBorders>
              <w:top w:val="single" w:sz="4" w:space="0" w:color="auto"/>
              <w:left w:val="single" w:sz="4" w:space="0" w:color="auto"/>
              <w:bottom w:val="single" w:sz="4" w:space="0" w:color="auto"/>
              <w:right w:val="single" w:sz="4" w:space="0" w:color="auto"/>
            </w:tcBorders>
          </w:tcPr>
          <w:p w14:paraId="4F0A59D3" w14:textId="0B97F159" w:rsidR="00A7751E" w:rsidRDefault="00A7751E" w:rsidP="00A7751E">
            <w:r>
              <w:t>Code snippet of k-NN</w:t>
            </w:r>
          </w:p>
        </w:tc>
        <w:tc>
          <w:tcPr>
            <w:tcW w:w="4455" w:type="dxa"/>
            <w:tcBorders>
              <w:top w:val="single" w:sz="4" w:space="0" w:color="auto"/>
              <w:left w:val="single" w:sz="4" w:space="0" w:color="auto"/>
              <w:bottom w:val="single" w:sz="4" w:space="0" w:color="auto"/>
              <w:right w:val="single" w:sz="4" w:space="0" w:color="auto"/>
            </w:tcBorders>
          </w:tcPr>
          <w:p w14:paraId="5B24E637" w14:textId="5F129EC0" w:rsidR="00A7751E" w:rsidRDefault="00A7751E" w:rsidP="00A7751E">
            <w:r>
              <w:t>A small portion of code to show the code for the main three functions for the k-NN algorithm</w:t>
            </w:r>
          </w:p>
        </w:tc>
      </w:tr>
      <w:tr w:rsidR="00A7751E" w14:paraId="709CB456" w14:textId="77777777" w:rsidTr="00A7751E">
        <w:tc>
          <w:tcPr>
            <w:tcW w:w="1129" w:type="dxa"/>
            <w:tcBorders>
              <w:top w:val="single" w:sz="4" w:space="0" w:color="auto"/>
              <w:left w:val="single" w:sz="4" w:space="0" w:color="auto"/>
              <w:bottom w:val="single" w:sz="4" w:space="0" w:color="auto"/>
              <w:right w:val="single" w:sz="4" w:space="0" w:color="auto"/>
            </w:tcBorders>
          </w:tcPr>
          <w:p w14:paraId="191EF0FB" w14:textId="14088CBF" w:rsidR="00A7751E" w:rsidRDefault="00A7751E" w:rsidP="00A7751E">
            <w:r>
              <w:t>9</w:t>
            </w:r>
          </w:p>
        </w:tc>
        <w:tc>
          <w:tcPr>
            <w:tcW w:w="851" w:type="dxa"/>
            <w:tcBorders>
              <w:top w:val="single" w:sz="4" w:space="0" w:color="auto"/>
              <w:left w:val="single" w:sz="4" w:space="0" w:color="auto"/>
              <w:bottom w:val="single" w:sz="4" w:space="0" w:color="auto"/>
              <w:right w:val="single" w:sz="4" w:space="0" w:color="auto"/>
            </w:tcBorders>
          </w:tcPr>
          <w:p w14:paraId="530F975D" w14:textId="66243115" w:rsidR="00A7751E" w:rsidRDefault="00FF48CF" w:rsidP="00A7751E">
            <w:r>
              <w:t>18</w:t>
            </w:r>
          </w:p>
        </w:tc>
        <w:tc>
          <w:tcPr>
            <w:tcW w:w="2581" w:type="dxa"/>
            <w:tcBorders>
              <w:top w:val="single" w:sz="4" w:space="0" w:color="auto"/>
              <w:left w:val="single" w:sz="4" w:space="0" w:color="auto"/>
              <w:bottom w:val="single" w:sz="4" w:space="0" w:color="auto"/>
              <w:right w:val="single" w:sz="4" w:space="0" w:color="auto"/>
            </w:tcBorders>
          </w:tcPr>
          <w:p w14:paraId="182E9DE2" w14:textId="6D5CA0CF" w:rsidR="00A7751E" w:rsidRDefault="00A7751E" w:rsidP="00A7751E">
            <w:r>
              <w:t>Correct prediction rate for the k-NN algorithm</w:t>
            </w:r>
          </w:p>
        </w:tc>
        <w:tc>
          <w:tcPr>
            <w:tcW w:w="4455" w:type="dxa"/>
            <w:tcBorders>
              <w:top w:val="single" w:sz="4" w:space="0" w:color="auto"/>
              <w:left w:val="single" w:sz="4" w:space="0" w:color="auto"/>
              <w:bottom w:val="single" w:sz="4" w:space="0" w:color="auto"/>
              <w:right w:val="single" w:sz="4" w:space="0" w:color="auto"/>
            </w:tcBorders>
          </w:tcPr>
          <w:p w14:paraId="4F6BAB70" w14:textId="15921B24" w:rsidR="00A7751E" w:rsidRDefault="00A7751E" w:rsidP="00A7751E">
            <w:r>
              <w:t>A graph to show the prediction rate for each neighbour of the k-NN algorithm.</w:t>
            </w:r>
          </w:p>
        </w:tc>
      </w:tr>
      <w:tr w:rsidR="00A7751E" w14:paraId="40F46A01" w14:textId="77777777" w:rsidTr="00A7751E">
        <w:tc>
          <w:tcPr>
            <w:tcW w:w="1129" w:type="dxa"/>
            <w:tcBorders>
              <w:top w:val="single" w:sz="4" w:space="0" w:color="auto"/>
              <w:left w:val="single" w:sz="4" w:space="0" w:color="auto"/>
              <w:bottom w:val="single" w:sz="4" w:space="0" w:color="auto"/>
              <w:right w:val="single" w:sz="4" w:space="0" w:color="auto"/>
            </w:tcBorders>
          </w:tcPr>
          <w:p w14:paraId="2924004E" w14:textId="1B4EB05D" w:rsidR="00A7751E" w:rsidRDefault="00A7751E" w:rsidP="00A7751E">
            <w:r>
              <w:t>10</w:t>
            </w:r>
          </w:p>
        </w:tc>
        <w:tc>
          <w:tcPr>
            <w:tcW w:w="851" w:type="dxa"/>
            <w:tcBorders>
              <w:top w:val="single" w:sz="4" w:space="0" w:color="auto"/>
              <w:left w:val="single" w:sz="4" w:space="0" w:color="auto"/>
              <w:bottom w:val="single" w:sz="4" w:space="0" w:color="auto"/>
              <w:right w:val="single" w:sz="4" w:space="0" w:color="auto"/>
            </w:tcBorders>
          </w:tcPr>
          <w:p w14:paraId="652C73C5" w14:textId="4E425102" w:rsidR="00A7751E" w:rsidRDefault="00FF48CF" w:rsidP="00A7751E">
            <w:r>
              <w:t>19</w:t>
            </w:r>
          </w:p>
        </w:tc>
        <w:tc>
          <w:tcPr>
            <w:tcW w:w="2581" w:type="dxa"/>
            <w:tcBorders>
              <w:top w:val="single" w:sz="4" w:space="0" w:color="auto"/>
              <w:left w:val="single" w:sz="4" w:space="0" w:color="auto"/>
              <w:bottom w:val="single" w:sz="4" w:space="0" w:color="auto"/>
              <w:right w:val="single" w:sz="4" w:space="0" w:color="auto"/>
            </w:tcBorders>
          </w:tcPr>
          <w:p w14:paraId="756238AF" w14:textId="36FD19D3" w:rsidR="00A7751E" w:rsidRDefault="00A7751E" w:rsidP="00A7751E">
            <w:r w:rsidRPr="00586012">
              <w:t>Plot of training data for the SVM algorithm</w:t>
            </w:r>
          </w:p>
        </w:tc>
        <w:tc>
          <w:tcPr>
            <w:tcW w:w="4455" w:type="dxa"/>
            <w:tcBorders>
              <w:top w:val="single" w:sz="4" w:space="0" w:color="auto"/>
              <w:left w:val="single" w:sz="4" w:space="0" w:color="auto"/>
              <w:bottom w:val="single" w:sz="4" w:space="0" w:color="auto"/>
              <w:right w:val="single" w:sz="4" w:space="0" w:color="auto"/>
            </w:tcBorders>
          </w:tcPr>
          <w:p w14:paraId="542595E6" w14:textId="5E4B4AEA" w:rsidR="00A7751E" w:rsidRDefault="00A7751E" w:rsidP="00A7751E">
            <w:r>
              <w:t>A graph to show the plot of SVM training</w:t>
            </w:r>
          </w:p>
        </w:tc>
      </w:tr>
      <w:tr w:rsidR="00A7751E" w14:paraId="076872E8" w14:textId="77777777" w:rsidTr="00A7751E">
        <w:tc>
          <w:tcPr>
            <w:tcW w:w="1129" w:type="dxa"/>
            <w:tcBorders>
              <w:top w:val="single" w:sz="4" w:space="0" w:color="auto"/>
              <w:left w:val="single" w:sz="4" w:space="0" w:color="auto"/>
              <w:bottom w:val="single" w:sz="4" w:space="0" w:color="auto"/>
              <w:right w:val="single" w:sz="4" w:space="0" w:color="auto"/>
            </w:tcBorders>
          </w:tcPr>
          <w:p w14:paraId="2ADB2CE1" w14:textId="40F61FC7" w:rsidR="00A7751E" w:rsidRDefault="00A7751E" w:rsidP="00A7751E">
            <w:r>
              <w:t>11</w:t>
            </w:r>
          </w:p>
        </w:tc>
        <w:tc>
          <w:tcPr>
            <w:tcW w:w="851" w:type="dxa"/>
            <w:tcBorders>
              <w:top w:val="single" w:sz="4" w:space="0" w:color="auto"/>
              <w:left w:val="single" w:sz="4" w:space="0" w:color="auto"/>
              <w:bottom w:val="single" w:sz="4" w:space="0" w:color="auto"/>
              <w:right w:val="single" w:sz="4" w:space="0" w:color="auto"/>
            </w:tcBorders>
          </w:tcPr>
          <w:p w14:paraId="35558303" w14:textId="3AEA4226" w:rsidR="00A7751E" w:rsidRDefault="00FF48CF" w:rsidP="00A7751E">
            <w:r>
              <w:t>19</w:t>
            </w:r>
          </w:p>
        </w:tc>
        <w:tc>
          <w:tcPr>
            <w:tcW w:w="2581" w:type="dxa"/>
            <w:tcBorders>
              <w:top w:val="single" w:sz="4" w:space="0" w:color="auto"/>
              <w:left w:val="single" w:sz="4" w:space="0" w:color="auto"/>
              <w:bottom w:val="single" w:sz="4" w:space="0" w:color="auto"/>
              <w:right w:val="single" w:sz="4" w:space="0" w:color="auto"/>
            </w:tcBorders>
          </w:tcPr>
          <w:p w14:paraId="2C8FEAAD" w14:textId="26D48733" w:rsidR="00A7751E" w:rsidRDefault="00A7751E" w:rsidP="00A7751E">
            <w:r w:rsidRPr="00586012">
              <w:t>Code snippet of obtaining training data and beginning to plot for the SVM algorithm</w:t>
            </w:r>
          </w:p>
        </w:tc>
        <w:tc>
          <w:tcPr>
            <w:tcW w:w="4455" w:type="dxa"/>
            <w:tcBorders>
              <w:top w:val="single" w:sz="4" w:space="0" w:color="auto"/>
              <w:left w:val="single" w:sz="4" w:space="0" w:color="auto"/>
              <w:bottom w:val="single" w:sz="4" w:space="0" w:color="auto"/>
              <w:right w:val="single" w:sz="4" w:space="0" w:color="auto"/>
            </w:tcBorders>
          </w:tcPr>
          <w:p w14:paraId="282AA77F" w14:textId="57AB5588" w:rsidR="00A7751E" w:rsidRDefault="00A7751E" w:rsidP="00A7751E">
            <w:r>
              <w:t>The code snippet for SVM and a good account of how Figure 10 was produced</w:t>
            </w:r>
          </w:p>
        </w:tc>
      </w:tr>
      <w:tr w:rsidR="00A7751E" w14:paraId="1553A54E" w14:textId="77777777" w:rsidTr="00A7751E">
        <w:tc>
          <w:tcPr>
            <w:tcW w:w="1129" w:type="dxa"/>
            <w:tcBorders>
              <w:top w:val="single" w:sz="4" w:space="0" w:color="auto"/>
              <w:left w:val="single" w:sz="4" w:space="0" w:color="auto"/>
              <w:bottom w:val="single" w:sz="4" w:space="0" w:color="auto"/>
              <w:right w:val="single" w:sz="4" w:space="0" w:color="auto"/>
            </w:tcBorders>
          </w:tcPr>
          <w:p w14:paraId="61971D02" w14:textId="27F948FB" w:rsidR="00A7751E" w:rsidRDefault="00A7751E" w:rsidP="00A7751E">
            <w:r>
              <w:t>12</w:t>
            </w:r>
          </w:p>
        </w:tc>
        <w:tc>
          <w:tcPr>
            <w:tcW w:w="851" w:type="dxa"/>
            <w:tcBorders>
              <w:top w:val="single" w:sz="4" w:space="0" w:color="auto"/>
              <w:left w:val="single" w:sz="4" w:space="0" w:color="auto"/>
              <w:bottom w:val="single" w:sz="4" w:space="0" w:color="auto"/>
              <w:right w:val="single" w:sz="4" w:space="0" w:color="auto"/>
            </w:tcBorders>
          </w:tcPr>
          <w:p w14:paraId="7D40B6E8" w14:textId="22741067" w:rsidR="00A7751E" w:rsidRDefault="00FF48CF" w:rsidP="00A7751E">
            <w:r>
              <w:t>20</w:t>
            </w:r>
          </w:p>
        </w:tc>
        <w:tc>
          <w:tcPr>
            <w:tcW w:w="2581" w:type="dxa"/>
            <w:tcBorders>
              <w:top w:val="single" w:sz="4" w:space="0" w:color="auto"/>
              <w:left w:val="single" w:sz="4" w:space="0" w:color="auto"/>
              <w:bottom w:val="single" w:sz="4" w:space="0" w:color="auto"/>
              <w:right w:val="single" w:sz="4" w:space="0" w:color="auto"/>
            </w:tcBorders>
          </w:tcPr>
          <w:p w14:paraId="36B5D2AD" w14:textId="4253774F" w:rsidR="00A7751E" w:rsidRDefault="00A7751E" w:rsidP="00A7751E">
            <w:r w:rsidRPr="00586012">
              <w:t>Plot of test data for the SVM algorithm</w:t>
            </w:r>
          </w:p>
        </w:tc>
        <w:tc>
          <w:tcPr>
            <w:tcW w:w="4455" w:type="dxa"/>
            <w:tcBorders>
              <w:top w:val="single" w:sz="4" w:space="0" w:color="auto"/>
              <w:left w:val="single" w:sz="4" w:space="0" w:color="auto"/>
              <w:bottom w:val="single" w:sz="4" w:space="0" w:color="auto"/>
              <w:right w:val="single" w:sz="4" w:space="0" w:color="auto"/>
            </w:tcBorders>
          </w:tcPr>
          <w:p w14:paraId="785FFC01" w14:textId="2D422BEA" w:rsidR="00A7751E" w:rsidRDefault="00A7751E" w:rsidP="00A7751E">
            <w:r>
              <w:t>A graph to show the plot of SVM testing data</w:t>
            </w:r>
          </w:p>
        </w:tc>
      </w:tr>
      <w:tr w:rsidR="00A7751E" w14:paraId="11BF08EE" w14:textId="77777777" w:rsidTr="00A7751E">
        <w:tc>
          <w:tcPr>
            <w:tcW w:w="1129" w:type="dxa"/>
            <w:tcBorders>
              <w:top w:val="single" w:sz="4" w:space="0" w:color="auto"/>
              <w:left w:val="single" w:sz="4" w:space="0" w:color="auto"/>
              <w:bottom w:val="single" w:sz="4" w:space="0" w:color="auto"/>
              <w:right w:val="single" w:sz="4" w:space="0" w:color="auto"/>
            </w:tcBorders>
          </w:tcPr>
          <w:p w14:paraId="41162D8B" w14:textId="1B2006B2" w:rsidR="00A7751E" w:rsidRDefault="00A7751E" w:rsidP="00A7751E">
            <w:r>
              <w:t>13</w:t>
            </w:r>
          </w:p>
        </w:tc>
        <w:tc>
          <w:tcPr>
            <w:tcW w:w="851" w:type="dxa"/>
            <w:tcBorders>
              <w:top w:val="single" w:sz="4" w:space="0" w:color="auto"/>
              <w:left w:val="single" w:sz="4" w:space="0" w:color="auto"/>
              <w:bottom w:val="single" w:sz="4" w:space="0" w:color="auto"/>
              <w:right w:val="single" w:sz="4" w:space="0" w:color="auto"/>
            </w:tcBorders>
          </w:tcPr>
          <w:p w14:paraId="0ADDF2E2" w14:textId="50D3D0CD" w:rsidR="00A7751E" w:rsidRDefault="00FF48CF" w:rsidP="00A7751E">
            <w:r>
              <w:t>20</w:t>
            </w:r>
          </w:p>
        </w:tc>
        <w:tc>
          <w:tcPr>
            <w:tcW w:w="2581" w:type="dxa"/>
            <w:tcBorders>
              <w:top w:val="single" w:sz="4" w:space="0" w:color="auto"/>
              <w:left w:val="single" w:sz="4" w:space="0" w:color="auto"/>
              <w:bottom w:val="single" w:sz="4" w:space="0" w:color="auto"/>
              <w:right w:val="single" w:sz="4" w:space="0" w:color="auto"/>
            </w:tcBorders>
          </w:tcPr>
          <w:p w14:paraId="7FBB8337" w14:textId="1714EBFE" w:rsidR="00A7751E" w:rsidRDefault="00A7751E" w:rsidP="00A7751E">
            <w:r w:rsidRPr="00586012">
              <w:t>Naïve Bayes function to calculate the probabilities</w:t>
            </w:r>
          </w:p>
        </w:tc>
        <w:tc>
          <w:tcPr>
            <w:tcW w:w="4455" w:type="dxa"/>
            <w:tcBorders>
              <w:top w:val="single" w:sz="4" w:space="0" w:color="auto"/>
              <w:left w:val="single" w:sz="4" w:space="0" w:color="auto"/>
              <w:bottom w:val="single" w:sz="4" w:space="0" w:color="auto"/>
              <w:right w:val="single" w:sz="4" w:space="0" w:color="auto"/>
            </w:tcBorders>
          </w:tcPr>
          <w:p w14:paraId="57A5E13F" w14:textId="2B474F4A" w:rsidR="00A7751E" w:rsidRDefault="00A7751E" w:rsidP="00A7751E">
            <w:r>
              <w:t>The main function used for working out the probabilities for Naïve Bayes</w:t>
            </w:r>
          </w:p>
        </w:tc>
      </w:tr>
      <w:tr w:rsidR="00A7751E" w14:paraId="0D36521B" w14:textId="77777777" w:rsidTr="00A7751E">
        <w:tc>
          <w:tcPr>
            <w:tcW w:w="1129" w:type="dxa"/>
            <w:tcBorders>
              <w:top w:val="single" w:sz="4" w:space="0" w:color="auto"/>
              <w:left w:val="single" w:sz="4" w:space="0" w:color="auto"/>
              <w:bottom w:val="single" w:sz="4" w:space="0" w:color="auto"/>
              <w:right w:val="single" w:sz="4" w:space="0" w:color="auto"/>
            </w:tcBorders>
          </w:tcPr>
          <w:p w14:paraId="15B2E2B5" w14:textId="3D85D1FB" w:rsidR="00A7751E" w:rsidRDefault="00A7751E" w:rsidP="00A7751E">
            <w:r>
              <w:t>14</w:t>
            </w:r>
          </w:p>
        </w:tc>
        <w:tc>
          <w:tcPr>
            <w:tcW w:w="851" w:type="dxa"/>
            <w:tcBorders>
              <w:top w:val="single" w:sz="4" w:space="0" w:color="auto"/>
              <w:left w:val="single" w:sz="4" w:space="0" w:color="auto"/>
              <w:bottom w:val="single" w:sz="4" w:space="0" w:color="auto"/>
              <w:right w:val="single" w:sz="4" w:space="0" w:color="auto"/>
            </w:tcBorders>
          </w:tcPr>
          <w:p w14:paraId="0AAFEBE2" w14:textId="769CDE12" w:rsidR="00A7751E" w:rsidRDefault="00FF48CF" w:rsidP="00A7751E">
            <w:r>
              <w:t>21</w:t>
            </w:r>
          </w:p>
        </w:tc>
        <w:tc>
          <w:tcPr>
            <w:tcW w:w="2581" w:type="dxa"/>
            <w:tcBorders>
              <w:top w:val="single" w:sz="4" w:space="0" w:color="auto"/>
              <w:left w:val="single" w:sz="4" w:space="0" w:color="auto"/>
              <w:bottom w:val="single" w:sz="4" w:space="0" w:color="auto"/>
              <w:right w:val="single" w:sz="4" w:space="0" w:color="auto"/>
            </w:tcBorders>
          </w:tcPr>
          <w:p w14:paraId="19F90470" w14:textId="18AE1E08" w:rsidR="00A7751E" w:rsidRDefault="00A7751E" w:rsidP="00A7751E">
            <w:r w:rsidRPr="00586012">
              <w:t>Snippet of main function in Naïve Bayes</w:t>
            </w:r>
          </w:p>
        </w:tc>
        <w:tc>
          <w:tcPr>
            <w:tcW w:w="4455" w:type="dxa"/>
            <w:tcBorders>
              <w:top w:val="single" w:sz="4" w:space="0" w:color="auto"/>
              <w:left w:val="single" w:sz="4" w:space="0" w:color="auto"/>
              <w:bottom w:val="single" w:sz="4" w:space="0" w:color="auto"/>
              <w:right w:val="single" w:sz="4" w:space="0" w:color="auto"/>
            </w:tcBorders>
          </w:tcPr>
          <w:p w14:paraId="012BED2C" w14:textId="6879081E" w:rsidR="00A7751E" w:rsidRDefault="00A7751E" w:rsidP="00A7751E">
            <w:r>
              <w:t>A snippet of the main() function for Naïve Bayes</w:t>
            </w:r>
          </w:p>
        </w:tc>
      </w:tr>
      <w:tr w:rsidR="00A7751E" w14:paraId="7C8E0BAE" w14:textId="77777777" w:rsidTr="00A7751E">
        <w:tc>
          <w:tcPr>
            <w:tcW w:w="1129" w:type="dxa"/>
            <w:tcBorders>
              <w:top w:val="single" w:sz="4" w:space="0" w:color="auto"/>
              <w:left w:val="single" w:sz="4" w:space="0" w:color="auto"/>
              <w:bottom w:val="single" w:sz="4" w:space="0" w:color="auto"/>
              <w:right w:val="single" w:sz="4" w:space="0" w:color="auto"/>
            </w:tcBorders>
          </w:tcPr>
          <w:p w14:paraId="7038E23C" w14:textId="6E70018D" w:rsidR="00A7751E" w:rsidRDefault="00A7751E" w:rsidP="00A7751E">
            <w:r>
              <w:t>15</w:t>
            </w:r>
          </w:p>
        </w:tc>
        <w:tc>
          <w:tcPr>
            <w:tcW w:w="851" w:type="dxa"/>
            <w:tcBorders>
              <w:top w:val="single" w:sz="4" w:space="0" w:color="auto"/>
              <w:left w:val="single" w:sz="4" w:space="0" w:color="auto"/>
              <w:bottom w:val="single" w:sz="4" w:space="0" w:color="auto"/>
              <w:right w:val="single" w:sz="4" w:space="0" w:color="auto"/>
            </w:tcBorders>
          </w:tcPr>
          <w:p w14:paraId="514C1D3E" w14:textId="55B2B5B5" w:rsidR="00A7751E" w:rsidRDefault="00FF48CF" w:rsidP="00A7751E">
            <w:r>
              <w:t>21</w:t>
            </w:r>
          </w:p>
        </w:tc>
        <w:tc>
          <w:tcPr>
            <w:tcW w:w="2581" w:type="dxa"/>
            <w:tcBorders>
              <w:top w:val="single" w:sz="4" w:space="0" w:color="auto"/>
              <w:left w:val="single" w:sz="4" w:space="0" w:color="auto"/>
              <w:bottom w:val="single" w:sz="4" w:space="0" w:color="auto"/>
              <w:right w:val="single" w:sz="4" w:space="0" w:color="auto"/>
            </w:tcBorders>
          </w:tcPr>
          <w:p w14:paraId="700AC0B1" w14:textId="6AC2D991" w:rsidR="00A7751E" w:rsidRDefault="00A7751E" w:rsidP="00A7751E">
            <w:r w:rsidRPr="00586012">
              <w:t>Insert into CSV file for Naïve Bayes</w:t>
            </w:r>
          </w:p>
        </w:tc>
        <w:tc>
          <w:tcPr>
            <w:tcW w:w="4455" w:type="dxa"/>
            <w:tcBorders>
              <w:top w:val="single" w:sz="4" w:space="0" w:color="auto"/>
              <w:left w:val="single" w:sz="4" w:space="0" w:color="auto"/>
              <w:bottom w:val="single" w:sz="4" w:space="0" w:color="auto"/>
              <w:right w:val="single" w:sz="4" w:space="0" w:color="auto"/>
            </w:tcBorders>
          </w:tcPr>
          <w:p w14:paraId="678F3917" w14:textId="1470DE79" w:rsidR="00A7751E" w:rsidRDefault="00A7751E" w:rsidP="00A7751E">
            <w:r>
              <w:t>The code used to insert the algorithm results into a CSV file</w:t>
            </w:r>
          </w:p>
        </w:tc>
      </w:tr>
      <w:tr w:rsidR="00A7751E" w14:paraId="123886A7" w14:textId="77777777" w:rsidTr="00A7751E">
        <w:tc>
          <w:tcPr>
            <w:tcW w:w="1129" w:type="dxa"/>
            <w:tcBorders>
              <w:top w:val="single" w:sz="4" w:space="0" w:color="auto"/>
              <w:left w:val="single" w:sz="4" w:space="0" w:color="auto"/>
              <w:bottom w:val="single" w:sz="4" w:space="0" w:color="auto"/>
              <w:right w:val="single" w:sz="4" w:space="0" w:color="auto"/>
            </w:tcBorders>
          </w:tcPr>
          <w:p w14:paraId="047B697F" w14:textId="29A754EB" w:rsidR="00A7751E" w:rsidRDefault="00A7751E" w:rsidP="00A7751E">
            <w:r>
              <w:t>16</w:t>
            </w:r>
          </w:p>
        </w:tc>
        <w:tc>
          <w:tcPr>
            <w:tcW w:w="851" w:type="dxa"/>
            <w:tcBorders>
              <w:top w:val="single" w:sz="4" w:space="0" w:color="auto"/>
              <w:left w:val="single" w:sz="4" w:space="0" w:color="auto"/>
              <w:bottom w:val="single" w:sz="4" w:space="0" w:color="auto"/>
              <w:right w:val="single" w:sz="4" w:space="0" w:color="auto"/>
            </w:tcBorders>
          </w:tcPr>
          <w:p w14:paraId="0D8ADAB2" w14:textId="2A4E3960" w:rsidR="00A7751E" w:rsidRDefault="00FF48CF" w:rsidP="00A7751E">
            <w:r>
              <w:t>26</w:t>
            </w:r>
          </w:p>
        </w:tc>
        <w:tc>
          <w:tcPr>
            <w:tcW w:w="2581" w:type="dxa"/>
            <w:tcBorders>
              <w:top w:val="single" w:sz="4" w:space="0" w:color="auto"/>
              <w:left w:val="single" w:sz="4" w:space="0" w:color="auto"/>
              <w:bottom w:val="single" w:sz="4" w:space="0" w:color="auto"/>
              <w:right w:val="single" w:sz="4" w:space="0" w:color="auto"/>
            </w:tcBorders>
          </w:tcPr>
          <w:p w14:paraId="22F4A2ED" w14:textId="50218683" w:rsidR="00A7751E" w:rsidRDefault="00A7751E" w:rsidP="00A7751E">
            <w:r w:rsidRPr="00586012">
              <w:t xml:space="preserve">Schedule of PLePA with markings of differences </w:t>
            </w:r>
          </w:p>
        </w:tc>
        <w:tc>
          <w:tcPr>
            <w:tcW w:w="4455" w:type="dxa"/>
            <w:tcBorders>
              <w:top w:val="single" w:sz="4" w:space="0" w:color="auto"/>
              <w:left w:val="single" w:sz="4" w:space="0" w:color="auto"/>
              <w:bottom w:val="single" w:sz="4" w:space="0" w:color="auto"/>
              <w:right w:val="single" w:sz="4" w:space="0" w:color="auto"/>
            </w:tcBorders>
          </w:tcPr>
          <w:p w14:paraId="1E1B23C9" w14:textId="42D77E4B" w:rsidR="00A7751E" w:rsidRDefault="00A7751E" w:rsidP="00A7751E">
            <w:r>
              <w:t>The full schedule of PLePA with differences from beginning clearly marked</w:t>
            </w:r>
          </w:p>
        </w:tc>
      </w:tr>
    </w:tbl>
    <w:p w14:paraId="3A1FB3AE" w14:textId="57CD8150" w:rsidR="003D6D38" w:rsidRDefault="003D6D38" w:rsidP="003D6D38">
      <w:pPr>
        <w:pStyle w:val="Heading1"/>
      </w:pPr>
      <w:bookmarkStart w:id="3" w:name="_Toc50209157"/>
      <w:r>
        <w:t>Tables</w:t>
      </w:r>
      <w:bookmarkEnd w:id="3"/>
    </w:p>
    <w:tbl>
      <w:tblPr>
        <w:tblStyle w:val="TableGrid"/>
        <w:tblW w:w="0" w:type="auto"/>
        <w:tblLook w:val="04A0" w:firstRow="1" w:lastRow="0" w:firstColumn="1" w:lastColumn="0" w:noHBand="0" w:noVBand="1"/>
      </w:tblPr>
      <w:tblGrid>
        <w:gridCol w:w="1129"/>
        <w:gridCol w:w="851"/>
        <w:gridCol w:w="2513"/>
        <w:gridCol w:w="4523"/>
      </w:tblGrid>
      <w:tr w:rsidR="00B75C76" w14:paraId="2C8D2EE0" w14:textId="77777777" w:rsidTr="00B75C76">
        <w:tc>
          <w:tcPr>
            <w:tcW w:w="1129" w:type="dxa"/>
            <w:tcBorders>
              <w:top w:val="single" w:sz="4" w:space="0" w:color="auto"/>
              <w:left w:val="single" w:sz="4" w:space="0" w:color="auto"/>
              <w:bottom w:val="single" w:sz="4" w:space="0" w:color="auto"/>
              <w:right w:val="single" w:sz="4" w:space="0" w:color="auto"/>
            </w:tcBorders>
            <w:hideMark/>
          </w:tcPr>
          <w:p w14:paraId="1888A138" w14:textId="77777777" w:rsidR="00B75C76" w:rsidRDefault="00B75C76">
            <w:pPr>
              <w:rPr>
                <w:sz w:val="24"/>
                <w:szCs w:val="24"/>
              </w:rPr>
            </w:pPr>
            <w:r>
              <w:rPr>
                <w:sz w:val="24"/>
                <w:szCs w:val="24"/>
              </w:rPr>
              <w:t>Table</w:t>
            </w:r>
          </w:p>
        </w:tc>
        <w:tc>
          <w:tcPr>
            <w:tcW w:w="851" w:type="dxa"/>
            <w:tcBorders>
              <w:top w:val="single" w:sz="4" w:space="0" w:color="auto"/>
              <w:left w:val="single" w:sz="4" w:space="0" w:color="auto"/>
              <w:bottom w:val="single" w:sz="4" w:space="0" w:color="auto"/>
              <w:right w:val="single" w:sz="4" w:space="0" w:color="auto"/>
            </w:tcBorders>
            <w:hideMark/>
          </w:tcPr>
          <w:p w14:paraId="4C9D9EDC" w14:textId="77777777" w:rsidR="00B75C76" w:rsidRDefault="00B75C76">
            <w:pPr>
              <w:rPr>
                <w:sz w:val="24"/>
                <w:szCs w:val="24"/>
              </w:rPr>
            </w:pPr>
            <w:r>
              <w:rPr>
                <w:sz w:val="24"/>
                <w:szCs w:val="24"/>
              </w:rPr>
              <w:t>Page</w:t>
            </w:r>
          </w:p>
        </w:tc>
        <w:tc>
          <w:tcPr>
            <w:tcW w:w="2513" w:type="dxa"/>
            <w:tcBorders>
              <w:top w:val="single" w:sz="4" w:space="0" w:color="auto"/>
              <w:left w:val="single" w:sz="4" w:space="0" w:color="auto"/>
              <w:bottom w:val="single" w:sz="4" w:space="0" w:color="auto"/>
              <w:right w:val="single" w:sz="4" w:space="0" w:color="auto"/>
            </w:tcBorders>
            <w:hideMark/>
          </w:tcPr>
          <w:p w14:paraId="55E43CA1" w14:textId="77777777" w:rsidR="00B75C76" w:rsidRDefault="00B75C76">
            <w:pPr>
              <w:rPr>
                <w:sz w:val="24"/>
                <w:szCs w:val="24"/>
              </w:rPr>
            </w:pPr>
            <w:r>
              <w:rPr>
                <w:sz w:val="24"/>
                <w:szCs w:val="24"/>
              </w:rPr>
              <w:t>Name</w:t>
            </w:r>
          </w:p>
        </w:tc>
        <w:tc>
          <w:tcPr>
            <w:tcW w:w="4523" w:type="dxa"/>
            <w:tcBorders>
              <w:top w:val="single" w:sz="4" w:space="0" w:color="auto"/>
              <w:left w:val="single" w:sz="4" w:space="0" w:color="auto"/>
              <w:bottom w:val="single" w:sz="4" w:space="0" w:color="auto"/>
              <w:right w:val="single" w:sz="4" w:space="0" w:color="auto"/>
            </w:tcBorders>
            <w:hideMark/>
          </w:tcPr>
          <w:p w14:paraId="2FF6DD1B" w14:textId="77777777" w:rsidR="00B75C76" w:rsidRDefault="00B75C76">
            <w:pPr>
              <w:rPr>
                <w:sz w:val="24"/>
                <w:szCs w:val="24"/>
              </w:rPr>
            </w:pPr>
            <w:r>
              <w:rPr>
                <w:sz w:val="24"/>
                <w:szCs w:val="24"/>
              </w:rPr>
              <w:t>Description</w:t>
            </w:r>
          </w:p>
        </w:tc>
      </w:tr>
      <w:tr w:rsidR="00B75C76" w14:paraId="7E58D566" w14:textId="77777777" w:rsidTr="00B75C76">
        <w:tc>
          <w:tcPr>
            <w:tcW w:w="1129" w:type="dxa"/>
            <w:tcBorders>
              <w:top w:val="single" w:sz="4" w:space="0" w:color="auto"/>
              <w:left w:val="single" w:sz="4" w:space="0" w:color="auto"/>
              <w:bottom w:val="single" w:sz="4" w:space="0" w:color="auto"/>
              <w:right w:val="single" w:sz="4" w:space="0" w:color="auto"/>
            </w:tcBorders>
            <w:hideMark/>
          </w:tcPr>
          <w:p w14:paraId="3F4C0797" w14:textId="77777777" w:rsidR="00B75C76" w:rsidRDefault="00B75C76" w:rsidP="00B75C76">
            <w:r>
              <w:t>1</w:t>
            </w:r>
          </w:p>
        </w:tc>
        <w:tc>
          <w:tcPr>
            <w:tcW w:w="851" w:type="dxa"/>
            <w:tcBorders>
              <w:top w:val="single" w:sz="4" w:space="0" w:color="auto"/>
              <w:left w:val="single" w:sz="4" w:space="0" w:color="auto"/>
              <w:bottom w:val="single" w:sz="4" w:space="0" w:color="auto"/>
              <w:right w:val="single" w:sz="4" w:space="0" w:color="auto"/>
            </w:tcBorders>
          </w:tcPr>
          <w:p w14:paraId="62CBF8E1" w14:textId="68DEB072" w:rsidR="00B75C76" w:rsidRDefault="00FF48CF" w:rsidP="00B75C76">
            <w:r>
              <w:t>6/7</w:t>
            </w:r>
          </w:p>
        </w:tc>
        <w:tc>
          <w:tcPr>
            <w:tcW w:w="2513" w:type="dxa"/>
            <w:tcBorders>
              <w:top w:val="single" w:sz="4" w:space="0" w:color="auto"/>
              <w:left w:val="single" w:sz="4" w:space="0" w:color="auto"/>
              <w:bottom w:val="single" w:sz="4" w:space="0" w:color="auto"/>
              <w:right w:val="single" w:sz="4" w:space="0" w:color="auto"/>
            </w:tcBorders>
            <w:hideMark/>
          </w:tcPr>
          <w:p w14:paraId="4617C573" w14:textId="553677C9" w:rsidR="00B75C76" w:rsidRDefault="00B75C76" w:rsidP="00B75C76">
            <w:r>
              <w:t>Project scope</w:t>
            </w:r>
          </w:p>
        </w:tc>
        <w:tc>
          <w:tcPr>
            <w:tcW w:w="4523" w:type="dxa"/>
            <w:tcBorders>
              <w:top w:val="single" w:sz="4" w:space="0" w:color="auto"/>
              <w:left w:val="single" w:sz="4" w:space="0" w:color="auto"/>
              <w:bottom w:val="single" w:sz="4" w:space="0" w:color="auto"/>
              <w:right w:val="single" w:sz="4" w:space="0" w:color="auto"/>
            </w:tcBorders>
            <w:hideMark/>
          </w:tcPr>
          <w:p w14:paraId="18FEB455" w14:textId="4537A28E" w:rsidR="00B75C76" w:rsidRDefault="00B75C76" w:rsidP="00B75C76">
            <w:r>
              <w:t>A table to describe each part of the project scope and a current evaluation.</w:t>
            </w:r>
          </w:p>
        </w:tc>
      </w:tr>
      <w:tr w:rsidR="00B75C76" w14:paraId="77FD09F0" w14:textId="77777777" w:rsidTr="00B75C76">
        <w:tc>
          <w:tcPr>
            <w:tcW w:w="1129" w:type="dxa"/>
            <w:tcBorders>
              <w:top w:val="single" w:sz="4" w:space="0" w:color="auto"/>
              <w:left w:val="single" w:sz="4" w:space="0" w:color="auto"/>
              <w:bottom w:val="single" w:sz="4" w:space="0" w:color="auto"/>
              <w:right w:val="single" w:sz="4" w:space="0" w:color="auto"/>
            </w:tcBorders>
            <w:hideMark/>
          </w:tcPr>
          <w:p w14:paraId="30FFB6EC" w14:textId="77777777" w:rsidR="00B75C76" w:rsidRDefault="00B75C76">
            <w:r>
              <w:t>2</w:t>
            </w:r>
          </w:p>
        </w:tc>
        <w:tc>
          <w:tcPr>
            <w:tcW w:w="851" w:type="dxa"/>
            <w:tcBorders>
              <w:top w:val="single" w:sz="4" w:space="0" w:color="auto"/>
              <w:left w:val="single" w:sz="4" w:space="0" w:color="auto"/>
              <w:bottom w:val="single" w:sz="4" w:space="0" w:color="auto"/>
              <w:right w:val="single" w:sz="4" w:space="0" w:color="auto"/>
            </w:tcBorders>
          </w:tcPr>
          <w:p w14:paraId="5D1941CA" w14:textId="7D9189DB" w:rsidR="00B75C76" w:rsidRDefault="00FF48CF">
            <w:r>
              <w:t>22</w:t>
            </w:r>
          </w:p>
        </w:tc>
        <w:tc>
          <w:tcPr>
            <w:tcW w:w="2513" w:type="dxa"/>
            <w:tcBorders>
              <w:top w:val="single" w:sz="4" w:space="0" w:color="auto"/>
              <w:left w:val="single" w:sz="4" w:space="0" w:color="auto"/>
              <w:bottom w:val="single" w:sz="4" w:space="0" w:color="auto"/>
              <w:right w:val="single" w:sz="4" w:space="0" w:color="auto"/>
            </w:tcBorders>
          </w:tcPr>
          <w:p w14:paraId="2CFDDC38" w14:textId="0F78C097" w:rsidR="00B75C76" w:rsidRDefault="00B75C76">
            <w:r>
              <w:t>Table to show the results of the different algorithms used in PLePA split between two and three class classifications</w:t>
            </w:r>
          </w:p>
        </w:tc>
        <w:tc>
          <w:tcPr>
            <w:tcW w:w="4523" w:type="dxa"/>
            <w:tcBorders>
              <w:top w:val="single" w:sz="4" w:space="0" w:color="auto"/>
              <w:left w:val="single" w:sz="4" w:space="0" w:color="auto"/>
              <w:bottom w:val="single" w:sz="4" w:space="0" w:color="auto"/>
              <w:right w:val="single" w:sz="4" w:space="0" w:color="auto"/>
            </w:tcBorders>
          </w:tcPr>
          <w:p w14:paraId="21F61129" w14:textId="5E3A89CE" w:rsidR="00B75C76" w:rsidRDefault="00C92E84">
            <w:r>
              <w:t>The results of the algorithms shown in a table format.</w:t>
            </w:r>
          </w:p>
        </w:tc>
      </w:tr>
      <w:tr w:rsidR="0020342D" w14:paraId="4BCDB331" w14:textId="77777777" w:rsidTr="00B75C76">
        <w:tc>
          <w:tcPr>
            <w:tcW w:w="1129" w:type="dxa"/>
            <w:tcBorders>
              <w:top w:val="single" w:sz="4" w:space="0" w:color="auto"/>
              <w:left w:val="single" w:sz="4" w:space="0" w:color="auto"/>
              <w:bottom w:val="single" w:sz="4" w:space="0" w:color="auto"/>
              <w:right w:val="single" w:sz="4" w:space="0" w:color="auto"/>
            </w:tcBorders>
            <w:hideMark/>
          </w:tcPr>
          <w:p w14:paraId="4173374C" w14:textId="77777777" w:rsidR="0020342D" w:rsidRDefault="0020342D" w:rsidP="0020342D">
            <w:r>
              <w:t>3</w:t>
            </w:r>
          </w:p>
        </w:tc>
        <w:tc>
          <w:tcPr>
            <w:tcW w:w="851" w:type="dxa"/>
            <w:tcBorders>
              <w:top w:val="single" w:sz="4" w:space="0" w:color="auto"/>
              <w:left w:val="single" w:sz="4" w:space="0" w:color="auto"/>
              <w:bottom w:val="single" w:sz="4" w:space="0" w:color="auto"/>
              <w:right w:val="single" w:sz="4" w:space="0" w:color="auto"/>
            </w:tcBorders>
          </w:tcPr>
          <w:p w14:paraId="7C1D22DE" w14:textId="07C00E48" w:rsidR="0020342D" w:rsidRDefault="00FF48CF" w:rsidP="0020342D">
            <w:r>
              <w:t>22</w:t>
            </w:r>
          </w:p>
        </w:tc>
        <w:tc>
          <w:tcPr>
            <w:tcW w:w="2513" w:type="dxa"/>
            <w:tcBorders>
              <w:top w:val="single" w:sz="4" w:space="0" w:color="auto"/>
              <w:left w:val="single" w:sz="4" w:space="0" w:color="auto"/>
              <w:bottom w:val="single" w:sz="4" w:space="0" w:color="auto"/>
              <w:right w:val="single" w:sz="4" w:space="0" w:color="auto"/>
            </w:tcBorders>
          </w:tcPr>
          <w:p w14:paraId="04CF8AB3" w14:textId="2BB9A0C9" w:rsidR="0020342D" w:rsidRDefault="0020342D" w:rsidP="0020342D">
            <w:r>
              <w:t>Activity evaluation</w:t>
            </w:r>
          </w:p>
        </w:tc>
        <w:tc>
          <w:tcPr>
            <w:tcW w:w="4523" w:type="dxa"/>
            <w:tcBorders>
              <w:top w:val="single" w:sz="4" w:space="0" w:color="auto"/>
              <w:left w:val="single" w:sz="4" w:space="0" w:color="auto"/>
              <w:bottom w:val="single" w:sz="4" w:space="0" w:color="auto"/>
              <w:right w:val="single" w:sz="4" w:space="0" w:color="auto"/>
            </w:tcBorders>
          </w:tcPr>
          <w:p w14:paraId="2908A5CF" w14:textId="39171E89" w:rsidR="0020342D" w:rsidRDefault="0020342D" w:rsidP="0020342D">
            <w:r>
              <w:t>A table to show the evaluation of the activities, giving detail on where each activity got up to.</w:t>
            </w:r>
          </w:p>
        </w:tc>
      </w:tr>
      <w:tr w:rsidR="00FF48CF" w14:paraId="5B155B81" w14:textId="77777777" w:rsidTr="00B75C76">
        <w:tc>
          <w:tcPr>
            <w:tcW w:w="1129" w:type="dxa"/>
            <w:tcBorders>
              <w:top w:val="single" w:sz="4" w:space="0" w:color="auto"/>
              <w:left w:val="single" w:sz="4" w:space="0" w:color="auto"/>
              <w:bottom w:val="single" w:sz="4" w:space="0" w:color="auto"/>
              <w:right w:val="single" w:sz="4" w:space="0" w:color="auto"/>
            </w:tcBorders>
          </w:tcPr>
          <w:p w14:paraId="6C79FBA0" w14:textId="085C4803" w:rsidR="00FF48CF" w:rsidRDefault="00FF48CF" w:rsidP="00FF48CF">
            <w:r>
              <w:t>4</w:t>
            </w:r>
          </w:p>
        </w:tc>
        <w:tc>
          <w:tcPr>
            <w:tcW w:w="851" w:type="dxa"/>
            <w:tcBorders>
              <w:top w:val="single" w:sz="4" w:space="0" w:color="auto"/>
              <w:left w:val="single" w:sz="4" w:space="0" w:color="auto"/>
              <w:bottom w:val="single" w:sz="4" w:space="0" w:color="auto"/>
              <w:right w:val="single" w:sz="4" w:space="0" w:color="auto"/>
            </w:tcBorders>
          </w:tcPr>
          <w:p w14:paraId="1EB7145A" w14:textId="40C42661" w:rsidR="00FF48CF" w:rsidRDefault="00FF48CF" w:rsidP="00FF48CF">
            <w:r>
              <w:t>24</w:t>
            </w:r>
          </w:p>
        </w:tc>
        <w:tc>
          <w:tcPr>
            <w:tcW w:w="2513" w:type="dxa"/>
            <w:tcBorders>
              <w:top w:val="single" w:sz="4" w:space="0" w:color="auto"/>
              <w:left w:val="single" w:sz="4" w:space="0" w:color="auto"/>
              <w:bottom w:val="single" w:sz="4" w:space="0" w:color="auto"/>
              <w:right w:val="single" w:sz="4" w:space="0" w:color="auto"/>
            </w:tcBorders>
          </w:tcPr>
          <w:p w14:paraId="70947179" w14:textId="4BE92724" w:rsidR="00FF48CF" w:rsidRDefault="00FF48CF" w:rsidP="00FF48CF">
            <w:r>
              <w:t>LEPSI review</w:t>
            </w:r>
          </w:p>
        </w:tc>
        <w:tc>
          <w:tcPr>
            <w:tcW w:w="4523" w:type="dxa"/>
            <w:tcBorders>
              <w:top w:val="single" w:sz="4" w:space="0" w:color="auto"/>
              <w:left w:val="single" w:sz="4" w:space="0" w:color="auto"/>
              <w:bottom w:val="single" w:sz="4" w:space="0" w:color="auto"/>
              <w:right w:val="single" w:sz="4" w:space="0" w:color="auto"/>
            </w:tcBorders>
          </w:tcPr>
          <w:p w14:paraId="09D21251" w14:textId="4A8F681E" w:rsidR="00FF48CF" w:rsidRDefault="00FF48CF" w:rsidP="00FF48CF">
            <w:r>
              <w:t>Review of LEPSI.</w:t>
            </w:r>
          </w:p>
        </w:tc>
      </w:tr>
      <w:tr w:rsidR="00FF48CF" w14:paraId="3EAE4748" w14:textId="77777777" w:rsidTr="00B75C76">
        <w:tc>
          <w:tcPr>
            <w:tcW w:w="1129" w:type="dxa"/>
            <w:tcBorders>
              <w:top w:val="single" w:sz="4" w:space="0" w:color="auto"/>
              <w:left w:val="single" w:sz="4" w:space="0" w:color="auto"/>
              <w:bottom w:val="single" w:sz="4" w:space="0" w:color="auto"/>
              <w:right w:val="single" w:sz="4" w:space="0" w:color="auto"/>
            </w:tcBorders>
            <w:hideMark/>
          </w:tcPr>
          <w:p w14:paraId="2D603319" w14:textId="0353BBB4" w:rsidR="00FF48CF" w:rsidRDefault="00FF48CF" w:rsidP="00FF48CF">
            <w:pPr>
              <w:tabs>
                <w:tab w:val="left" w:pos="749"/>
              </w:tabs>
            </w:pPr>
            <w:r>
              <w:t>5</w:t>
            </w:r>
          </w:p>
        </w:tc>
        <w:tc>
          <w:tcPr>
            <w:tcW w:w="851" w:type="dxa"/>
            <w:tcBorders>
              <w:top w:val="single" w:sz="4" w:space="0" w:color="auto"/>
              <w:left w:val="single" w:sz="4" w:space="0" w:color="auto"/>
              <w:bottom w:val="single" w:sz="4" w:space="0" w:color="auto"/>
              <w:right w:val="single" w:sz="4" w:space="0" w:color="auto"/>
            </w:tcBorders>
          </w:tcPr>
          <w:p w14:paraId="5E9506D2" w14:textId="06F2F2E4" w:rsidR="00FF48CF" w:rsidRDefault="00FF48CF" w:rsidP="00FF48CF">
            <w:r>
              <w:t>29</w:t>
            </w:r>
          </w:p>
        </w:tc>
        <w:tc>
          <w:tcPr>
            <w:tcW w:w="2513" w:type="dxa"/>
            <w:tcBorders>
              <w:top w:val="single" w:sz="4" w:space="0" w:color="auto"/>
              <w:left w:val="single" w:sz="4" w:space="0" w:color="auto"/>
              <w:bottom w:val="single" w:sz="4" w:space="0" w:color="auto"/>
              <w:right w:val="single" w:sz="4" w:space="0" w:color="auto"/>
            </w:tcBorders>
          </w:tcPr>
          <w:p w14:paraId="16337DBC" w14:textId="42FD7D61" w:rsidR="00FF48CF" w:rsidRDefault="00FF48CF" w:rsidP="00FF48CF">
            <w:r>
              <w:t>Resource list</w:t>
            </w:r>
          </w:p>
        </w:tc>
        <w:tc>
          <w:tcPr>
            <w:tcW w:w="4523" w:type="dxa"/>
            <w:tcBorders>
              <w:top w:val="single" w:sz="4" w:space="0" w:color="auto"/>
              <w:left w:val="single" w:sz="4" w:space="0" w:color="auto"/>
              <w:bottom w:val="single" w:sz="4" w:space="0" w:color="auto"/>
              <w:right w:val="single" w:sz="4" w:space="0" w:color="auto"/>
            </w:tcBorders>
          </w:tcPr>
          <w:p w14:paraId="506B47CC" w14:textId="4F6FCBD6" w:rsidR="00FF48CF" w:rsidRDefault="00FF48CF" w:rsidP="00FF48CF">
            <w:r>
              <w:t>A list of resources required for PLePA</w:t>
            </w:r>
          </w:p>
        </w:tc>
      </w:tr>
      <w:tr w:rsidR="00FF48CF" w14:paraId="083E4194" w14:textId="77777777" w:rsidTr="00B75C76">
        <w:tc>
          <w:tcPr>
            <w:tcW w:w="1129" w:type="dxa"/>
            <w:tcBorders>
              <w:top w:val="single" w:sz="4" w:space="0" w:color="auto"/>
              <w:left w:val="single" w:sz="4" w:space="0" w:color="auto"/>
              <w:bottom w:val="single" w:sz="4" w:space="0" w:color="auto"/>
              <w:right w:val="single" w:sz="4" w:space="0" w:color="auto"/>
            </w:tcBorders>
            <w:hideMark/>
          </w:tcPr>
          <w:p w14:paraId="3EF17DC2" w14:textId="4F0C03E6" w:rsidR="00FF48CF" w:rsidRDefault="00FF48CF" w:rsidP="00FF48CF">
            <w:pPr>
              <w:tabs>
                <w:tab w:val="left" w:pos="749"/>
              </w:tabs>
            </w:pPr>
            <w:r>
              <w:t>6</w:t>
            </w:r>
          </w:p>
        </w:tc>
        <w:tc>
          <w:tcPr>
            <w:tcW w:w="851" w:type="dxa"/>
            <w:tcBorders>
              <w:top w:val="single" w:sz="4" w:space="0" w:color="auto"/>
              <w:left w:val="single" w:sz="4" w:space="0" w:color="auto"/>
              <w:bottom w:val="single" w:sz="4" w:space="0" w:color="auto"/>
              <w:right w:val="single" w:sz="4" w:space="0" w:color="auto"/>
            </w:tcBorders>
          </w:tcPr>
          <w:p w14:paraId="517244D5" w14:textId="51BC1024" w:rsidR="00FF48CF" w:rsidRDefault="00FF48CF" w:rsidP="00FF48CF">
            <w:r>
              <w:t>30</w:t>
            </w:r>
          </w:p>
        </w:tc>
        <w:tc>
          <w:tcPr>
            <w:tcW w:w="2513" w:type="dxa"/>
            <w:tcBorders>
              <w:top w:val="single" w:sz="4" w:space="0" w:color="auto"/>
              <w:left w:val="single" w:sz="4" w:space="0" w:color="auto"/>
              <w:bottom w:val="single" w:sz="4" w:space="0" w:color="auto"/>
              <w:right w:val="single" w:sz="4" w:space="0" w:color="auto"/>
            </w:tcBorders>
          </w:tcPr>
          <w:p w14:paraId="27C7728D" w14:textId="3449D1D8" w:rsidR="00FF48CF" w:rsidRDefault="00FF48CF" w:rsidP="00FF48CF">
            <w:r>
              <w:t>Risks list</w:t>
            </w:r>
          </w:p>
        </w:tc>
        <w:tc>
          <w:tcPr>
            <w:tcW w:w="4523" w:type="dxa"/>
            <w:tcBorders>
              <w:top w:val="single" w:sz="4" w:space="0" w:color="auto"/>
              <w:left w:val="single" w:sz="4" w:space="0" w:color="auto"/>
              <w:bottom w:val="single" w:sz="4" w:space="0" w:color="auto"/>
              <w:right w:val="single" w:sz="4" w:space="0" w:color="auto"/>
            </w:tcBorders>
          </w:tcPr>
          <w:p w14:paraId="29825687" w14:textId="17D3D23D" w:rsidR="00FF48CF" w:rsidRDefault="00FF48CF" w:rsidP="00FF48CF">
            <w:r>
              <w:t>A list of risks to be managed for PLePA</w:t>
            </w:r>
          </w:p>
        </w:tc>
      </w:tr>
      <w:tr w:rsidR="00FF48CF" w14:paraId="005617F3" w14:textId="77777777" w:rsidTr="00B75C76">
        <w:tc>
          <w:tcPr>
            <w:tcW w:w="1129" w:type="dxa"/>
            <w:tcBorders>
              <w:top w:val="single" w:sz="4" w:space="0" w:color="auto"/>
              <w:left w:val="single" w:sz="4" w:space="0" w:color="auto"/>
              <w:bottom w:val="single" w:sz="4" w:space="0" w:color="auto"/>
              <w:right w:val="single" w:sz="4" w:space="0" w:color="auto"/>
            </w:tcBorders>
          </w:tcPr>
          <w:p w14:paraId="5ECC988B" w14:textId="2F4DA177" w:rsidR="00FF48CF" w:rsidRDefault="00FF48CF" w:rsidP="00FF48CF">
            <w:pPr>
              <w:tabs>
                <w:tab w:val="left" w:pos="749"/>
              </w:tabs>
            </w:pPr>
            <w:r>
              <w:t>7</w:t>
            </w:r>
          </w:p>
        </w:tc>
        <w:tc>
          <w:tcPr>
            <w:tcW w:w="851" w:type="dxa"/>
            <w:tcBorders>
              <w:top w:val="single" w:sz="4" w:space="0" w:color="auto"/>
              <w:left w:val="single" w:sz="4" w:space="0" w:color="auto"/>
              <w:bottom w:val="single" w:sz="4" w:space="0" w:color="auto"/>
              <w:right w:val="single" w:sz="4" w:space="0" w:color="auto"/>
            </w:tcBorders>
          </w:tcPr>
          <w:p w14:paraId="6A050893" w14:textId="1D62BDAE" w:rsidR="00FF48CF" w:rsidRDefault="00FF48CF" w:rsidP="00FF48CF">
            <w:r>
              <w:t>31</w:t>
            </w:r>
          </w:p>
        </w:tc>
        <w:tc>
          <w:tcPr>
            <w:tcW w:w="2513" w:type="dxa"/>
            <w:tcBorders>
              <w:top w:val="single" w:sz="4" w:space="0" w:color="auto"/>
              <w:left w:val="single" w:sz="4" w:space="0" w:color="auto"/>
              <w:bottom w:val="single" w:sz="4" w:space="0" w:color="auto"/>
              <w:right w:val="single" w:sz="4" w:space="0" w:color="auto"/>
            </w:tcBorders>
          </w:tcPr>
          <w:p w14:paraId="5E26E7D0" w14:textId="2F7AD31C" w:rsidR="00FF48CF" w:rsidRDefault="00FF48CF" w:rsidP="00FF48CF">
            <w:r>
              <w:t>Skills list</w:t>
            </w:r>
          </w:p>
        </w:tc>
        <w:tc>
          <w:tcPr>
            <w:tcW w:w="4523" w:type="dxa"/>
            <w:tcBorders>
              <w:top w:val="single" w:sz="4" w:space="0" w:color="auto"/>
              <w:left w:val="single" w:sz="4" w:space="0" w:color="auto"/>
              <w:bottom w:val="single" w:sz="4" w:space="0" w:color="auto"/>
              <w:right w:val="single" w:sz="4" w:space="0" w:color="auto"/>
            </w:tcBorders>
          </w:tcPr>
          <w:p w14:paraId="1597EC6F" w14:textId="658FF74D" w:rsidR="00FF48CF" w:rsidRDefault="00FF48CF" w:rsidP="00FF48CF">
            <w:r>
              <w:t>A list of skill required for PLePA</w:t>
            </w:r>
          </w:p>
        </w:tc>
      </w:tr>
    </w:tbl>
    <w:p w14:paraId="091A1B4B" w14:textId="57436066" w:rsidR="003D6D38" w:rsidRDefault="003D6D38" w:rsidP="003D6D38"/>
    <w:p w14:paraId="11282B09" w14:textId="15CBFCC1" w:rsidR="003D6D38" w:rsidRDefault="003D6D38" w:rsidP="003D6D38">
      <w:pPr>
        <w:pStyle w:val="Heading1"/>
      </w:pPr>
      <w:bookmarkStart w:id="4" w:name="_Toc50209158"/>
      <w:r>
        <w:t>Glossary</w:t>
      </w:r>
      <w:bookmarkEnd w:id="4"/>
    </w:p>
    <w:p w14:paraId="70B93EA0" w14:textId="7BD418D7" w:rsidR="001A61C9" w:rsidRPr="00DF2135" w:rsidRDefault="001A61C9" w:rsidP="001A61C9">
      <w:r>
        <w:t>PLePA – Premier League predictive learning algorithm, the name of the project.</w:t>
      </w:r>
      <w:r>
        <w:br/>
      </w:r>
      <w:r w:rsidRPr="003477B5">
        <w:t>Premier League – The highest league in English football.</w:t>
      </w:r>
      <w:r>
        <w:br/>
        <w:t>Structured-case lifecycle – The lifecycle chosen for PLePA, it consists of multiple Conceptual Frameworks, described below.</w:t>
      </w:r>
      <w:r>
        <w:br/>
        <w:t xml:space="preserve">Conceptual Framework, also known as CF – A conceptual framework is a chunk of the lifecycle, it has a plan, process, analysis and reflection piece. </w:t>
      </w:r>
      <w:r>
        <w:br/>
        <w:t>LEPSI – Legal, Ethical, Professional and Social issues.</w:t>
      </w:r>
      <w:r>
        <w:br/>
        <w:t>Random Forest – Random Forest is one of the algorithms developed.</w:t>
      </w:r>
      <w:r>
        <w:br/>
        <w:t>k-NN – k-Nearest Neighbours</w:t>
      </w:r>
      <w:r w:rsidR="003A04EA">
        <w:t>, commonly known as k-NN,</w:t>
      </w:r>
      <w:r>
        <w:t xml:space="preserve"> is one of the algorithms developed.</w:t>
      </w:r>
      <w:r>
        <w:br/>
      </w:r>
      <w:r>
        <w:lastRenderedPageBreak/>
        <w:t>SVM – Support Vector Machines</w:t>
      </w:r>
      <w:r w:rsidR="003A04EA">
        <w:t>, commonly known as SVM,</w:t>
      </w:r>
      <w:r>
        <w:t xml:space="preserve"> is one of the algorithms developed.</w:t>
      </w:r>
      <w:r>
        <w:br/>
      </w:r>
      <w:r w:rsidRPr="00B77B64">
        <w:t>Naïve Bayes</w:t>
      </w:r>
      <w:r>
        <w:t xml:space="preserve"> - </w:t>
      </w:r>
      <w:r w:rsidRPr="00B77B64">
        <w:t>Naïve Bayes</w:t>
      </w:r>
      <w:r>
        <w:t xml:space="preserve"> is one of the algorithms developed.</w:t>
      </w:r>
      <w:r>
        <w:br/>
        <w:t xml:space="preserve">SDLC – Software Development Life Cycle, it is the process from beginning to end of a software project, there are many different life cycle choices. </w:t>
      </w:r>
    </w:p>
    <w:p w14:paraId="2EC980CF" w14:textId="3212DE53" w:rsidR="003D6D38" w:rsidRPr="003D6D38" w:rsidRDefault="003D6D38" w:rsidP="003D6D38">
      <w:pPr>
        <w:pStyle w:val="Heading1"/>
      </w:pPr>
      <w:bookmarkStart w:id="5" w:name="_Toc50209159"/>
      <w:r>
        <w:t>Section 1 – The problem</w:t>
      </w:r>
      <w:bookmarkEnd w:id="5"/>
    </w:p>
    <w:p w14:paraId="67E8E7CF" w14:textId="2436BA54" w:rsidR="003D6D38" w:rsidRDefault="003D6D38" w:rsidP="003D6D38">
      <w:pPr>
        <w:pStyle w:val="Heading2"/>
      </w:pPr>
      <w:bookmarkStart w:id="6" w:name="_Toc50209160"/>
      <w:r>
        <w:t>1.1 Project Description</w:t>
      </w:r>
      <w:bookmarkEnd w:id="6"/>
    </w:p>
    <w:p w14:paraId="0F4174B2" w14:textId="555B47C5" w:rsidR="009E64E5" w:rsidRDefault="009E64E5" w:rsidP="001A3D49">
      <w:r>
        <w:t xml:space="preserve">The project is to create a predictive algorithm for Premier League results. It will use historic data; it will use data since the 2014-15 season. </w:t>
      </w:r>
      <w:r w:rsidR="006079AC">
        <w:t xml:space="preserve">Adding further data, if needed, would only require a couple of simple steps to be carried out, as the </w:t>
      </w:r>
      <w:r>
        <w:t xml:space="preserve">work </w:t>
      </w:r>
      <w:r w:rsidR="006079AC">
        <w:t xml:space="preserve">in </w:t>
      </w:r>
      <w:r>
        <w:t xml:space="preserve">creating the Python scripts to insert the data </w:t>
      </w:r>
      <w:r w:rsidR="006079AC">
        <w:t xml:space="preserve">has been completed </w:t>
      </w:r>
      <w:r>
        <w:t xml:space="preserve">and notes have been </w:t>
      </w:r>
      <w:r w:rsidR="006079AC">
        <w:t>prepared</w:t>
      </w:r>
      <w:r w:rsidR="00585DB0">
        <w:t xml:space="preserve"> </w:t>
      </w:r>
      <w:r>
        <w:t xml:space="preserve">on cleansing the data. The difference between this project and similar projects out there is that all the algorithms developed </w:t>
      </w:r>
      <w:r w:rsidR="006079AC">
        <w:t xml:space="preserve">in this project </w:t>
      </w:r>
      <w:r>
        <w:t xml:space="preserve">will use the distance travelled for the away team as a key factor. </w:t>
      </w:r>
    </w:p>
    <w:p w14:paraId="5D268E2E" w14:textId="3CB86BA3" w:rsidR="009E64E5" w:rsidRDefault="009E64E5" w:rsidP="009E64E5">
      <w:r>
        <w:t>The aim is to produce four separate algorithms and determine which has the most accurate results. The four algorithms use</w:t>
      </w:r>
      <w:r w:rsidR="00277D48">
        <w:t>d</w:t>
      </w:r>
      <w:r>
        <w:t xml:space="preserve"> are Support Vector Machines (SVM), Random Forest, </w:t>
      </w:r>
      <w:r w:rsidRPr="00B77B64">
        <w:t>Naïve Bayes</w:t>
      </w:r>
      <w:r>
        <w:t xml:space="preserve"> and k-NN. The goal is to have around a 75-80% pass rate</w:t>
      </w:r>
      <w:r w:rsidR="006079AC">
        <w:t>.</w:t>
      </w:r>
      <w:r>
        <w:t xml:space="preserve"> </w:t>
      </w:r>
      <w:r w:rsidR="006079AC">
        <w:t xml:space="preserve">The project will be appeal to football fans </w:t>
      </w:r>
      <w:r>
        <w:t>who have an interest in statistics</w:t>
      </w:r>
      <w:r w:rsidR="006079AC">
        <w:t>. I</w:t>
      </w:r>
      <w:r>
        <w:t xml:space="preserve">t could </w:t>
      </w:r>
      <w:r w:rsidR="006079AC">
        <w:t xml:space="preserve">also </w:t>
      </w:r>
      <w:r w:rsidR="000D447D">
        <w:t>aid</w:t>
      </w:r>
      <w:r>
        <w:t xml:space="preserve"> </w:t>
      </w:r>
      <w:r w:rsidR="000D447D">
        <w:t xml:space="preserve">people </w:t>
      </w:r>
      <w:r>
        <w:t>plac</w:t>
      </w:r>
      <w:r w:rsidR="000D447D">
        <w:t>ing</w:t>
      </w:r>
      <w:r>
        <w:t xml:space="preserve"> bets on football matches.</w:t>
      </w:r>
    </w:p>
    <w:p w14:paraId="2B29596C" w14:textId="29E8CD82" w:rsidR="009E64E5" w:rsidRDefault="009E64E5" w:rsidP="009E64E5">
      <w:r>
        <w:t xml:space="preserve">If the project is unable to give </w:t>
      </w:r>
      <w:r w:rsidR="00A85AEE">
        <w:t>accurate</w:t>
      </w:r>
      <w:r>
        <w:t xml:space="preserve"> results after many iterations for each algorithm and tweaking the numbers, then it will serve as research for people who take on a similar project. There is no real issue if it not developed because it is a personal project and </w:t>
      </w:r>
      <w:r w:rsidR="00110A30">
        <w:t>the author is</w:t>
      </w:r>
      <w:r>
        <w:t xml:space="preserve"> the only stakeholder.</w:t>
      </w:r>
    </w:p>
    <w:p w14:paraId="6C584E7C" w14:textId="2212333B" w:rsidR="009E64E5" w:rsidRDefault="009E64E5" w:rsidP="009E64E5">
      <w:r>
        <w:t>There are different ways to achieve the results</w:t>
      </w:r>
      <w:r w:rsidR="000D447D">
        <w:t>.</w:t>
      </w:r>
      <w:r>
        <w:t xml:space="preserve"> </w:t>
      </w:r>
      <w:r w:rsidR="000D447D">
        <w:t>T</w:t>
      </w:r>
      <w:r>
        <w:t xml:space="preserve">he aim is to develop four separate predictive algorithms, </w:t>
      </w:r>
      <w:r w:rsidR="000D447D">
        <w:t xml:space="preserve">as </w:t>
      </w:r>
      <w:r>
        <w:t xml:space="preserve">this </w:t>
      </w:r>
      <w:r w:rsidR="000D447D">
        <w:t xml:space="preserve">diversity </w:t>
      </w:r>
      <w:r>
        <w:t xml:space="preserve">will </w:t>
      </w:r>
      <w:r w:rsidR="000D447D">
        <w:t>provide</w:t>
      </w:r>
      <w:r>
        <w:t xml:space="preserve"> the opportunity to move on if one is not going well</w:t>
      </w:r>
      <w:r w:rsidR="000D447D">
        <w:t xml:space="preserve"> and focus on those that are</w:t>
      </w:r>
      <w:r>
        <w:t xml:space="preserve">. </w:t>
      </w:r>
    </w:p>
    <w:p w14:paraId="6C8DC601" w14:textId="66B12CCA" w:rsidR="009E64E5" w:rsidRPr="009E64E5" w:rsidRDefault="009E64E5" w:rsidP="009E64E5">
      <w:r>
        <w:t>The stat</w:t>
      </w:r>
      <w:r w:rsidR="000D447D">
        <w:t>istics</w:t>
      </w:r>
      <w:r>
        <w:t xml:space="preserve"> data will be stored in a MySQL database and all the algorithm code will be written in Python. All code and documents will be stored in a GIT repository. A stretch goal would be to </w:t>
      </w:r>
      <w:r w:rsidR="000D447D">
        <w:t xml:space="preserve">create </w:t>
      </w:r>
      <w:r>
        <w:t xml:space="preserve"> an interface for user interaction or to pull the latest set of fixtures from a football website.</w:t>
      </w:r>
    </w:p>
    <w:p w14:paraId="79CC8938" w14:textId="38D1D4C7" w:rsidR="003D6D38" w:rsidRDefault="003D6D38" w:rsidP="003D6D38">
      <w:pPr>
        <w:pStyle w:val="Heading3"/>
      </w:pPr>
      <w:bookmarkStart w:id="7" w:name="_Toc50209161"/>
      <w:r>
        <w:t>1.1.1 What is the problem</w:t>
      </w:r>
      <w:bookmarkEnd w:id="7"/>
    </w:p>
    <w:p w14:paraId="18870287" w14:textId="0D8A2983" w:rsidR="00E4279B" w:rsidRDefault="003A2E14" w:rsidP="003D6D38">
      <w:r>
        <w:t xml:space="preserve">The problem is the inability to predict football results with a </w:t>
      </w:r>
      <w:r w:rsidR="00A85AEE">
        <w:t>high</w:t>
      </w:r>
      <w:r>
        <w:t xml:space="preserve"> degree of accuracy.</w:t>
      </w:r>
      <w:r w:rsidR="00E4279B">
        <w:t xml:space="preserve"> </w:t>
      </w:r>
      <w:r w:rsidR="00942716">
        <w:t>It is very difficult to know which statistics and which algorithms will best be able to predict outcome of the matches, hence, four algorithms have been chosen</w:t>
      </w:r>
      <w:r w:rsidR="000D447D">
        <w:t xml:space="preserve"> to increase the probability of success in doing so</w:t>
      </w:r>
      <w:r w:rsidR="00942716">
        <w:t>.</w:t>
      </w:r>
    </w:p>
    <w:p w14:paraId="76D342B5" w14:textId="0DDB3D19" w:rsidR="003D6D38" w:rsidRDefault="003D6D38" w:rsidP="003D6D38">
      <w:pPr>
        <w:pStyle w:val="Heading3"/>
      </w:pPr>
      <w:bookmarkStart w:id="8" w:name="_Toc50209162"/>
      <w:r>
        <w:t>1.1.2 Why is it a problem</w:t>
      </w:r>
      <w:bookmarkEnd w:id="8"/>
    </w:p>
    <w:p w14:paraId="26C58FF6" w14:textId="4CD7F5ED" w:rsidR="003D6D38" w:rsidRDefault="00942716" w:rsidP="003D6D38">
      <w:r>
        <w:t xml:space="preserve">The struggle to predict the outcome of matches makes </w:t>
      </w:r>
      <w:r w:rsidR="000D447D">
        <w:t xml:space="preserve">activities </w:t>
      </w:r>
      <w:r>
        <w:t xml:space="preserve">such as betting on </w:t>
      </w:r>
      <w:r w:rsidR="00A37746">
        <w:t xml:space="preserve">football results </w:t>
      </w:r>
      <w:r>
        <w:t xml:space="preserve">difficult. It is also interesting for football fans and </w:t>
      </w:r>
      <w:r w:rsidR="000D447D">
        <w:t xml:space="preserve">people with an interest in </w:t>
      </w:r>
      <w:r>
        <w:t xml:space="preserve">statistics </w:t>
      </w:r>
      <w:r w:rsidR="00A37746">
        <w:t>to see what the expected result is</w:t>
      </w:r>
      <w:r w:rsidR="0073029F">
        <w:t>, and which statistics have determined the likelihood of that result</w:t>
      </w:r>
      <w:r w:rsidR="000D447D">
        <w:t>.</w:t>
      </w:r>
    </w:p>
    <w:p w14:paraId="57BF9ECA" w14:textId="07FE5D11" w:rsidR="003D6D38" w:rsidRDefault="003D6D38" w:rsidP="003D6D38">
      <w:pPr>
        <w:pStyle w:val="Heading3"/>
      </w:pPr>
      <w:bookmarkStart w:id="9" w:name="_Toc50209163"/>
      <w:r>
        <w:t>1.1.3 Benefits and disadvantages of solve the problem</w:t>
      </w:r>
      <w:bookmarkEnd w:id="9"/>
    </w:p>
    <w:p w14:paraId="5923A1E9" w14:textId="3A34AC88" w:rsidR="003D6D38" w:rsidRDefault="00BC5C3C" w:rsidP="00901D6D">
      <w:r>
        <w:t xml:space="preserve">The main benefit of solving the problem is that it can be used as a tool for loosely predicting </w:t>
      </w:r>
      <w:r w:rsidR="000D447D">
        <w:t>P</w:t>
      </w:r>
      <w:r>
        <w:t xml:space="preserve">remier </w:t>
      </w:r>
      <w:r w:rsidR="000D447D">
        <w:t>L</w:t>
      </w:r>
      <w:r>
        <w:t>eague results. It is mainly a personal project so if it remains unsolved there is no negative impact on the wider community.</w:t>
      </w:r>
    </w:p>
    <w:p w14:paraId="51FEAF9A" w14:textId="3BB8B174" w:rsidR="005E257C" w:rsidRDefault="003D6D38" w:rsidP="003D6D38">
      <w:pPr>
        <w:pStyle w:val="Heading3"/>
      </w:pPr>
      <w:bookmarkStart w:id="10" w:name="_Toc50209164"/>
      <w:r>
        <w:t>1.1.4 Scope of the problem</w:t>
      </w:r>
      <w:bookmarkEnd w:id="10"/>
    </w:p>
    <w:p w14:paraId="44C459E0" w14:textId="37C58547" w:rsidR="005E257C" w:rsidRDefault="005E257C" w:rsidP="005E257C">
      <w:r w:rsidRPr="005E257C">
        <w:t>PLePA will have four algorithms developed and each algorithm will have a pass percentage rate, possibly with some more statistics. This will depend on what</w:t>
      </w:r>
      <w:r w:rsidR="000D447D">
        <w:t xml:space="preserve"> data</w:t>
      </w:r>
      <w:r w:rsidRPr="005E257C">
        <w:t xml:space="preserve"> is gatherable. The algorithms will use Premier League data stored in a MySQL database. There are two stretch goals</w:t>
      </w:r>
      <w:r>
        <w:t xml:space="preserve">, which have not </w:t>
      </w:r>
      <w:r>
        <w:lastRenderedPageBreak/>
        <w:t>yet been developed</w:t>
      </w:r>
      <w:r w:rsidR="000D447D">
        <w:t>:</w:t>
      </w:r>
      <w:r w:rsidRPr="005E257C">
        <w:t xml:space="preserve"> develop a feed from a sports website to pull in latest fixtures</w:t>
      </w:r>
      <w:r w:rsidR="000D447D">
        <w:t xml:space="preserve"> automatically;</w:t>
      </w:r>
      <w:r w:rsidRPr="005E257C">
        <w:t xml:space="preserve"> and develop a user interface so PLePA can be distributed beyond personal use. The four algorithms will also be compared</w:t>
      </w:r>
      <w:r w:rsidR="008239C5">
        <w:t xml:space="preserve"> to </w:t>
      </w:r>
      <w:r w:rsidR="000D447D">
        <w:t>analyse</w:t>
      </w:r>
      <w:r w:rsidR="008239C5">
        <w:t xml:space="preserve"> the difference in prediction results.</w:t>
      </w:r>
      <w:r w:rsidR="00553CA3">
        <w:t xml:space="preserve"> The full project scope can be seen </w:t>
      </w:r>
      <w:r w:rsidR="000D08E2">
        <w:t>below in</w:t>
      </w:r>
      <w:r w:rsidR="00553CA3">
        <w:t xml:space="preserve"> Table 1.</w:t>
      </w:r>
    </w:p>
    <w:p w14:paraId="723722C8" w14:textId="483E4D8A" w:rsidR="00430350" w:rsidRDefault="00430350" w:rsidP="005E257C"/>
    <w:p w14:paraId="1F892858" w14:textId="77777777" w:rsidR="00430350" w:rsidRDefault="00430350" w:rsidP="005E257C">
      <w:pPr>
        <w:sectPr w:rsidR="00430350" w:rsidSect="00307AD9">
          <w:headerReference w:type="default" r:id="rId8"/>
          <w:footerReference w:type="default" r:id="rId9"/>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3434"/>
        <w:gridCol w:w="2523"/>
        <w:gridCol w:w="3663"/>
        <w:gridCol w:w="2284"/>
        <w:gridCol w:w="2044"/>
      </w:tblGrid>
      <w:tr w:rsidR="00430350" w14:paraId="4D4C22BD" w14:textId="468652B4" w:rsidTr="00430350">
        <w:tc>
          <w:tcPr>
            <w:tcW w:w="3434" w:type="dxa"/>
          </w:tcPr>
          <w:p w14:paraId="3E04562F" w14:textId="77777777" w:rsidR="00430350" w:rsidRDefault="00430350" w:rsidP="00CB6962">
            <w:r>
              <w:lastRenderedPageBreak/>
              <w:t>Scope</w:t>
            </w:r>
          </w:p>
        </w:tc>
        <w:tc>
          <w:tcPr>
            <w:tcW w:w="2523" w:type="dxa"/>
          </w:tcPr>
          <w:p w14:paraId="476B18CC" w14:textId="77777777" w:rsidR="00430350" w:rsidRDefault="00430350" w:rsidP="00CB6962">
            <w:r>
              <w:t>Aspect of problem</w:t>
            </w:r>
          </w:p>
        </w:tc>
        <w:tc>
          <w:tcPr>
            <w:tcW w:w="3663" w:type="dxa"/>
          </w:tcPr>
          <w:p w14:paraId="72A32E23" w14:textId="77777777" w:rsidR="00430350" w:rsidRDefault="00430350" w:rsidP="00CB6962">
            <w:r>
              <w:t>Associated tasks</w:t>
            </w:r>
          </w:p>
        </w:tc>
        <w:tc>
          <w:tcPr>
            <w:tcW w:w="2284" w:type="dxa"/>
          </w:tcPr>
          <w:p w14:paraId="792DE15C" w14:textId="77777777" w:rsidR="00430350" w:rsidRDefault="00430350" w:rsidP="00CB6962">
            <w:r>
              <w:t>In or out</w:t>
            </w:r>
          </w:p>
          <w:p w14:paraId="702B6EF2" w14:textId="77777777" w:rsidR="00430350" w:rsidRDefault="00430350" w:rsidP="00CB6962">
            <w:r>
              <w:t>If out, why out?</w:t>
            </w:r>
          </w:p>
        </w:tc>
        <w:tc>
          <w:tcPr>
            <w:tcW w:w="2044" w:type="dxa"/>
          </w:tcPr>
          <w:p w14:paraId="2A1F9EBB" w14:textId="2F96CD82" w:rsidR="00430350" w:rsidRDefault="006408AB" w:rsidP="00CB6962">
            <w:r>
              <w:t>Must, s</w:t>
            </w:r>
            <w:r w:rsidR="00430350">
              <w:t>hould</w:t>
            </w:r>
            <w:r>
              <w:t xml:space="preserve">, </w:t>
            </w:r>
            <w:r w:rsidR="00430350">
              <w:t>could,</w:t>
            </w:r>
            <w:r w:rsidR="000D447D">
              <w:t xml:space="preserve"> will not</w:t>
            </w:r>
            <w:r w:rsidR="00430350">
              <w:t xml:space="preserve"> have</w:t>
            </w:r>
          </w:p>
        </w:tc>
      </w:tr>
      <w:tr w:rsidR="00430350" w14:paraId="5F53E035" w14:textId="1A192F86" w:rsidTr="00430350">
        <w:tc>
          <w:tcPr>
            <w:tcW w:w="3434" w:type="dxa"/>
          </w:tcPr>
          <w:p w14:paraId="7CDD8AFE" w14:textId="77777777" w:rsidR="00430350" w:rsidRDefault="00430350" w:rsidP="00CB6962">
            <w:r>
              <w:t>Preparation stage, plan and make decisions on how the project will be carried out.</w:t>
            </w:r>
          </w:p>
        </w:tc>
        <w:tc>
          <w:tcPr>
            <w:tcW w:w="2523" w:type="dxa"/>
          </w:tcPr>
          <w:p w14:paraId="5A2A2669" w14:textId="77777777" w:rsidR="00430350" w:rsidRDefault="00430350" w:rsidP="00CB6962">
            <w:r>
              <w:t>The goals give a clear indication of what the project is aiming for. This is useful for keeping the project on schedule.</w:t>
            </w:r>
          </w:p>
        </w:tc>
        <w:tc>
          <w:tcPr>
            <w:tcW w:w="3663" w:type="dxa"/>
          </w:tcPr>
          <w:p w14:paraId="1E1078F7" w14:textId="77777777" w:rsidR="00430350" w:rsidRDefault="00430350" w:rsidP="00CB6962">
            <w:r>
              <w:t>Define the goals and contents of my project.</w:t>
            </w:r>
          </w:p>
          <w:p w14:paraId="78FD6801" w14:textId="77777777" w:rsidR="00430350" w:rsidRDefault="00430350" w:rsidP="00CB6962">
            <w:r>
              <w:t>Plan the database structure to use.</w:t>
            </w:r>
          </w:p>
          <w:p w14:paraId="2C8BEB1F" w14:textId="77777777" w:rsidR="00430350" w:rsidRDefault="00430350" w:rsidP="00CB6962">
            <w:r>
              <w:t>Look into Python modules that will be useful.</w:t>
            </w:r>
          </w:p>
          <w:p w14:paraId="0EC7C860" w14:textId="77777777" w:rsidR="00430350" w:rsidRDefault="00430350" w:rsidP="00CB6962">
            <w:r>
              <w:t>Set up base Python project with GIT version control.</w:t>
            </w:r>
          </w:p>
          <w:p w14:paraId="215EC2A0" w14:textId="77777777" w:rsidR="00430350" w:rsidRDefault="00430350" w:rsidP="00CB6962">
            <w:r>
              <w:t xml:space="preserve">Install database software. </w:t>
            </w:r>
          </w:p>
          <w:p w14:paraId="4B5D2CFF" w14:textId="77777777" w:rsidR="00430350" w:rsidRDefault="00430350" w:rsidP="00CB6962">
            <w:r>
              <w:t>Find the best source for the Premier League statistics required.</w:t>
            </w:r>
          </w:p>
          <w:p w14:paraId="5094074E" w14:textId="4756D077" w:rsidR="00430350" w:rsidRDefault="00430350" w:rsidP="00CB6962">
            <w:r>
              <w:t xml:space="preserve">Review legal, ethical, social and professional issues and decide if  additional actions </w:t>
            </w:r>
            <w:r w:rsidR="000D447D">
              <w:t xml:space="preserve">are </w:t>
            </w:r>
            <w:r>
              <w:t>required.</w:t>
            </w:r>
          </w:p>
        </w:tc>
        <w:tc>
          <w:tcPr>
            <w:tcW w:w="2284" w:type="dxa"/>
          </w:tcPr>
          <w:p w14:paraId="59E91EEA" w14:textId="77777777" w:rsidR="00430350" w:rsidRDefault="00430350" w:rsidP="00CB6962">
            <w:r>
              <w:t>In and completed.</w:t>
            </w:r>
          </w:p>
        </w:tc>
        <w:tc>
          <w:tcPr>
            <w:tcW w:w="2044" w:type="dxa"/>
          </w:tcPr>
          <w:p w14:paraId="5340D503" w14:textId="4BB3C162" w:rsidR="00430350" w:rsidRDefault="006408AB" w:rsidP="00CB6962">
            <w:r>
              <w:t>Must have</w:t>
            </w:r>
          </w:p>
        </w:tc>
      </w:tr>
      <w:tr w:rsidR="00430350" w14:paraId="056E10F9" w14:textId="7938A9CE" w:rsidTr="00430350">
        <w:tc>
          <w:tcPr>
            <w:tcW w:w="3434" w:type="dxa"/>
          </w:tcPr>
          <w:p w14:paraId="2FCD2BFE" w14:textId="77777777" w:rsidR="00430350" w:rsidRDefault="00430350" w:rsidP="00CB6962">
            <w:r>
              <w:t>Research additional material that will be useful.</w:t>
            </w:r>
          </w:p>
        </w:tc>
        <w:tc>
          <w:tcPr>
            <w:tcW w:w="2523" w:type="dxa"/>
          </w:tcPr>
          <w:p w14:paraId="6D1D87D6" w14:textId="77777777" w:rsidR="00430350" w:rsidRDefault="00430350" w:rsidP="00CB6962">
            <w:r>
              <w:t>Carry out research so PLePA can make informed decisions.</w:t>
            </w:r>
          </w:p>
        </w:tc>
        <w:tc>
          <w:tcPr>
            <w:tcW w:w="3663" w:type="dxa"/>
          </w:tcPr>
          <w:p w14:paraId="20F11168" w14:textId="77777777" w:rsidR="00430350" w:rsidRDefault="00430350" w:rsidP="00CB6962">
            <w:r>
              <w:t>Research SDLC choices and decide on one for the project.</w:t>
            </w:r>
          </w:p>
          <w:p w14:paraId="5B359593" w14:textId="68882FB5" w:rsidR="00430350" w:rsidRDefault="00430350" w:rsidP="00CB6962">
            <w:r>
              <w:t xml:space="preserve">Research difference between Oracle and MySQL and decide </w:t>
            </w:r>
            <w:r w:rsidR="000D447D">
              <w:t xml:space="preserve">which </w:t>
            </w:r>
            <w:r>
              <w:t>of them to use.</w:t>
            </w:r>
          </w:p>
          <w:p w14:paraId="31B81D97" w14:textId="77777777" w:rsidR="00430350" w:rsidRDefault="00430350" w:rsidP="00CB6962">
            <w:r>
              <w:t>Research similar studies for ideas and document key findings.</w:t>
            </w:r>
          </w:p>
          <w:p w14:paraId="7F5406FD" w14:textId="77777777" w:rsidR="00430350" w:rsidRDefault="00430350" w:rsidP="00CB6962">
            <w:r>
              <w:t>Research predictive algorithms.</w:t>
            </w:r>
          </w:p>
        </w:tc>
        <w:tc>
          <w:tcPr>
            <w:tcW w:w="2284" w:type="dxa"/>
          </w:tcPr>
          <w:p w14:paraId="559D0FA5" w14:textId="77777777" w:rsidR="00430350" w:rsidRDefault="00430350" w:rsidP="00CB6962">
            <w:r>
              <w:t>In and completed.</w:t>
            </w:r>
          </w:p>
        </w:tc>
        <w:tc>
          <w:tcPr>
            <w:tcW w:w="2044" w:type="dxa"/>
          </w:tcPr>
          <w:p w14:paraId="0DD73C40" w14:textId="3B9736ED" w:rsidR="00430350" w:rsidRDefault="006408AB" w:rsidP="00CB6962">
            <w:r>
              <w:t>Should have</w:t>
            </w:r>
          </w:p>
        </w:tc>
      </w:tr>
      <w:tr w:rsidR="00430350" w14:paraId="32D7DCB6" w14:textId="152F12D5" w:rsidTr="00430350">
        <w:tc>
          <w:tcPr>
            <w:tcW w:w="3434" w:type="dxa"/>
          </w:tcPr>
          <w:p w14:paraId="6A8DE6BD" w14:textId="77777777" w:rsidR="00430350" w:rsidRDefault="00430350" w:rsidP="00CB6962">
            <w:r>
              <w:t>Conceptual Framework (CF) 1 - Set up a database to store the Premier League and algorithm data.</w:t>
            </w:r>
          </w:p>
        </w:tc>
        <w:tc>
          <w:tcPr>
            <w:tcW w:w="2523" w:type="dxa"/>
          </w:tcPr>
          <w:p w14:paraId="60D9C909" w14:textId="77777777" w:rsidR="00430350" w:rsidRDefault="00430350" w:rsidP="00CB6962">
            <w:r>
              <w:t>All algorithms will need the data to work, so it is essential work to solve the problem.</w:t>
            </w:r>
          </w:p>
        </w:tc>
        <w:tc>
          <w:tcPr>
            <w:tcW w:w="3663" w:type="dxa"/>
          </w:tcPr>
          <w:p w14:paraId="1E023916" w14:textId="77777777" w:rsidR="00430350" w:rsidRDefault="00430350" w:rsidP="00CB6962">
            <w:r>
              <w:t>Gather required Premier League data.</w:t>
            </w:r>
          </w:p>
          <w:p w14:paraId="5654BA29" w14:textId="77777777" w:rsidR="00430350" w:rsidRDefault="00430350" w:rsidP="00CB6962">
            <w:r>
              <w:t>Cleanse the data gathered.</w:t>
            </w:r>
          </w:p>
          <w:p w14:paraId="0B76A771" w14:textId="77777777" w:rsidR="00430350" w:rsidRDefault="00430350" w:rsidP="00CB6962">
            <w:r>
              <w:t>Create the database.</w:t>
            </w:r>
          </w:p>
          <w:p w14:paraId="620246C8" w14:textId="77777777" w:rsidR="00430350" w:rsidRDefault="00430350" w:rsidP="00CB6962">
            <w:r>
              <w:t>Create a database reset script.</w:t>
            </w:r>
          </w:p>
        </w:tc>
        <w:tc>
          <w:tcPr>
            <w:tcW w:w="2284" w:type="dxa"/>
          </w:tcPr>
          <w:p w14:paraId="0C62515C" w14:textId="77777777" w:rsidR="00430350" w:rsidRDefault="00430350" w:rsidP="00CB6962">
            <w:r>
              <w:t>In and completed.</w:t>
            </w:r>
          </w:p>
        </w:tc>
        <w:tc>
          <w:tcPr>
            <w:tcW w:w="2044" w:type="dxa"/>
          </w:tcPr>
          <w:p w14:paraId="49F235F8" w14:textId="6527EA1E" w:rsidR="00430350" w:rsidRDefault="006408AB" w:rsidP="00CB6962">
            <w:r>
              <w:t>Must have</w:t>
            </w:r>
          </w:p>
        </w:tc>
      </w:tr>
      <w:tr w:rsidR="00430350" w14:paraId="017A5B19" w14:textId="6C0D3499" w:rsidTr="00430350">
        <w:tc>
          <w:tcPr>
            <w:tcW w:w="3434" w:type="dxa"/>
          </w:tcPr>
          <w:p w14:paraId="1E3B04FE" w14:textId="77777777" w:rsidR="00430350" w:rsidRDefault="00430350" w:rsidP="00CB6962">
            <w:r>
              <w:t>CF2 - Develop the Random Forest algorithm.</w:t>
            </w:r>
          </w:p>
        </w:tc>
        <w:tc>
          <w:tcPr>
            <w:tcW w:w="2523" w:type="dxa"/>
          </w:tcPr>
          <w:p w14:paraId="593B33B4" w14:textId="77777777" w:rsidR="00430350" w:rsidRDefault="00430350" w:rsidP="00CB6962">
            <w:r>
              <w:t>The first of the four algorithms to be developed for PLePA.</w:t>
            </w:r>
          </w:p>
        </w:tc>
        <w:tc>
          <w:tcPr>
            <w:tcW w:w="3663" w:type="dxa"/>
          </w:tcPr>
          <w:p w14:paraId="4F3B5968" w14:textId="77777777" w:rsidR="00430350" w:rsidRDefault="00430350" w:rsidP="00CB6962">
            <w:r>
              <w:t>Research algorithm.</w:t>
            </w:r>
          </w:p>
          <w:p w14:paraId="32E1BC87" w14:textId="77777777" w:rsidR="00430350" w:rsidRDefault="00430350" w:rsidP="00CB6962">
            <w:r>
              <w:t>Plan how algorithm will be coded.</w:t>
            </w:r>
          </w:p>
          <w:p w14:paraId="190A6767" w14:textId="77777777" w:rsidR="00430350" w:rsidRDefault="00430350" w:rsidP="00CB6962">
            <w:r>
              <w:t>Code algorithm.</w:t>
            </w:r>
          </w:p>
          <w:p w14:paraId="3F2DA486" w14:textId="77777777" w:rsidR="00430350" w:rsidRDefault="00430350" w:rsidP="00CB6962">
            <w:r>
              <w:t>Test algorithm.</w:t>
            </w:r>
          </w:p>
          <w:p w14:paraId="550D74CE" w14:textId="77777777" w:rsidR="00430350" w:rsidRDefault="00430350" w:rsidP="00CB6962">
            <w:r>
              <w:t>Evaluate the algorithm.</w:t>
            </w:r>
          </w:p>
          <w:p w14:paraId="0046F1A9" w14:textId="77777777" w:rsidR="00430350" w:rsidRDefault="00430350" w:rsidP="00CB6962">
            <w:r>
              <w:t>Produce statistics on algorithm.</w:t>
            </w:r>
          </w:p>
        </w:tc>
        <w:tc>
          <w:tcPr>
            <w:tcW w:w="2284" w:type="dxa"/>
          </w:tcPr>
          <w:p w14:paraId="3CB1864F" w14:textId="77777777" w:rsidR="00430350" w:rsidRDefault="00430350" w:rsidP="00CB6962">
            <w:r>
              <w:t>In and completed.</w:t>
            </w:r>
          </w:p>
        </w:tc>
        <w:tc>
          <w:tcPr>
            <w:tcW w:w="2044" w:type="dxa"/>
          </w:tcPr>
          <w:p w14:paraId="51A7B2B0" w14:textId="04A4AD41" w:rsidR="00430350" w:rsidRDefault="006408AB" w:rsidP="00CB6962">
            <w:r>
              <w:t>Must have</w:t>
            </w:r>
          </w:p>
        </w:tc>
      </w:tr>
      <w:tr w:rsidR="00430350" w14:paraId="43359D56" w14:textId="297EF35D" w:rsidTr="00430350">
        <w:tc>
          <w:tcPr>
            <w:tcW w:w="3434" w:type="dxa"/>
          </w:tcPr>
          <w:p w14:paraId="4E057A24" w14:textId="77777777" w:rsidR="00430350" w:rsidRDefault="00430350" w:rsidP="00CB6962">
            <w:r>
              <w:lastRenderedPageBreak/>
              <w:t>CF3 - Develop the k-NN algorithm.</w:t>
            </w:r>
          </w:p>
        </w:tc>
        <w:tc>
          <w:tcPr>
            <w:tcW w:w="2523" w:type="dxa"/>
          </w:tcPr>
          <w:p w14:paraId="432B896D" w14:textId="77777777" w:rsidR="00430350" w:rsidRDefault="00430350" w:rsidP="00CB6962">
            <w:r>
              <w:t>The second of the four algorithms to be developed for PLePA.</w:t>
            </w:r>
          </w:p>
        </w:tc>
        <w:tc>
          <w:tcPr>
            <w:tcW w:w="3663" w:type="dxa"/>
          </w:tcPr>
          <w:p w14:paraId="7843F170" w14:textId="77777777" w:rsidR="00430350" w:rsidRDefault="00430350" w:rsidP="00CB6962">
            <w:r>
              <w:t>As above.</w:t>
            </w:r>
          </w:p>
        </w:tc>
        <w:tc>
          <w:tcPr>
            <w:tcW w:w="2284" w:type="dxa"/>
          </w:tcPr>
          <w:p w14:paraId="61924388" w14:textId="77777777" w:rsidR="00430350" w:rsidRDefault="00430350" w:rsidP="00CB6962">
            <w:r>
              <w:t>In and completed.</w:t>
            </w:r>
          </w:p>
        </w:tc>
        <w:tc>
          <w:tcPr>
            <w:tcW w:w="2044" w:type="dxa"/>
          </w:tcPr>
          <w:p w14:paraId="064B0012" w14:textId="4466DD93" w:rsidR="00430350" w:rsidRDefault="006408AB" w:rsidP="00CB6962">
            <w:r>
              <w:t>Must have</w:t>
            </w:r>
          </w:p>
        </w:tc>
      </w:tr>
      <w:tr w:rsidR="00430350" w14:paraId="1C91B560" w14:textId="064E5862" w:rsidTr="00430350">
        <w:tc>
          <w:tcPr>
            <w:tcW w:w="3434" w:type="dxa"/>
          </w:tcPr>
          <w:p w14:paraId="7AE1B96A" w14:textId="77777777" w:rsidR="00430350" w:rsidRDefault="00430350" w:rsidP="00CB6962">
            <w:r>
              <w:t>CF4 - Develop the Support Vector Machines, SVM, algorithm.</w:t>
            </w:r>
          </w:p>
        </w:tc>
        <w:tc>
          <w:tcPr>
            <w:tcW w:w="2523" w:type="dxa"/>
          </w:tcPr>
          <w:p w14:paraId="40931B28" w14:textId="77777777" w:rsidR="00430350" w:rsidRDefault="00430350" w:rsidP="00CB6962">
            <w:r>
              <w:t>The third of the four algorithms to be developed for PLePA.</w:t>
            </w:r>
          </w:p>
        </w:tc>
        <w:tc>
          <w:tcPr>
            <w:tcW w:w="3663" w:type="dxa"/>
          </w:tcPr>
          <w:p w14:paraId="6685ACEA" w14:textId="77777777" w:rsidR="00430350" w:rsidRDefault="00430350" w:rsidP="00CB6962">
            <w:r>
              <w:t>As above.</w:t>
            </w:r>
          </w:p>
        </w:tc>
        <w:tc>
          <w:tcPr>
            <w:tcW w:w="2284" w:type="dxa"/>
          </w:tcPr>
          <w:p w14:paraId="31476F9D" w14:textId="3CC5CCEC" w:rsidR="00430350" w:rsidRDefault="006408AB" w:rsidP="00CB6962">
            <w:r>
              <w:t>In and completed.</w:t>
            </w:r>
          </w:p>
        </w:tc>
        <w:tc>
          <w:tcPr>
            <w:tcW w:w="2044" w:type="dxa"/>
          </w:tcPr>
          <w:p w14:paraId="06A150AB" w14:textId="712D89F4" w:rsidR="00430350" w:rsidRDefault="006408AB" w:rsidP="00CB6962">
            <w:r>
              <w:t>Should have</w:t>
            </w:r>
          </w:p>
        </w:tc>
      </w:tr>
      <w:tr w:rsidR="00430350" w14:paraId="1A953583" w14:textId="75A051E9" w:rsidTr="00430350">
        <w:tc>
          <w:tcPr>
            <w:tcW w:w="3434" w:type="dxa"/>
          </w:tcPr>
          <w:p w14:paraId="1CE7E776" w14:textId="77777777" w:rsidR="00430350" w:rsidRDefault="00430350" w:rsidP="00CB6962">
            <w:r>
              <w:t>CF5 - Develop Naïve Bayes algorithm.</w:t>
            </w:r>
          </w:p>
        </w:tc>
        <w:tc>
          <w:tcPr>
            <w:tcW w:w="2523" w:type="dxa"/>
          </w:tcPr>
          <w:p w14:paraId="07A76D91" w14:textId="77777777" w:rsidR="00430350" w:rsidRDefault="00430350" w:rsidP="00CB6962">
            <w:r>
              <w:t>The fourth of the four algorithms to be developed for PLePA.</w:t>
            </w:r>
          </w:p>
        </w:tc>
        <w:tc>
          <w:tcPr>
            <w:tcW w:w="3663" w:type="dxa"/>
          </w:tcPr>
          <w:p w14:paraId="3D230308" w14:textId="77777777" w:rsidR="00430350" w:rsidRDefault="00430350" w:rsidP="00CB6962">
            <w:r>
              <w:t>As above.</w:t>
            </w:r>
          </w:p>
        </w:tc>
        <w:tc>
          <w:tcPr>
            <w:tcW w:w="2284" w:type="dxa"/>
          </w:tcPr>
          <w:p w14:paraId="03381BF5" w14:textId="1507F39B" w:rsidR="00430350" w:rsidRDefault="006408AB" w:rsidP="00CB6962">
            <w:r>
              <w:t>In and completed.</w:t>
            </w:r>
          </w:p>
        </w:tc>
        <w:tc>
          <w:tcPr>
            <w:tcW w:w="2044" w:type="dxa"/>
          </w:tcPr>
          <w:p w14:paraId="227354C7" w14:textId="36480998" w:rsidR="00430350" w:rsidRDefault="006408AB" w:rsidP="00CB6962">
            <w:r>
              <w:t>Could have</w:t>
            </w:r>
          </w:p>
        </w:tc>
      </w:tr>
      <w:tr w:rsidR="00430350" w14:paraId="5B97135A" w14:textId="3D8816F5" w:rsidTr="00430350">
        <w:tc>
          <w:tcPr>
            <w:tcW w:w="3434" w:type="dxa"/>
          </w:tcPr>
          <w:p w14:paraId="69329C36" w14:textId="77777777" w:rsidR="00430350" w:rsidRDefault="00430350" w:rsidP="00CB6962">
            <w:r>
              <w:t>CF6 - Develop a feed from a sports website to pull in the latest fixtures.</w:t>
            </w:r>
          </w:p>
        </w:tc>
        <w:tc>
          <w:tcPr>
            <w:tcW w:w="2523" w:type="dxa"/>
          </w:tcPr>
          <w:p w14:paraId="559FA83F" w14:textId="77777777" w:rsidR="00430350" w:rsidRDefault="00430350" w:rsidP="00CB6962">
            <w:r>
              <w:t>This could allow automation of predicting upcoming results.</w:t>
            </w:r>
          </w:p>
        </w:tc>
        <w:tc>
          <w:tcPr>
            <w:tcW w:w="3663" w:type="dxa"/>
          </w:tcPr>
          <w:p w14:paraId="6906508D" w14:textId="4B9B21B9" w:rsidR="00430350" w:rsidRDefault="00430350" w:rsidP="00CB6962">
            <w:r>
              <w:t>Research wh</w:t>
            </w:r>
            <w:r w:rsidR="000D447D">
              <w:t>ich</w:t>
            </w:r>
            <w:r>
              <w:t xml:space="preserve"> websites could be used to pull in the Premier League data required.</w:t>
            </w:r>
          </w:p>
          <w:p w14:paraId="324D1EFE" w14:textId="77777777" w:rsidR="00430350" w:rsidRDefault="00430350" w:rsidP="00CB6962">
            <w:r>
              <w:t>Development for the data to come in from the chosen feed.</w:t>
            </w:r>
          </w:p>
        </w:tc>
        <w:tc>
          <w:tcPr>
            <w:tcW w:w="2284" w:type="dxa"/>
          </w:tcPr>
          <w:p w14:paraId="53AAD415" w14:textId="7653311B" w:rsidR="00430350" w:rsidRDefault="006408AB" w:rsidP="00CB6962">
            <w:r>
              <w:t>Out for the scope so far but further work on this project could mean it is developed.</w:t>
            </w:r>
          </w:p>
        </w:tc>
        <w:tc>
          <w:tcPr>
            <w:tcW w:w="2044" w:type="dxa"/>
          </w:tcPr>
          <w:p w14:paraId="28E5857B" w14:textId="1969906C" w:rsidR="00430350" w:rsidRDefault="006408AB" w:rsidP="00CB6962">
            <w:r>
              <w:t>W</w:t>
            </w:r>
            <w:r w:rsidR="000D447D">
              <w:t>ill not</w:t>
            </w:r>
            <w:r>
              <w:t xml:space="preserve"> have</w:t>
            </w:r>
          </w:p>
        </w:tc>
      </w:tr>
      <w:tr w:rsidR="00430350" w14:paraId="2AEAFFB6" w14:textId="083E764F" w:rsidTr="00430350">
        <w:tc>
          <w:tcPr>
            <w:tcW w:w="3434" w:type="dxa"/>
          </w:tcPr>
          <w:p w14:paraId="4DCE48D9" w14:textId="77777777" w:rsidR="00430350" w:rsidRDefault="00430350" w:rsidP="00CB6962">
            <w:r>
              <w:t>CF7 - Develop a user interface so PLePA can be distributed.</w:t>
            </w:r>
          </w:p>
        </w:tc>
        <w:tc>
          <w:tcPr>
            <w:tcW w:w="2523" w:type="dxa"/>
          </w:tcPr>
          <w:p w14:paraId="7DCD8EE9" w14:textId="2827FCDA" w:rsidR="00430350" w:rsidRDefault="00430350" w:rsidP="00CB6962">
            <w:r>
              <w:t>This would allow other users to use</w:t>
            </w:r>
            <w:r w:rsidR="000D447D">
              <w:t xml:space="preserve"> the programme.</w:t>
            </w:r>
            <w:r>
              <w:t xml:space="preserve"> </w:t>
            </w:r>
            <w:r w:rsidR="000D447D">
              <w:t>T</w:t>
            </w:r>
            <w:r>
              <w:t xml:space="preserve">his is not essential </w:t>
            </w:r>
            <w:r w:rsidR="000D447D">
              <w:t xml:space="preserve">as </w:t>
            </w:r>
            <w:r>
              <w:t>it is a personal project and there are no additional stakeholders.</w:t>
            </w:r>
          </w:p>
        </w:tc>
        <w:tc>
          <w:tcPr>
            <w:tcW w:w="3663" w:type="dxa"/>
          </w:tcPr>
          <w:p w14:paraId="51F077EE" w14:textId="77777777" w:rsidR="00430350" w:rsidRDefault="00430350" w:rsidP="00CB6962">
            <w:r>
              <w:t>Sketch a user interface for screen/s to use the PLePA algorithms developed.</w:t>
            </w:r>
          </w:p>
          <w:p w14:paraId="1135C5E6" w14:textId="77777777" w:rsidR="00430350" w:rsidRDefault="00430350" w:rsidP="00CB6962">
            <w:r>
              <w:t>Create the screen/s which have been sketched.</w:t>
            </w:r>
          </w:p>
        </w:tc>
        <w:tc>
          <w:tcPr>
            <w:tcW w:w="2284" w:type="dxa"/>
          </w:tcPr>
          <w:p w14:paraId="56F5B343" w14:textId="21F26B1D" w:rsidR="00430350" w:rsidRDefault="006408AB" w:rsidP="00CB6962">
            <w:r>
              <w:t>Out for the scope so far but further work on this project could mean it is developed.</w:t>
            </w:r>
          </w:p>
        </w:tc>
        <w:tc>
          <w:tcPr>
            <w:tcW w:w="2044" w:type="dxa"/>
          </w:tcPr>
          <w:p w14:paraId="5F4D7822" w14:textId="4B78E6F1" w:rsidR="00430350" w:rsidRDefault="006408AB" w:rsidP="00CB6962">
            <w:r>
              <w:t>W</w:t>
            </w:r>
            <w:r w:rsidR="000D447D">
              <w:t>ill not</w:t>
            </w:r>
            <w:r w:rsidR="00585DB0">
              <w:t xml:space="preserve"> </w:t>
            </w:r>
            <w:r>
              <w:t>have</w:t>
            </w:r>
          </w:p>
        </w:tc>
      </w:tr>
    </w:tbl>
    <w:p w14:paraId="343DB458" w14:textId="57968AC2" w:rsidR="00430350" w:rsidRDefault="00430350" w:rsidP="005E257C">
      <w:r>
        <w:t>Table 1</w:t>
      </w:r>
      <w:r w:rsidR="00553CA3">
        <w:t xml:space="preserve"> (Blagg, 2020)</w:t>
      </w:r>
      <w:r>
        <w:t xml:space="preserve"> </w:t>
      </w:r>
      <w:r w:rsidR="00553CA3">
        <w:t xml:space="preserve">PLePA full project </w:t>
      </w:r>
      <w:r>
        <w:t>scope.</w:t>
      </w:r>
    </w:p>
    <w:p w14:paraId="2EFA139F" w14:textId="4ACF9892" w:rsidR="00430350" w:rsidRDefault="00430350" w:rsidP="005E257C"/>
    <w:p w14:paraId="191D02C4" w14:textId="08FFD7FF" w:rsidR="00430350" w:rsidRDefault="00430350" w:rsidP="005E257C"/>
    <w:p w14:paraId="5A0E0D5A" w14:textId="68232CFB" w:rsidR="00430350" w:rsidRDefault="00430350" w:rsidP="005E257C"/>
    <w:p w14:paraId="2881799E" w14:textId="0A237379" w:rsidR="00430350" w:rsidRDefault="00430350" w:rsidP="005E257C"/>
    <w:p w14:paraId="0D11B0F7" w14:textId="7ABEBC8F" w:rsidR="00430350" w:rsidRDefault="00430350" w:rsidP="005E257C"/>
    <w:p w14:paraId="2B4FA4FB" w14:textId="77777777" w:rsidR="00430350" w:rsidRDefault="00430350" w:rsidP="005E257C">
      <w:pPr>
        <w:sectPr w:rsidR="00430350" w:rsidSect="00430350">
          <w:pgSz w:w="16838" w:h="11906" w:orient="landscape"/>
          <w:pgMar w:top="1440" w:right="1440" w:bottom="1440" w:left="1440" w:header="709" w:footer="709" w:gutter="0"/>
          <w:cols w:space="708"/>
          <w:docGrid w:linePitch="360"/>
        </w:sectPr>
      </w:pPr>
    </w:p>
    <w:p w14:paraId="4061ED9F" w14:textId="54FBFEC7" w:rsidR="003D6D38" w:rsidRDefault="003D6D38" w:rsidP="003D6D38">
      <w:pPr>
        <w:pStyle w:val="Heading3"/>
      </w:pPr>
      <w:bookmarkStart w:id="11" w:name="_Toc50209165"/>
      <w:r>
        <w:lastRenderedPageBreak/>
        <w:t>1.1.5 Format of solution</w:t>
      </w:r>
      <w:bookmarkEnd w:id="11"/>
    </w:p>
    <w:p w14:paraId="647C6C23" w14:textId="3065FCBB" w:rsidR="003D6D38" w:rsidRDefault="00E51276" w:rsidP="003D6D38">
      <w:r>
        <w:t>The code for the algorithms will be developed in Python</w:t>
      </w:r>
      <w:r w:rsidR="00BD7B76">
        <w:t>, this is because it is an established scripting language with modules built in for doing algorithm calculations. Python is also the most familiar programming language to the author.</w:t>
      </w:r>
      <w:r>
        <w:t xml:space="preserve"> </w:t>
      </w:r>
      <w:r w:rsidR="00BD7B76">
        <w:t>When the algorithm is run, the results are saved into a comma-separated, CSV, file which can be used in excel for creating graphs. I</w:t>
      </w:r>
      <w:r>
        <w:t xml:space="preserve">f the stretch goals are </w:t>
      </w:r>
      <w:r w:rsidR="00BD7B76">
        <w:t>met,</w:t>
      </w:r>
      <w:r>
        <w:t xml:space="preserve"> then there will be a graphical user interface for users to input teams and which algorithm they wish to choose. The results outcome would then be shown on the scree</w:t>
      </w:r>
      <w:r w:rsidR="00BD7B76">
        <w:t>n.</w:t>
      </w:r>
    </w:p>
    <w:p w14:paraId="7AC092F5" w14:textId="66AA49BB" w:rsidR="003D6D38" w:rsidRDefault="003D6D38" w:rsidP="003D6D38">
      <w:pPr>
        <w:pStyle w:val="Heading3"/>
      </w:pPr>
      <w:bookmarkStart w:id="12" w:name="_Toc50209166"/>
      <w:r>
        <w:t>1.1.6 Delivery aims</w:t>
      </w:r>
      <w:bookmarkEnd w:id="12"/>
    </w:p>
    <w:p w14:paraId="2F2E1744" w14:textId="6FD73F3D" w:rsidR="00430350" w:rsidRDefault="00430350" w:rsidP="00430350">
      <w:r w:rsidRPr="00B44330">
        <w:t>PLePA</w:t>
      </w:r>
      <w:r>
        <w:t xml:space="preserve"> will have four main deliverables: Premier League stat</w:t>
      </w:r>
      <w:r w:rsidR="00FF4538">
        <w:t>istics</w:t>
      </w:r>
      <w:r>
        <w:t xml:space="preserve"> stored in a database</w:t>
      </w:r>
      <w:r w:rsidR="00FF4538">
        <w:t>;</w:t>
      </w:r>
      <w:r>
        <w:t xml:space="preserve"> a working predictive algorithm to predict the results</w:t>
      </w:r>
      <w:r w:rsidR="00FF4538">
        <w:t>;</w:t>
      </w:r>
      <w:r>
        <w:t xml:space="preserve"> an interface for user interaction</w:t>
      </w:r>
      <w:r w:rsidR="00FF4538">
        <w:t>;</w:t>
      </w:r>
      <w:r>
        <w:t xml:space="preserve"> and a feed </w:t>
      </w:r>
      <w:r w:rsidR="00FF4538">
        <w:t xml:space="preserve">directly </w:t>
      </w:r>
      <w:r>
        <w:t>from a football website. Each deliverable is discussed below.</w:t>
      </w:r>
    </w:p>
    <w:p w14:paraId="163F56B6" w14:textId="224E5003" w:rsidR="00430350" w:rsidRDefault="00430350" w:rsidP="00430350">
      <w:pPr>
        <w:pStyle w:val="ListParagraph"/>
        <w:numPr>
          <w:ilvl w:val="0"/>
          <w:numId w:val="5"/>
        </w:numPr>
      </w:pPr>
      <w:r>
        <w:t>Premier League stat</w:t>
      </w:r>
      <w:r w:rsidR="00FF4538">
        <w:t>istics</w:t>
      </w:r>
      <w:r>
        <w:t xml:space="preserve"> stored into the database must have been complete with a year</w:t>
      </w:r>
      <w:r w:rsidR="00FF4538">
        <w:t>’</w:t>
      </w:r>
      <w:r>
        <w:t>s worth of data,</w:t>
      </w:r>
      <w:r w:rsidR="00FF4538">
        <w:t xml:space="preserve"> although</w:t>
      </w:r>
      <w:r>
        <w:t xml:space="preserve"> ideally it will have three or more years’ worth </w:t>
      </w:r>
      <w:r w:rsidR="00FF4538">
        <w:t>of</w:t>
      </w:r>
      <w:r>
        <w:t xml:space="preserve"> data</w:t>
      </w:r>
      <w:r w:rsidR="00FF4538">
        <w:t xml:space="preserve">. A </w:t>
      </w:r>
      <w:r w:rsidR="00585DB0">
        <w:t>best-case</w:t>
      </w:r>
      <w:r>
        <w:t xml:space="preserve"> scenario, time permitting, </w:t>
      </w:r>
      <w:r w:rsidR="00FF4538">
        <w:t xml:space="preserve">would be to have </w:t>
      </w:r>
      <w:r>
        <w:t>five years</w:t>
      </w:r>
      <w:r w:rsidR="00FF4538">
        <w:t>’ worth</w:t>
      </w:r>
      <w:r>
        <w:t xml:space="preserve"> of Premier League stat</w:t>
      </w:r>
      <w:r w:rsidR="00FF4538">
        <w:t>istics</w:t>
      </w:r>
      <w:r>
        <w:t xml:space="preserve"> stored.</w:t>
      </w:r>
    </w:p>
    <w:p w14:paraId="16EE30C7" w14:textId="54115F3A" w:rsidR="00430350" w:rsidRDefault="00430350" w:rsidP="00430350">
      <w:pPr>
        <w:pStyle w:val="ListParagraph"/>
        <w:numPr>
          <w:ilvl w:val="0"/>
          <w:numId w:val="5"/>
        </w:numPr>
      </w:pPr>
      <w:r>
        <w:t>There will be at least two predictive algorithms developed, this is a must have for PLePA to allow for comparisons between the algorithms</w:t>
      </w:r>
      <w:r w:rsidR="00FF4538">
        <w:t xml:space="preserve"> in order to have the highest chance of success</w:t>
      </w:r>
      <w:r>
        <w:t xml:space="preserve">. It should be within scope to achieve three, </w:t>
      </w:r>
      <w:r w:rsidR="00FF4538">
        <w:t xml:space="preserve">and </w:t>
      </w:r>
      <w:r>
        <w:t>without any development obstacles, four is easily achievable.</w:t>
      </w:r>
    </w:p>
    <w:p w14:paraId="4AD1FFA9" w14:textId="6698CC2D" w:rsidR="00430350" w:rsidRDefault="00430350" w:rsidP="00430350">
      <w:pPr>
        <w:pStyle w:val="ListParagraph"/>
        <w:numPr>
          <w:ilvl w:val="0"/>
          <w:numId w:val="5"/>
        </w:numPr>
      </w:pPr>
      <w:r>
        <w:t xml:space="preserve">There are </w:t>
      </w:r>
      <w:r w:rsidR="00FF4538">
        <w:t>two optional aspects which, time permitted, could be implemented. F</w:t>
      </w:r>
      <w:r>
        <w:t>irstly, an interface for user interaction will be developed</w:t>
      </w:r>
      <w:r w:rsidR="00FF4538">
        <w:t>.</w:t>
      </w:r>
      <w:r>
        <w:t xml:space="preserve"> </w:t>
      </w:r>
      <w:r w:rsidR="00FF4538">
        <w:t>T</w:t>
      </w:r>
      <w:r>
        <w:t>here are two parts to this</w:t>
      </w:r>
      <w:r w:rsidR="00585DB0">
        <w:t xml:space="preserve"> development</w:t>
      </w:r>
      <w:r w:rsidR="00FF4538">
        <w:t>.</w:t>
      </w:r>
      <w:r w:rsidR="00585DB0">
        <w:t xml:space="preserve"> </w:t>
      </w:r>
      <w:r w:rsidR="00FF4538">
        <w:t>T</w:t>
      </w:r>
      <w:r>
        <w:t xml:space="preserve">he first is for the user to load up an executable, </w:t>
      </w:r>
      <w:r w:rsidR="00FF4538">
        <w:t xml:space="preserve">then </w:t>
      </w:r>
      <w:r>
        <w:t xml:space="preserve">select two </w:t>
      </w:r>
      <w:r w:rsidR="00FF4538">
        <w:t xml:space="preserve">football </w:t>
      </w:r>
      <w:r>
        <w:t>clubs and they will receive a prediction from the algorithm</w:t>
      </w:r>
      <w:r w:rsidR="00FF4538">
        <w:t xml:space="preserve"> of what the result of the match between these two clubs might be</w:t>
      </w:r>
      <w:r>
        <w:t xml:space="preserve">. The second would allow the user to select </w:t>
      </w:r>
      <w:r w:rsidR="00FF4538">
        <w:t xml:space="preserve">which </w:t>
      </w:r>
      <w:r>
        <w:t>algorithm</w:t>
      </w:r>
      <w:r w:rsidR="00FF4538">
        <w:t xml:space="preserve"> they want</w:t>
      </w:r>
      <w:r>
        <w:t xml:space="preserve"> to predict </w:t>
      </w:r>
      <w:r w:rsidR="00FF4538">
        <w:t xml:space="preserve">the result </w:t>
      </w:r>
      <w:r>
        <w:t>with.</w:t>
      </w:r>
    </w:p>
    <w:p w14:paraId="27E1B6CF" w14:textId="0EDDC9C5" w:rsidR="00261FE0" w:rsidRDefault="00430350" w:rsidP="00CB6962">
      <w:pPr>
        <w:pStyle w:val="ListParagraph"/>
        <w:numPr>
          <w:ilvl w:val="0"/>
          <w:numId w:val="5"/>
        </w:numPr>
      </w:pPr>
      <w:r>
        <w:t xml:space="preserve">The second </w:t>
      </w:r>
      <w:r w:rsidR="00FF4538">
        <w:t xml:space="preserve">optional aspect </w:t>
      </w:r>
      <w:r>
        <w:t xml:space="preserve">is a feed </w:t>
      </w:r>
      <w:r w:rsidR="00FF4538">
        <w:t xml:space="preserve">directly </w:t>
      </w:r>
      <w:r>
        <w:t xml:space="preserve">from a football website, </w:t>
      </w:r>
      <w:r w:rsidR="00FF4538">
        <w:t xml:space="preserve">which would mean that </w:t>
      </w:r>
      <w:r>
        <w:t xml:space="preserve">the upcoming fixtures would be pulled </w:t>
      </w:r>
      <w:r w:rsidR="00FF4538">
        <w:t xml:space="preserve">automatically </w:t>
      </w:r>
      <w:r>
        <w:t xml:space="preserve">from a website, </w:t>
      </w:r>
      <w:r w:rsidR="00FF4538">
        <w:t xml:space="preserve">and </w:t>
      </w:r>
      <w:r>
        <w:t>the user would select the algorithm</w:t>
      </w:r>
      <w:r w:rsidR="00FF4538">
        <w:t xml:space="preserve"> they want to use</w:t>
      </w:r>
      <w:r>
        <w:t xml:space="preserve"> and the predicting results </w:t>
      </w:r>
      <w:r w:rsidR="00FF4538">
        <w:t xml:space="preserve">of the fixtures pulled from the website </w:t>
      </w:r>
      <w:r>
        <w:t xml:space="preserve">would be displayed. </w:t>
      </w:r>
    </w:p>
    <w:p w14:paraId="37A05D7B" w14:textId="49BAB056" w:rsidR="00261FE0" w:rsidRDefault="00261FE0" w:rsidP="00261FE0">
      <w:pPr>
        <w:pStyle w:val="Heading2"/>
      </w:pPr>
      <w:bookmarkStart w:id="13" w:name="_Toc50209167"/>
      <w:r>
        <w:t>1.2 Literature review</w:t>
      </w:r>
      <w:bookmarkEnd w:id="13"/>
    </w:p>
    <w:p w14:paraId="127E1D9D" w14:textId="4AD4AC56" w:rsidR="005D2344" w:rsidRPr="005D2344" w:rsidRDefault="005D2344" w:rsidP="005D2344">
      <w:r>
        <w:t xml:space="preserve">All the external material used for PLePA is reviewed below and split </w:t>
      </w:r>
      <w:r w:rsidR="005E5C1C">
        <w:t>into</w:t>
      </w:r>
      <w:r>
        <w:t xml:space="preserve"> categor</w:t>
      </w:r>
      <w:r w:rsidR="005E5C1C">
        <w:t>ies</w:t>
      </w:r>
      <w:r>
        <w:t>.</w:t>
      </w:r>
    </w:p>
    <w:p w14:paraId="21009D1E" w14:textId="0B2A2846" w:rsidR="00261FE0" w:rsidRDefault="00261FE0" w:rsidP="00261FE0">
      <w:pPr>
        <w:pStyle w:val="Heading3"/>
      </w:pPr>
      <w:bookmarkStart w:id="14" w:name="_Toc50209168"/>
      <w:r>
        <w:t>1.2.1 Problem related</w:t>
      </w:r>
      <w:bookmarkEnd w:id="14"/>
    </w:p>
    <w:p w14:paraId="31D7783A" w14:textId="1EF59713" w:rsidR="00261FE0" w:rsidRDefault="001316A8" w:rsidP="001316A8">
      <w:r>
        <w:t>Machine Learning Algorithms in Python (Dataflair Team, September 2018) was a useful read</w:t>
      </w:r>
      <w:r w:rsidR="00FF4538">
        <w:t>.</w:t>
      </w:r>
      <w:r>
        <w:t xml:space="preserve"> </w:t>
      </w:r>
      <w:r w:rsidR="00FF4538">
        <w:t>I</w:t>
      </w:r>
      <w:r>
        <w:t xml:space="preserve">t was a </w:t>
      </w:r>
      <w:r w:rsidR="00091F1B">
        <w:t>recent</w:t>
      </w:r>
      <w:r>
        <w:t xml:space="preserve"> article and gave a</w:t>
      </w:r>
      <w:r w:rsidR="00A85AEE">
        <w:t xml:space="preserve">n informative </w:t>
      </w:r>
      <w:r>
        <w:t>account of developing algorithms in Python.</w:t>
      </w:r>
      <w:r w:rsidRPr="00B8476F">
        <w:t xml:space="preserve"> </w:t>
      </w:r>
      <w:r w:rsidR="00091F1B">
        <w:t xml:space="preserve">The Dataflair team </w:t>
      </w:r>
      <w:r w:rsidR="00F80500">
        <w:t xml:space="preserve">is a professional and reliable source of information </w:t>
      </w:r>
      <w:r w:rsidR="00B405C2">
        <w:t>so the</w:t>
      </w:r>
      <w:r w:rsidR="00F80500">
        <w:t xml:space="preserve"> training article can be trusted.</w:t>
      </w:r>
      <w:r w:rsidR="007A162C">
        <w:t xml:space="preserve"> </w:t>
      </w:r>
      <w:r w:rsidR="003D567B" w:rsidRPr="003D567B">
        <w:t xml:space="preserve">The Beautiful Game: Predicting the Premier League with a random model (Nguyen, 2018) and Betting on the English Premier League (Campanelli, 2019) </w:t>
      </w:r>
      <w:r w:rsidR="00347D8C">
        <w:t>were</w:t>
      </w:r>
      <w:r w:rsidR="003D567B" w:rsidRPr="003D567B">
        <w:t xml:space="preserve"> research reading</w:t>
      </w:r>
      <w:r w:rsidR="00195799">
        <w:t>s</w:t>
      </w:r>
      <w:r w:rsidR="003D567B" w:rsidRPr="003D567B">
        <w:t xml:space="preserve"> to see other views on solving the same problem. It was helpful to see the different approaches, what went well, and problems that were encountered</w:t>
      </w:r>
      <w:r w:rsidR="003D567B">
        <w:t xml:space="preserve"> so it was relevant to PLePA. Both articles were well presented and written relatively </w:t>
      </w:r>
      <w:r w:rsidR="00E12912">
        <w:t>recent,</w:t>
      </w:r>
      <w:r w:rsidR="003D567B">
        <w:t xml:space="preserve"> so </w:t>
      </w:r>
      <w:r w:rsidR="00E12912">
        <w:t xml:space="preserve">the </w:t>
      </w:r>
      <w:r w:rsidR="003D567B">
        <w:t xml:space="preserve">information </w:t>
      </w:r>
      <w:r w:rsidR="00E12912">
        <w:t xml:space="preserve">presented </w:t>
      </w:r>
      <w:r w:rsidR="003D567B">
        <w:t>was timely.</w:t>
      </w:r>
    </w:p>
    <w:p w14:paraId="5FD73240" w14:textId="747D146E" w:rsidR="00261FE0" w:rsidRDefault="00261FE0" w:rsidP="00261FE0">
      <w:pPr>
        <w:pStyle w:val="Heading3"/>
      </w:pPr>
      <w:bookmarkStart w:id="15" w:name="_Toc50209169"/>
      <w:r>
        <w:t xml:space="preserve">1.2.2 </w:t>
      </w:r>
      <w:r w:rsidR="009809A5">
        <w:t>Data related</w:t>
      </w:r>
      <w:bookmarkEnd w:id="15"/>
    </w:p>
    <w:p w14:paraId="1CBA0A05" w14:textId="46E75E11" w:rsidR="00261FE0" w:rsidRDefault="009809A5" w:rsidP="00261FE0">
      <w:r>
        <w:t xml:space="preserve">The next two articles provided the data statistics used for PLePA, the first was </w:t>
      </w:r>
      <w:r w:rsidRPr="00515585">
        <w:t>Data</w:t>
      </w:r>
      <w:r>
        <w:t>-files: England (Football-Data,2020)</w:t>
      </w:r>
      <w:r w:rsidR="002F0B10">
        <w:t>.</w:t>
      </w:r>
      <w:r>
        <w:t xml:space="preserve"> </w:t>
      </w:r>
      <w:r w:rsidR="002F0B10">
        <w:t>T</w:t>
      </w:r>
      <w:r>
        <w:t xml:space="preserve">his </w:t>
      </w:r>
      <w:r w:rsidR="002F0B10">
        <w:t>article looked at where</w:t>
      </w:r>
      <w:r w:rsidR="00585DB0">
        <w:t xml:space="preserve"> </w:t>
      </w:r>
      <w:r>
        <w:t>the data used for match history stat</w:t>
      </w:r>
      <w:r w:rsidR="002F0B10">
        <w:t>istics</w:t>
      </w:r>
      <w:r>
        <w:t xml:space="preserve"> was collected from, cross checking was performed against the data files provided on some examples to </w:t>
      </w:r>
      <w:r>
        <w:lastRenderedPageBreak/>
        <w:t>ensure the validity of the statistics. The website also has a link to contact them with any errors which gives you confidence that if errors had been found by other users then the data would have been fixed. The data was fully up-to-date to the latest English football results. The second source of statistics was 2019-2020 Premier League Stats (FBREF, 2020)</w:t>
      </w:r>
      <w:r w:rsidR="002F0B10">
        <w:t>.</w:t>
      </w:r>
      <w:r>
        <w:t xml:space="preserve"> </w:t>
      </w:r>
      <w:r w:rsidR="002F0B10">
        <w:t>T</w:t>
      </w:r>
      <w:r>
        <w:t>his was where the stat</w:t>
      </w:r>
      <w:r w:rsidR="002F0B10">
        <w:t>istics</w:t>
      </w:r>
      <w:r>
        <w:t xml:space="preserve"> used for league positions was collected from, </w:t>
      </w:r>
      <w:r w:rsidR="002F0B10">
        <w:t xml:space="preserve">and </w:t>
      </w:r>
      <w:r>
        <w:t xml:space="preserve">they also store historical data, so the last five seasons’ worth of data was also from that website. Again, some cross checking was performed on the statistics provided and everything was in </w:t>
      </w:r>
      <w:r w:rsidR="002F0B10">
        <w:t>order</w:t>
      </w:r>
      <w:r>
        <w:t>. The most up-to-date league positions were updated and correct.</w:t>
      </w:r>
    </w:p>
    <w:p w14:paraId="16275230" w14:textId="1EC51DF3" w:rsidR="00261FE0" w:rsidRDefault="00261FE0" w:rsidP="00261FE0">
      <w:pPr>
        <w:pStyle w:val="Heading3"/>
      </w:pPr>
      <w:bookmarkStart w:id="16" w:name="_Toc50209170"/>
      <w:r>
        <w:t>1.2.3 SDLC</w:t>
      </w:r>
      <w:bookmarkEnd w:id="16"/>
    </w:p>
    <w:p w14:paraId="5B385EE8" w14:textId="7E1FE258" w:rsidR="00261FE0" w:rsidRPr="00CF498B" w:rsidRDefault="00B405C2" w:rsidP="00CF498B">
      <w:r>
        <w:t>Choosing a Lifecycle Model (The Open University, 2014) gave insight into multiple lifecycles that were available and discussed how to go about choosing one for the project.</w:t>
      </w:r>
      <w:r w:rsidR="00F11392">
        <w:t xml:space="preserve"> The document was well presented and, being an OU document, was relevant for PLePA.</w:t>
      </w:r>
      <w:r w:rsidR="00141E17">
        <w:t xml:space="preserve"> Further reading into SDLCs was SDLC Models Explained: Agile, Waterfall, V-Shaped, Iterative, Spiral (Osetskyi, 2017) explained in detail some of the popular SDLC choices and what they are best for. It was an article by Osetskyi who has multiple useful articles which are highly rated. The article was from 2017 which is </w:t>
      </w:r>
      <w:r w:rsidR="002F0B10">
        <w:t xml:space="preserve">relatively </w:t>
      </w:r>
      <w:r w:rsidR="00585DB0">
        <w:t>recent, considering</w:t>
      </w:r>
      <w:r w:rsidR="00141E17">
        <w:t xml:space="preserve"> there are not many newly created SDLC styles.</w:t>
      </w:r>
      <w:r w:rsidR="00CF498B">
        <w:t xml:space="preserve"> The final piece of literature used for researching SDLC choices was Structured-case: A methodological framework for building theory in information systems (J.M. Carroll et al., 2000)</w:t>
      </w:r>
      <w:r w:rsidR="002F0B10">
        <w:t>.</w:t>
      </w:r>
      <w:r w:rsidR="00585DB0">
        <w:t xml:space="preserve"> </w:t>
      </w:r>
      <w:r w:rsidR="002F0B10">
        <w:t>I</w:t>
      </w:r>
      <w:r w:rsidR="00CF498B">
        <w:t>t provided a</w:t>
      </w:r>
      <w:r w:rsidR="00A85AEE">
        <w:t xml:space="preserve"> descriptive</w:t>
      </w:r>
      <w:r w:rsidR="00CF498B">
        <w:t xml:space="preserve"> insight into a SDLC which was unknown to the author of PLePA,</w:t>
      </w:r>
      <w:r w:rsidR="002F0B10">
        <w:t xml:space="preserve"> and</w:t>
      </w:r>
      <w:r w:rsidR="00CF498B">
        <w:t xml:space="preserve"> this went on to be the SDLC of choice used for PLePA. The document was not </w:t>
      </w:r>
      <w:r w:rsidR="002F0B10">
        <w:t>easy</w:t>
      </w:r>
      <w:r w:rsidR="00585DB0">
        <w:t xml:space="preserve"> </w:t>
      </w:r>
      <w:r w:rsidR="00CF498B">
        <w:t xml:space="preserve">to follow because it was presented as a wall of text, however, it had a lot of detail and it was well written. It also </w:t>
      </w:r>
      <w:r w:rsidR="002F0B10">
        <w:t>contained</w:t>
      </w:r>
      <w:r w:rsidR="00CF498B">
        <w:t xml:space="preserve"> an image which helped portray the structured-case clearly. The document was</w:t>
      </w:r>
      <w:r w:rsidR="002F0B10">
        <w:t xml:space="preserve"> fairly</w:t>
      </w:r>
      <w:r w:rsidR="00CF498B">
        <w:t xml:space="preserve"> old but the life-cycle is still used today.</w:t>
      </w:r>
    </w:p>
    <w:p w14:paraId="6B430D63" w14:textId="2295F6BF" w:rsidR="00261FE0" w:rsidRDefault="00261FE0" w:rsidP="00261FE0">
      <w:pPr>
        <w:pStyle w:val="Heading3"/>
      </w:pPr>
      <w:bookmarkStart w:id="17" w:name="_Toc50209171"/>
      <w:r>
        <w:t xml:space="preserve">1.2.4 </w:t>
      </w:r>
      <w:r w:rsidR="003D567B">
        <w:t>Algorithm</w:t>
      </w:r>
      <w:r w:rsidR="00BC74F7">
        <w:t xml:space="preserve"> and software</w:t>
      </w:r>
      <w:r w:rsidR="003D567B">
        <w:t xml:space="preserve"> research</w:t>
      </w:r>
      <w:bookmarkEnd w:id="17"/>
    </w:p>
    <w:p w14:paraId="2F1F6168" w14:textId="49309965" w:rsidR="00112111" w:rsidRDefault="00706F25" w:rsidP="00261FE0">
      <w:r w:rsidRPr="00706F25">
        <w:t xml:space="preserve">An Implementation and Explanation of the Random Forest in Python (Koehrsen, 2018), How Random Forest Algorithm Works in Machine Learning (Synced, 2017) and How the Random Forest Works in Machine Learning (Polamuri, 2017) </w:t>
      </w:r>
      <w:r w:rsidR="00890410">
        <w:t>was</w:t>
      </w:r>
      <w:r w:rsidRPr="00706F25">
        <w:t xml:space="preserve"> all research done in preparation for development of the first algorithm, Random Forest. The articles all explained how they had developed the Random Forest algorithm in Python, which is the same development language used for PLePA, so this was suitable research for the project.</w:t>
      </w:r>
      <w:r w:rsidR="00573AFF">
        <w:t xml:space="preserve"> They are mostly up</w:t>
      </w:r>
      <w:r w:rsidR="002B29EF">
        <w:t>-</w:t>
      </w:r>
      <w:r w:rsidR="00573AFF">
        <w:t>to</w:t>
      </w:r>
      <w:r w:rsidR="002B29EF">
        <w:t>-date,</w:t>
      </w:r>
      <w:r w:rsidR="00573AFF">
        <w:t xml:space="preserve"> but caution was used because more </w:t>
      </w:r>
      <w:r w:rsidR="002F0B10">
        <w:t>recent Python modules have been developed since these articles were prepared</w:t>
      </w:r>
      <w:r w:rsidR="00573AFF">
        <w:t xml:space="preserve">. </w:t>
      </w:r>
      <w:r w:rsidR="00DD283C">
        <w:t xml:space="preserve">They were all </w:t>
      </w:r>
      <w:r w:rsidR="00585DB0">
        <w:t>well presented</w:t>
      </w:r>
      <w:r w:rsidR="00DD283C">
        <w:t>, particularly Polamuri’s articl</w:t>
      </w:r>
      <w:r w:rsidR="00792168">
        <w:t>e;</w:t>
      </w:r>
      <w:r w:rsidR="00DD283C">
        <w:t xml:space="preserve"> it was engaging and used images to break up the text for the reader.</w:t>
      </w:r>
      <w:r w:rsidR="00EF1E13">
        <w:t xml:space="preserve"> The final research into Random Forest was </w:t>
      </w:r>
      <w:r w:rsidR="00EF1E13" w:rsidRPr="00EF1E13">
        <w:t>How to Implement Random Forest From Scratch in Python (Brownlee, August 2019)</w:t>
      </w:r>
      <w:r w:rsidR="002F0B10">
        <w:t>.</w:t>
      </w:r>
      <w:r w:rsidR="00EF1E13">
        <w:t xml:space="preserve"> </w:t>
      </w:r>
      <w:r w:rsidR="002F0B10">
        <w:t>T</w:t>
      </w:r>
      <w:r w:rsidR="00EF1E13">
        <w:t xml:space="preserve">his piece of literature gave a very detailed account of Random Forest with different ways to implement the algorithm. It was well presented and easy to follow. The style of Brownlee’s writing </w:t>
      </w:r>
      <w:r w:rsidR="002F0B10">
        <w:t xml:space="preserve">prompted </w:t>
      </w:r>
      <w:r w:rsidR="00EF1E13">
        <w:t xml:space="preserve">the author to use more of Brownlee’s work when investigating later algorithms. This reading also </w:t>
      </w:r>
      <w:r w:rsidR="002F0B10">
        <w:t>prompted</w:t>
      </w:r>
      <w:r w:rsidR="00EF1E13">
        <w:t xml:space="preserve"> the reading of </w:t>
      </w:r>
      <w:r w:rsidR="00EF1E13" w:rsidRPr="00EF1E13">
        <w:t>How to Implement The Decision Tree from Scratch in Python (Brownlee, December 2019)</w:t>
      </w:r>
      <w:r w:rsidR="00EF1E13">
        <w:t xml:space="preserve"> because it was useful to </w:t>
      </w:r>
      <w:r w:rsidR="00585DB0">
        <w:t>learn more</w:t>
      </w:r>
      <w:r w:rsidR="00EF1E13">
        <w:t xml:space="preserve"> about Decision Tree development. Again, being written by Brownlee, the layout was very similar </w:t>
      </w:r>
      <w:r w:rsidR="002F0B10">
        <w:t xml:space="preserve">to the above article </w:t>
      </w:r>
      <w:r w:rsidR="00EF1E13">
        <w:t xml:space="preserve">and </w:t>
      </w:r>
      <w:r w:rsidR="002F0B10">
        <w:t xml:space="preserve">was </w:t>
      </w:r>
      <w:r w:rsidR="00EF1E13">
        <w:t>easy to follow with good examples of how to implement</w:t>
      </w:r>
      <w:r w:rsidR="002F0B10">
        <w:t xml:space="preserve"> the decision tree</w:t>
      </w:r>
      <w:r w:rsidR="00EF1E13">
        <w:t xml:space="preserve">. Both of his pieces of literature were written recently and were using </w:t>
      </w:r>
      <w:r w:rsidR="00FA46ED">
        <w:t>up-to-date</w:t>
      </w:r>
      <w:r w:rsidR="00EF1E13">
        <w:t xml:space="preserve"> Python functions</w:t>
      </w:r>
      <w:r w:rsidR="00112111">
        <w:t>.</w:t>
      </w:r>
    </w:p>
    <w:p w14:paraId="7F39626C" w14:textId="169DF171" w:rsidR="00112111" w:rsidRDefault="00187DC0" w:rsidP="00261FE0">
      <w:r>
        <w:t>Next was the research into the k-NN algorithm</w:t>
      </w:r>
      <w:r w:rsidR="00464285">
        <w:t>.</w:t>
      </w:r>
      <w:r>
        <w:t xml:space="preserve"> </w:t>
      </w:r>
      <w:r w:rsidR="00464285">
        <w:t>T</w:t>
      </w:r>
      <w:r>
        <w:t xml:space="preserve">he first bit of research was </w:t>
      </w:r>
      <w:r w:rsidRPr="00187DC0">
        <w:t>Develop k-Nearest Neighbors in Python from Scratch (Brownlee, 2019)</w:t>
      </w:r>
      <w:r>
        <w:t xml:space="preserve">, </w:t>
      </w:r>
      <w:r w:rsidR="00585DB0">
        <w:t>which was</w:t>
      </w:r>
      <w:r>
        <w:t xml:space="preserve"> well presented with lots of detail on the concepts of k-NN. Brownlee’s articles are useful for explaining the algorithm and ways they could be implemented in Python. </w:t>
      </w:r>
      <w:r w:rsidR="00675255">
        <w:t xml:space="preserve">It was relevant because it was the algorithm and the scripting language being used for PLePA. </w:t>
      </w:r>
      <w:r w:rsidR="00675255" w:rsidRPr="00675255">
        <w:t>K Nearest Neighbor Algorithm In Python (Maklin, July 2019)</w:t>
      </w:r>
      <w:r w:rsidR="00675255">
        <w:t xml:space="preserve"> was </w:t>
      </w:r>
      <w:r w:rsidR="00453E24">
        <w:lastRenderedPageBreak/>
        <w:t>further</w:t>
      </w:r>
      <w:r w:rsidR="00675255">
        <w:t xml:space="preserve"> research into k-NN</w:t>
      </w:r>
      <w:r w:rsidR="00453E24">
        <w:t>.</w:t>
      </w:r>
      <w:r w:rsidR="00675255">
        <w:t xml:space="preserve"> </w:t>
      </w:r>
      <w:r w:rsidR="00453E24">
        <w:t>I</w:t>
      </w:r>
      <w:r w:rsidR="00675255">
        <w:t xml:space="preserve">t was quite basic but had a clear layout which made it easy to follow. It </w:t>
      </w:r>
      <w:r w:rsidR="00453E24">
        <w:t>clearly explained the</w:t>
      </w:r>
      <w:r w:rsidR="00675255">
        <w:t xml:space="preserve"> basics of k-NN but did not go into too much depth. It was posted on </w:t>
      </w:r>
      <w:r w:rsidR="00675255" w:rsidRPr="00675255">
        <w:t>towardsdatascience</w:t>
      </w:r>
      <w:r w:rsidR="00453E24">
        <w:t>.com</w:t>
      </w:r>
      <w:r w:rsidR="00675255">
        <w:t xml:space="preserve"> less than a year ago with good reviews so assumed to be mostly reliable and </w:t>
      </w:r>
      <w:r w:rsidR="00FA46ED">
        <w:t>up-to-date</w:t>
      </w:r>
      <w:r w:rsidR="00675255">
        <w:t>.</w:t>
      </w:r>
      <w:r w:rsidR="00360C32">
        <w:t xml:space="preserve"> </w:t>
      </w:r>
      <w:r w:rsidR="00360C32" w:rsidRPr="00360C32">
        <w:t>1.6 Nearest Neighbors (Buitinck et al., n.d)</w:t>
      </w:r>
      <w:r w:rsidR="00360C32">
        <w:t xml:space="preserve"> provided more information on k-NN</w:t>
      </w:r>
      <w:r w:rsidR="00453E24">
        <w:t>.</w:t>
      </w:r>
      <w:r w:rsidR="00360C32">
        <w:t xml:space="preserve"> </w:t>
      </w:r>
      <w:r w:rsidR="00453E24">
        <w:t>I</w:t>
      </w:r>
      <w:r w:rsidR="00360C32">
        <w:t xml:space="preserve">t had a lot of text, so it was a difficult </w:t>
      </w:r>
      <w:r w:rsidR="00453E24">
        <w:t>to read</w:t>
      </w:r>
      <w:r w:rsidR="00360C32">
        <w:t xml:space="preserve">, </w:t>
      </w:r>
      <w:r w:rsidR="00453E24">
        <w:t xml:space="preserve">but </w:t>
      </w:r>
      <w:r w:rsidR="00360C32">
        <w:t xml:space="preserve">it did have images to break up the text in places </w:t>
      </w:r>
      <w:r w:rsidR="00453E24">
        <w:t>which helped</w:t>
      </w:r>
      <w:r w:rsidR="00360C32">
        <w:t>. It was mostly useful</w:t>
      </w:r>
      <w:r w:rsidR="00453E24">
        <w:t xml:space="preserve"> and relevant</w:t>
      </w:r>
      <w:r w:rsidR="00360C32">
        <w:t>, however there w</w:t>
      </w:r>
      <w:r w:rsidR="00453E24">
        <w:t>ere</w:t>
      </w:r>
      <w:r w:rsidR="00360C32">
        <w:t xml:space="preserve"> parts of it </w:t>
      </w:r>
      <w:r w:rsidR="00453E24">
        <w:t>which</w:t>
      </w:r>
      <w:r w:rsidR="00360C32">
        <w:t xml:space="preserve"> were beyond the scope of PLePA.</w:t>
      </w:r>
      <w:r w:rsidR="009B4C91">
        <w:t xml:space="preserve"> PLePA did not end up using Scikit but it was good to get an alternative implementation idea. It is widely used by data analysts so can be assumed to be trusted.</w:t>
      </w:r>
      <w:r w:rsidR="00FA46ED">
        <w:t xml:space="preserve"> The final bit of research for k-NN was </w:t>
      </w:r>
      <w:r w:rsidR="00FA46ED" w:rsidRPr="00FA46ED">
        <w:t>KNN Classification using Scikit-learn (Navlani, August 2018)</w:t>
      </w:r>
      <w:r w:rsidR="00FA46ED">
        <w:t xml:space="preserve"> which was also on Scikit</w:t>
      </w:r>
      <w:r w:rsidR="00453E24">
        <w:t>.</w:t>
      </w:r>
      <w:r w:rsidR="00FA46ED">
        <w:t xml:space="preserve"> </w:t>
      </w:r>
      <w:r w:rsidR="00453E24">
        <w:t>I</w:t>
      </w:r>
      <w:r w:rsidR="00FA46ED">
        <w:t>t was easier to read and follow than Buitinck’s article on Scikit because it had code examples and pictures to assist the explanations. It is under two years old and post</w:t>
      </w:r>
      <w:r w:rsidR="00453E24">
        <w:t>ed</w:t>
      </w:r>
      <w:r w:rsidR="00FA46ED">
        <w:t xml:space="preserve"> on DataCamp’s website so deemed to be reliable and mostly up-to-date.</w:t>
      </w:r>
    </w:p>
    <w:p w14:paraId="34531708" w14:textId="7BFCC1F0" w:rsidR="00112111" w:rsidRDefault="00112111" w:rsidP="00261FE0">
      <w:r>
        <w:t xml:space="preserve">Research into the third algorithm, SVM, began with </w:t>
      </w:r>
      <w:r w:rsidRPr="00112111">
        <w:t>An introduction to Support Vector Machines (SVM)</w:t>
      </w:r>
      <w:r>
        <w:t xml:space="preserve"> (Stecanella, 2017), </w:t>
      </w:r>
      <w:r w:rsidR="00585DB0">
        <w:t>which was</w:t>
      </w:r>
      <w:r>
        <w:t xml:space="preserve"> well presented with a compl</w:t>
      </w:r>
      <w:r w:rsidR="00453E24">
        <w:t>e</w:t>
      </w:r>
      <w:r>
        <w:t xml:space="preserve">ment of images with the text. The piece did not go into too much </w:t>
      </w:r>
      <w:r w:rsidR="00585DB0">
        <w:t>depth,</w:t>
      </w:r>
      <w:r>
        <w:t xml:space="preserve"> so it was a good starting </w:t>
      </w:r>
      <w:r w:rsidR="00453E24">
        <w:t>point</w:t>
      </w:r>
      <w:r>
        <w:t xml:space="preserve">, </w:t>
      </w:r>
      <w:r w:rsidR="00453E24">
        <w:t>but as there were not many</w:t>
      </w:r>
      <w:r>
        <w:t xml:space="preserve"> reviews o</w:t>
      </w:r>
      <w:r w:rsidR="00453E24">
        <w:t>f</w:t>
      </w:r>
      <w:r>
        <w:t xml:space="preserve"> this text it is hard to say how reliable it is</w:t>
      </w:r>
      <w:r w:rsidR="00453E24">
        <w:t>. H</w:t>
      </w:r>
      <w:r>
        <w:t>owever, it was posted on MonkeyLearn and the few reviews available were positive.</w:t>
      </w:r>
      <w:r w:rsidR="009F121A">
        <w:t xml:space="preserve"> It is timely for the algorithm because there w</w:t>
      </w:r>
      <w:r w:rsidR="002849FE">
        <w:t>ill not</w:t>
      </w:r>
      <w:r w:rsidR="009F121A">
        <w:t xml:space="preserve"> be much change on the core workings of SVM. </w:t>
      </w:r>
      <w:r w:rsidR="009F121A" w:rsidRPr="009F121A">
        <w:t>1.4 Support Vector Machines</w:t>
      </w:r>
      <w:r w:rsidR="009F121A">
        <w:t xml:space="preserve"> (Buitinck, n.d) was the next part of reading</w:t>
      </w:r>
      <w:r w:rsidR="002849FE">
        <w:t>. H</w:t>
      </w:r>
      <w:r w:rsidR="009F121A">
        <w:t xml:space="preserve">owever, </w:t>
      </w:r>
      <w:r w:rsidR="002849FE">
        <w:t>this was similar</w:t>
      </w:r>
      <w:r w:rsidR="009F121A">
        <w:t xml:space="preserve"> to </w:t>
      </w:r>
      <w:r w:rsidR="009F121A" w:rsidRPr="00360C32">
        <w:t>1.6 Nearest Neighbors (Buitinck et al., n.d)</w:t>
      </w:r>
      <w:r w:rsidR="002849FE">
        <w:t>, in that</w:t>
      </w:r>
      <w:r w:rsidR="009F121A">
        <w:t xml:space="preserve"> </w:t>
      </w:r>
      <w:r w:rsidR="002849FE">
        <w:t>i</w:t>
      </w:r>
      <w:r w:rsidR="009F121A">
        <w:t>t had lots of text and was hard to follow</w:t>
      </w:r>
      <w:r w:rsidR="002849FE">
        <w:t xml:space="preserve">. </w:t>
      </w:r>
      <w:r w:rsidR="009F121A">
        <w:t xml:space="preserve">Scikit was used for this algorithm </w:t>
      </w:r>
      <w:r w:rsidR="00A563A7">
        <w:t>so</w:t>
      </w:r>
      <w:r w:rsidR="009F121A">
        <w:t xml:space="preserve"> the </w:t>
      </w:r>
      <w:r w:rsidR="003338FD">
        <w:t>article</w:t>
      </w:r>
      <w:r w:rsidR="009F121A">
        <w:t xml:space="preserve"> had useful parts</w:t>
      </w:r>
      <w:r w:rsidR="00A563A7">
        <w:t xml:space="preserve"> on the module in it</w:t>
      </w:r>
      <w:r w:rsidR="009F121A">
        <w:t>.</w:t>
      </w:r>
      <w:r w:rsidR="008F1909">
        <w:t xml:space="preserve"> More reading into Scikit</w:t>
      </w:r>
      <w:r w:rsidR="002849FE">
        <w:t xml:space="preserve"> was carried out by reading</w:t>
      </w:r>
      <w:r w:rsidR="003338FD">
        <w:t xml:space="preserve"> </w:t>
      </w:r>
      <w:r w:rsidR="008F1909" w:rsidRPr="008F1909">
        <w:t>Support Vector Machines with Scikit-learn</w:t>
      </w:r>
      <w:r w:rsidR="008F1909">
        <w:t xml:space="preserve"> (Navlani, 2019)</w:t>
      </w:r>
      <w:r w:rsidR="002849FE">
        <w:t>. T</w:t>
      </w:r>
      <w:r w:rsidR="008F1909">
        <w:t xml:space="preserve">his article was valuable for learning more on SVM, </w:t>
      </w:r>
      <w:r w:rsidR="00A563A7">
        <w:t>particularly since it was more reading in Scikit which was used for this module</w:t>
      </w:r>
      <w:r w:rsidR="008F1909">
        <w:t>. It was well presented with</w:t>
      </w:r>
      <w:r w:rsidR="002849FE">
        <w:t xml:space="preserve"> the text broken </w:t>
      </w:r>
      <w:r w:rsidR="00585DB0">
        <w:t>down and</w:t>
      </w:r>
      <w:r w:rsidR="002849FE">
        <w:t xml:space="preserve"> provided </w:t>
      </w:r>
      <w:r w:rsidR="008F1909">
        <w:t xml:space="preserve">images and code examples. Published in 2019 on datacamp so it was </w:t>
      </w:r>
      <w:r w:rsidR="00585DB0">
        <w:t>recent and</w:t>
      </w:r>
      <w:r w:rsidR="008F1909">
        <w:t xml:space="preserve"> had </w:t>
      </w:r>
      <w:r w:rsidR="002849FE">
        <w:t>excellent</w:t>
      </w:r>
      <w:r w:rsidR="008F1909">
        <w:t xml:space="preserve"> reviews. The final bit of research into SVM was </w:t>
      </w:r>
      <w:r w:rsidR="008F1909" w:rsidRPr="008F1909">
        <w:t>Support Vector Machine Python Example</w:t>
      </w:r>
      <w:r w:rsidR="008F1909">
        <w:t xml:space="preserve"> (Maklin, 2019) which was mostly well presented,</w:t>
      </w:r>
      <w:r w:rsidR="002849FE">
        <w:t xml:space="preserve"> although</w:t>
      </w:r>
      <w:r w:rsidR="008F1909">
        <w:t xml:space="preserve"> it had a </w:t>
      </w:r>
      <w:r w:rsidR="002849FE">
        <w:t>section</w:t>
      </w:r>
      <w:r w:rsidR="008F1909">
        <w:t xml:space="preserve"> with a complex calculation which was not explained clearly. Maklin had images to help explain most of his write up. It was posted on towardsdatascience</w:t>
      </w:r>
      <w:r w:rsidR="002849FE">
        <w:t>.com</w:t>
      </w:r>
      <w:r w:rsidR="008F1909">
        <w:t xml:space="preserve"> recently with positive community response so it can be </w:t>
      </w:r>
      <w:r w:rsidR="002849FE">
        <w:t xml:space="preserve">considered </w:t>
      </w:r>
      <w:r w:rsidR="008F1909">
        <w:t xml:space="preserve">reliable and </w:t>
      </w:r>
      <w:r w:rsidR="002849FE">
        <w:t>up-to-date</w:t>
      </w:r>
      <w:r w:rsidR="008F1909">
        <w:t>.</w:t>
      </w:r>
    </w:p>
    <w:p w14:paraId="3B668304" w14:textId="22FE1EE5" w:rsidR="00CB6962" w:rsidRDefault="00CB6962" w:rsidP="00261FE0">
      <w:r>
        <w:t xml:space="preserve">Research into the final algorithm, </w:t>
      </w:r>
      <w:r w:rsidRPr="00CB6962">
        <w:t>Naïve Bayes</w:t>
      </w:r>
      <w:r>
        <w:t xml:space="preserve">, was </w:t>
      </w:r>
      <w:r w:rsidRPr="00CB6962">
        <w:t>Introduction to Naïve Bayes Classification</w:t>
      </w:r>
      <w:r>
        <w:t xml:space="preserve"> (Soni, 2018). This really was an introduction</w:t>
      </w:r>
      <w:r w:rsidR="002849FE">
        <w:t>;</w:t>
      </w:r>
      <w:r>
        <w:t xml:space="preserve"> it was very short, </w:t>
      </w:r>
      <w:r w:rsidR="002849FE">
        <w:t>but</w:t>
      </w:r>
      <w:r>
        <w:t xml:space="preserve"> well laid out and easy to follow with a very positive response from readers. It gave a very good account of the basics of Naïve Bayes. </w:t>
      </w:r>
      <w:r w:rsidRPr="00CB6962">
        <w:t>A Gentle Introduction to Bayes Theorem for Machine Learning</w:t>
      </w:r>
      <w:r>
        <w:t xml:space="preserve"> (Brownlee, 2019) was additional research into Naïve Bayes</w:t>
      </w:r>
      <w:r w:rsidR="002849FE">
        <w:t>.</w:t>
      </w:r>
      <w:r>
        <w:t xml:space="preserve"> </w:t>
      </w:r>
      <w:r w:rsidR="002849FE">
        <w:t>I</w:t>
      </w:r>
      <w:r>
        <w:t xml:space="preserve">t was also an </w:t>
      </w:r>
      <w:r w:rsidR="00585DB0">
        <w:t>introduction;</w:t>
      </w:r>
      <w:r>
        <w:t xml:space="preserve"> however it gave a lot more detail. Everything </w:t>
      </w:r>
      <w:r w:rsidR="002849FE">
        <w:t xml:space="preserve">was </w:t>
      </w:r>
      <w:r>
        <w:t>explained us</w:t>
      </w:r>
      <w:r w:rsidR="002849FE">
        <w:t>ing</w:t>
      </w:r>
      <w:r>
        <w:t xml:space="preserve"> examples,</w:t>
      </w:r>
      <w:r w:rsidR="002849FE">
        <w:t xml:space="preserve"> although</w:t>
      </w:r>
      <w:r>
        <w:t xml:space="preserve"> this text would have benefited </w:t>
      </w:r>
      <w:r w:rsidR="002849FE">
        <w:t>from</w:t>
      </w:r>
      <w:r>
        <w:t xml:space="preserve"> using some pictures to help explain parts of the algorithm. Overall, it was a good account of the algorithm and gave a lot of detail. The final piece of research into Naïve Bayes and algorithms was </w:t>
      </w:r>
      <w:r w:rsidRPr="00CB6962">
        <w:t>Naive Bayes Classifier From Scratch in Python</w:t>
      </w:r>
      <w:r>
        <w:t xml:space="preserve"> (Brownlee, 2019)</w:t>
      </w:r>
      <w:r w:rsidR="002849FE">
        <w:t>.</w:t>
      </w:r>
      <w:r w:rsidR="00827644">
        <w:t xml:space="preserve"> </w:t>
      </w:r>
      <w:r w:rsidR="002849FE">
        <w:t>Again, this provided a lot of</w:t>
      </w:r>
      <w:r w:rsidR="00827644">
        <w:t xml:space="preserve"> examples, it had an easy to follow layout</w:t>
      </w:r>
      <w:r w:rsidR="002849FE">
        <w:t xml:space="preserve"> which was</w:t>
      </w:r>
      <w:r w:rsidR="00827644">
        <w:t xml:space="preserve"> broken up with pictures to help explain. It was also using </w:t>
      </w:r>
      <w:r w:rsidR="00B6086F">
        <w:t>Python,</w:t>
      </w:r>
      <w:r w:rsidR="00827644">
        <w:t xml:space="preserve"> so it was relevant to PLePA. It was posted on </w:t>
      </w:r>
      <w:r w:rsidR="009C3412">
        <w:t>M</w:t>
      </w:r>
      <w:r w:rsidR="00827644">
        <w:t>achine</w:t>
      </w:r>
      <w:r w:rsidR="009C3412">
        <w:t xml:space="preserve"> L</w:t>
      </w:r>
      <w:r w:rsidR="00827644">
        <w:t>earning</w:t>
      </w:r>
      <w:r w:rsidR="009C3412">
        <w:t xml:space="preserve"> M</w:t>
      </w:r>
      <w:r w:rsidR="00827644">
        <w:t xml:space="preserve">astery with </w:t>
      </w:r>
      <w:r w:rsidR="002849FE">
        <w:t>excellent</w:t>
      </w:r>
      <w:r w:rsidR="00827644">
        <w:t xml:space="preserve"> reviews in 2019 so it is </w:t>
      </w:r>
      <w:r w:rsidR="002849FE">
        <w:t>recent</w:t>
      </w:r>
      <w:r w:rsidR="00827644">
        <w:t xml:space="preserve"> and dependable.</w:t>
      </w:r>
    </w:p>
    <w:p w14:paraId="28A1D105" w14:textId="506ADE77" w:rsidR="00261FE0" w:rsidRDefault="00261FE0" w:rsidP="00261FE0">
      <w:pPr>
        <w:pStyle w:val="Heading3"/>
      </w:pPr>
      <w:bookmarkStart w:id="18" w:name="_Toc50209172"/>
      <w:r>
        <w:t>1.2.5 LEPSI</w:t>
      </w:r>
      <w:bookmarkEnd w:id="18"/>
    </w:p>
    <w:p w14:paraId="02D2EE0E" w14:textId="302BE0A0" w:rsidR="0072369A" w:rsidRDefault="00195799" w:rsidP="0072369A">
      <w:r w:rsidRPr="00195799">
        <w:t xml:space="preserve">Legal, Social, Ethical and Professional issues (The Open University, 2012), The Data Protection Act (UK Government, 2018), Equality Act 2010 (UK Government, 2015), Computer Misuse Act 1990 (UK Government, 1990), How copyright protects your work (UK Government, n.d), What is the freedom of Information Act? (ICO, n.d) and Code of Conduct for BCS Members (BCS, 2019) were all important </w:t>
      </w:r>
      <w:r w:rsidRPr="00195799">
        <w:lastRenderedPageBreak/>
        <w:t xml:space="preserve">to read to ensure PLePA was not in breach of any Legal, Social, Ethical or Professional issues. If PLePA was in breach, these articles would have helped to resolve and steer the project in the correct way. They also helped to keep the author </w:t>
      </w:r>
      <w:r w:rsidR="00FA46ED">
        <w:t>up-to-date</w:t>
      </w:r>
      <w:r w:rsidRPr="00195799">
        <w:t xml:space="preserve"> on the government’s latest laws and guidance.</w:t>
      </w:r>
      <w:r w:rsidR="00706F25">
        <w:t xml:space="preserve"> These articles are all strict guidelines presented by the bodies managing the laws and rules, therefore, the literature can be trusted to be correct. They are all also kept </w:t>
      </w:r>
      <w:r w:rsidR="00FA46ED">
        <w:t>up-to-date</w:t>
      </w:r>
      <w:r w:rsidR="00706F25">
        <w:t xml:space="preserve"> with any changes to the laws and rules.</w:t>
      </w:r>
    </w:p>
    <w:p w14:paraId="24A4A56C" w14:textId="5A41A7F9" w:rsidR="0072369A" w:rsidRDefault="0072369A" w:rsidP="0072369A">
      <w:pPr>
        <w:pStyle w:val="Heading3"/>
      </w:pPr>
      <w:bookmarkStart w:id="19" w:name="_Toc50209173"/>
      <w:r>
        <w:t>1.2.</w:t>
      </w:r>
      <w:r w:rsidR="00BC74F7">
        <w:t>6</w:t>
      </w:r>
      <w:r>
        <w:t xml:space="preserve"> OU courses</w:t>
      </w:r>
      <w:bookmarkEnd w:id="19"/>
    </w:p>
    <w:p w14:paraId="711BBCD4" w14:textId="09F40CFD" w:rsidR="0072369A" w:rsidRDefault="00151E47" w:rsidP="0072369A">
      <w:r>
        <w:t xml:space="preserve">TM351 part 1 -26 (The Open University, 2014) is the Data management and analysis module provided by the OU, </w:t>
      </w:r>
      <w:r w:rsidR="002849FE">
        <w:t xml:space="preserve">and </w:t>
      </w:r>
      <w:r>
        <w:t xml:space="preserve">this was pivotal and relevant to PLePA because it was the inspiration for the project, and it provided the skills for developing and managing a database and algorithms. It had an easy to follow layout and, because it was provided by the OU, it is expected to be correct, </w:t>
      </w:r>
      <w:r w:rsidR="002849FE">
        <w:t>up-to-date</w:t>
      </w:r>
      <w:r>
        <w:t xml:space="preserve"> and reliable. </w:t>
      </w:r>
    </w:p>
    <w:p w14:paraId="2BA5290B" w14:textId="0450770D" w:rsidR="0072369A" w:rsidRDefault="006B08AE" w:rsidP="006B08AE">
      <w:pPr>
        <w:pStyle w:val="Heading2"/>
      </w:pPr>
      <w:bookmarkStart w:id="20" w:name="_Toc50209174"/>
      <w:r>
        <w:t>1.3 Work done</w:t>
      </w:r>
      <w:bookmarkEnd w:id="20"/>
    </w:p>
    <w:p w14:paraId="1DF3D3F0" w14:textId="20A08B56" w:rsidR="005B1FDC" w:rsidRDefault="005B1FDC" w:rsidP="005B1FDC">
      <w:r>
        <w:t>All work done follow</w:t>
      </w:r>
      <w:r w:rsidR="00B74172">
        <w:t>ed</w:t>
      </w:r>
      <w:r>
        <w:t xml:space="preserve"> the schedule created, the latest version can be seen in </w:t>
      </w:r>
      <w:r w:rsidR="005F131E">
        <w:t>F</w:t>
      </w:r>
      <w:r>
        <w:t>igure 1 below.</w:t>
      </w:r>
      <w:r w:rsidR="00B74172">
        <w:t xml:space="preserve"> There were a few adjustments as the project went on, these will </w:t>
      </w:r>
      <w:r w:rsidR="00CE6CDE">
        <w:t xml:space="preserve">also </w:t>
      </w:r>
      <w:r w:rsidR="00B74172">
        <w:t>be explained in section 2.2.</w:t>
      </w:r>
    </w:p>
    <w:p w14:paraId="718B5B2B" w14:textId="1485C037" w:rsidR="00EE296C" w:rsidRDefault="00EE296C" w:rsidP="00EE296C">
      <w:pPr>
        <w:pStyle w:val="Heading3"/>
      </w:pPr>
      <w:bookmarkStart w:id="21" w:name="_Toc50209175"/>
      <w:r>
        <w:t>1.3.1 Preparation</w:t>
      </w:r>
      <w:bookmarkEnd w:id="21"/>
    </w:p>
    <w:p w14:paraId="216DF225" w14:textId="26DC43BA" w:rsidR="00ED4173" w:rsidRDefault="00ED4173" w:rsidP="00ED4173">
      <w:r>
        <w:t>Before any development could begin, the preparation stage had to be complete</w:t>
      </w:r>
      <w:r w:rsidR="002849FE">
        <w:t>d</w:t>
      </w:r>
      <w:r>
        <w:t xml:space="preserve">. The first task to be completed was to set up a GitHub repository for storing all the project work, </w:t>
      </w:r>
      <w:r w:rsidR="002849FE">
        <w:t>which</w:t>
      </w:r>
      <w:r>
        <w:t xml:space="preserve"> ranged from the Python files to the research documents. It was important to keep </w:t>
      </w:r>
      <w:r w:rsidR="002849FE">
        <w:t xml:space="preserve">all work </w:t>
      </w:r>
      <w:r>
        <w:t>version controlled to ensure no work was lost when overwritten</w:t>
      </w:r>
      <w:r w:rsidR="002849FE">
        <w:t>;</w:t>
      </w:r>
      <w:r>
        <w:t xml:space="preserve"> this allows for things such as the schedule to be monitored throughout the project. </w:t>
      </w:r>
      <w:r>
        <w:br/>
        <w:t>Once this was set</w:t>
      </w:r>
      <w:r w:rsidR="002849FE">
        <w:t xml:space="preserve"> </w:t>
      </w:r>
      <w:r>
        <w:t>up, the next, important, step was to choose a software development life cycle (SDLC)</w:t>
      </w:r>
      <w:r w:rsidR="002849FE">
        <w:t>.</w:t>
      </w:r>
      <w:r>
        <w:t xml:space="preserve"> </w:t>
      </w:r>
      <w:r w:rsidR="002849FE">
        <w:t>A</w:t>
      </w:r>
      <w:r>
        <w:t xml:space="preserve">fter doing research on multiple lifecycles (The Open University, 2014)(Osetskyi, 2017)(J.M. Carroll et al., 2000), the </w:t>
      </w:r>
      <w:r w:rsidRPr="00924620">
        <w:t xml:space="preserve">chosen </w:t>
      </w:r>
      <w:r>
        <w:t>SDLC was the structured-case lifecycle. This involves multiple conceptual frameworks (CF) which each have four parts</w:t>
      </w:r>
      <w:r w:rsidR="002849FE">
        <w:t>:</w:t>
      </w:r>
      <w:r>
        <w:t xml:space="preserve"> plan, do the work, analyse and reflect. This can be seen more clearly in </w:t>
      </w:r>
      <w:r w:rsidR="005F131E">
        <w:t>F</w:t>
      </w:r>
      <w:r>
        <w:t xml:space="preserve">igure </w:t>
      </w:r>
      <w:r w:rsidR="00CE6CDE">
        <w:t>1</w:t>
      </w:r>
      <w:r>
        <w:t xml:space="preserve"> below.</w:t>
      </w:r>
    </w:p>
    <w:p w14:paraId="1F2F8EFA" w14:textId="1C1E8618" w:rsidR="00ED4173" w:rsidRDefault="00ED4173" w:rsidP="00ED4173">
      <w:pPr>
        <w:rPr>
          <w:b/>
          <w:bCs/>
          <w:color w:val="FF0000"/>
        </w:rPr>
      </w:pPr>
      <w:r>
        <w:rPr>
          <w:noProof/>
        </w:rPr>
        <w:drawing>
          <wp:inline distT="0" distB="0" distL="0" distR="0" wp14:anchorId="336D90A3" wp14:editId="1BAEAD3F">
            <wp:extent cx="5970211" cy="213089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3633" cy="2132115"/>
                    </a:xfrm>
                    <a:prstGeom prst="rect">
                      <a:avLst/>
                    </a:prstGeom>
                    <a:noFill/>
                    <a:ln>
                      <a:noFill/>
                    </a:ln>
                  </pic:spPr>
                </pic:pic>
              </a:graphicData>
            </a:graphic>
          </wp:inline>
        </w:drawing>
      </w:r>
      <w:r w:rsidR="00A830D0">
        <w:br/>
      </w:r>
      <w:r>
        <w:t xml:space="preserve">Figure </w:t>
      </w:r>
      <w:r w:rsidR="00CE6CDE">
        <w:t>1</w:t>
      </w:r>
      <w:r>
        <w:t xml:space="preserve"> (Blagg, 2020) Structured-case lifecycle</w:t>
      </w:r>
    </w:p>
    <w:p w14:paraId="6A2BBF2B" w14:textId="6FBEE8D4" w:rsidR="00EE296C" w:rsidRPr="00EE296C" w:rsidRDefault="00ED4173" w:rsidP="00EE296C">
      <w:r>
        <w:t>Once the lifecycle was chosen, the first draft of the schedule could be created</w:t>
      </w:r>
      <w:r w:rsidR="005F131E">
        <w:t>, which can be seen in Appendix 1</w:t>
      </w:r>
      <w:r>
        <w:t xml:space="preserve">, </w:t>
      </w:r>
      <w:r w:rsidR="002849FE">
        <w:t xml:space="preserve">and </w:t>
      </w:r>
      <w:r>
        <w:t xml:space="preserve">the latest schedule can be seen in </w:t>
      </w:r>
      <w:r w:rsidR="005F131E">
        <w:t>Figure 1.</w:t>
      </w:r>
      <w:r>
        <w:t xml:space="preserve"> </w:t>
      </w:r>
      <w:r>
        <w:br/>
        <w:t>After this, the research beg</w:t>
      </w:r>
      <w:r w:rsidR="002849FE">
        <w:t>a</w:t>
      </w:r>
      <w:r>
        <w:t>n</w:t>
      </w:r>
      <w:r w:rsidR="002849FE">
        <w:t>.</w:t>
      </w:r>
      <w:r>
        <w:t xml:space="preserve"> </w:t>
      </w:r>
      <w:r w:rsidR="002849FE">
        <w:t>T</w:t>
      </w:r>
      <w:r>
        <w:t>he first part of research was to look at similar projects (Nguyen, 2018) (Campanelli, 2019)</w:t>
      </w:r>
      <w:r w:rsidR="002849FE">
        <w:t>.</w:t>
      </w:r>
      <w:r>
        <w:t xml:space="preserve"> </w:t>
      </w:r>
      <w:r w:rsidR="002849FE">
        <w:t>F</w:t>
      </w:r>
      <w:r>
        <w:t xml:space="preserve">rom these projects, it was useful to see </w:t>
      </w:r>
      <w:r w:rsidR="002849FE">
        <w:t>what</w:t>
      </w:r>
      <w:r>
        <w:t xml:space="preserve"> worked well and </w:t>
      </w:r>
      <w:r w:rsidR="002849FE">
        <w:t>what did not</w:t>
      </w:r>
      <w:r>
        <w:t xml:space="preserve">. </w:t>
      </w:r>
      <w:r w:rsidR="002849FE">
        <w:t>It</w:t>
      </w:r>
      <w:r>
        <w:t xml:space="preserve"> was noticed that both projects researched only used one algorithm for result prediction so this is one way that PLePA would differ from these. The research into predictive algorithms also </w:t>
      </w:r>
      <w:r>
        <w:lastRenderedPageBreak/>
        <w:t>began at this point (Dataflair Team, September 2018),</w:t>
      </w:r>
      <w:r w:rsidR="002849FE">
        <w:t xml:space="preserve"> and</w:t>
      </w:r>
      <w:r>
        <w:t xml:space="preserve"> it was useful to see ways of implementing the algorithms. </w:t>
      </w:r>
      <w:r>
        <w:br/>
        <w:t xml:space="preserve">Next came the search for Premier League data that could be used for PLePA (FBREF, </w:t>
      </w:r>
      <w:r w:rsidR="008F4333">
        <w:t>2020) (</w:t>
      </w:r>
      <w:r>
        <w:t>Football-Data,</w:t>
      </w:r>
      <w:r w:rsidR="002849FE">
        <w:t xml:space="preserve"> </w:t>
      </w:r>
      <w:r>
        <w:t>2020). The data chosen was from the seasons between 2014 and current day. This data was downloaded and cleansed</w:t>
      </w:r>
      <w:r w:rsidR="002849FE">
        <w:t>. I</w:t>
      </w:r>
      <w:r>
        <w:t>t was not a difficult task to find the data to use</w:t>
      </w:r>
      <w:r w:rsidR="002849FE">
        <w:t>;</w:t>
      </w:r>
      <w:r>
        <w:t xml:space="preserve"> the first website checked had the data required downloadable in csv format. The cleansing of data was mainly to match up the results data with the historic league positions. There were some small differences such as </w:t>
      </w:r>
      <w:r w:rsidR="00BF4A0B">
        <w:t>“</w:t>
      </w:r>
      <w:r>
        <w:t>Leicester</w:t>
      </w:r>
      <w:r w:rsidR="00BF4A0B">
        <w:t>”</w:t>
      </w:r>
      <w:r>
        <w:t xml:space="preserve"> in the results data and </w:t>
      </w:r>
      <w:r w:rsidR="00BF4A0B">
        <w:t>“</w:t>
      </w:r>
      <w:r>
        <w:t>Leicester City</w:t>
      </w:r>
      <w:r w:rsidR="00BF4A0B">
        <w:t>”</w:t>
      </w:r>
      <w:r>
        <w:t xml:space="preserve"> in the league position data</w:t>
      </w:r>
      <w:r w:rsidR="00BF4A0B">
        <w:t>, “City was not in the results data but was in the league position data</w:t>
      </w:r>
      <w:r>
        <w:t xml:space="preserve">. </w:t>
      </w:r>
      <w:r>
        <w:br/>
        <w:t xml:space="preserve">At this point, the legal, ethical, professional and social issues (LEPSI) surrounding PLePA could be researched, investigated and </w:t>
      </w:r>
      <w:r w:rsidR="00C67387">
        <w:t xml:space="preserve">it could be </w:t>
      </w:r>
      <w:r>
        <w:t xml:space="preserve">determined if any work needed to be altered. This research can be seen in </w:t>
      </w:r>
      <w:r w:rsidR="002E0A72">
        <w:t>section 2.1</w:t>
      </w:r>
      <w:r w:rsidR="00C67387">
        <w:t>.</w:t>
      </w:r>
      <w:r>
        <w:t xml:space="preserve"> </w:t>
      </w:r>
      <w:r w:rsidR="00C67387">
        <w:t>T</w:t>
      </w:r>
      <w:r>
        <w:t xml:space="preserve">he result of this research was that there was no work to be changed for PLePA, but the awareness of the </w:t>
      </w:r>
      <w:r w:rsidR="00C67387">
        <w:t>A</w:t>
      </w:r>
      <w:r>
        <w:t>cts and guidelines was important.</w:t>
      </w:r>
    </w:p>
    <w:p w14:paraId="49670505" w14:textId="3B5CCC7E" w:rsidR="006B08AE" w:rsidRDefault="006B08AE" w:rsidP="006B08AE">
      <w:pPr>
        <w:pStyle w:val="Heading3"/>
      </w:pPr>
      <w:bookmarkStart w:id="22" w:name="_Toc50209176"/>
      <w:r>
        <w:t>1.3.</w:t>
      </w:r>
      <w:r w:rsidR="00EE296C">
        <w:t>2</w:t>
      </w:r>
      <w:r>
        <w:t xml:space="preserve"> CF1 Setting up the database</w:t>
      </w:r>
      <w:bookmarkEnd w:id="22"/>
    </w:p>
    <w:p w14:paraId="0EA3AF7D" w14:textId="4024622B" w:rsidR="008F4333" w:rsidRDefault="008F4333" w:rsidP="008F4333">
      <w:r>
        <w:t>The planning stage of the CF was to think about the database structure that could be used and what data would be required for the database.</w:t>
      </w:r>
      <w:r>
        <w:br/>
        <w:t xml:space="preserve">The </w:t>
      </w:r>
      <w:r w:rsidRPr="00CF0090">
        <w:t xml:space="preserve">first </w:t>
      </w:r>
      <w:r w:rsidR="00CF0090">
        <w:t>piece of work in</w:t>
      </w:r>
      <w:r>
        <w:t xml:space="preserve"> CF1 was to create a conceptual model, </w:t>
      </w:r>
      <w:r w:rsidR="00C67387">
        <w:t xml:space="preserve">and </w:t>
      </w:r>
      <w:r>
        <w:t xml:space="preserve">the final structure decided upon for the main database can be seen below in </w:t>
      </w:r>
      <w:r w:rsidR="005F131E">
        <w:t>F</w:t>
      </w:r>
      <w:r w:rsidRPr="00CF0090">
        <w:t xml:space="preserve">igure </w:t>
      </w:r>
      <w:r w:rsidR="00CE6CDE">
        <w:t>2</w:t>
      </w:r>
      <w:r w:rsidR="00CF0090" w:rsidRPr="00CF0090">
        <w:t xml:space="preserve">. </w:t>
      </w:r>
      <w:r w:rsidRPr="00CF0090">
        <w:t xml:space="preserve">This went </w:t>
      </w:r>
      <w:r>
        <w:t>through multiple iterations and there were a few points discussed with my tutor</w:t>
      </w:r>
      <w:r w:rsidR="00C67387">
        <w:t>,</w:t>
      </w:r>
      <w:r>
        <w:t xml:space="preserve"> such as dropping pks on stadium_name since it was not required with stadium_id_pk already there</w:t>
      </w:r>
      <w:r w:rsidR="00C67387">
        <w:t>,</w:t>
      </w:r>
      <w:r>
        <w:t xml:space="preserve"> and using home_team_id_pk_fk and away_team_id_pk_fk instead of team_one_id_pk_fk and team_two_id_pk_fk.</w:t>
      </w:r>
      <w:r w:rsidR="005F131E">
        <w:br/>
      </w:r>
      <w:r>
        <w:br/>
      </w:r>
      <w:r>
        <w:rPr>
          <w:noProof/>
        </w:rPr>
        <w:drawing>
          <wp:inline distT="0" distB="0" distL="0" distR="0" wp14:anchorId="41C9D96E" wp14:editId="12B393B5">
            <wp:extent cx="5351228" cy="2916911"/>
            <wp:effectExtent l="0" t="0" r="190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238" cy="2928363"/>
                    </a:xfrm>
                    <a:prstGeom prst="rect">
                      <a:avLst/>
                    </a:prstGeom>
                    <a:noFill/>
                    <a:ln>
                      <a:noFill/>
                    </a:ln>
                  </pic:spPr>
                </pic:pic>
              </a:graphicData>
            </a:graphic>
          </wp:inline>
        </w:drawing>
      </w:r>
      <w:r w:rsidR="00A830D0">
        <w:br/>
      </w:r>
      <w:r>
        <w:t xml:space="preserve">Figure </w:t>
      </w:r>
      <w:r w:rsidR="00CE6CDE">
        <w:t>2</w:t>
      </w:r>
      <w:r>
        <w:t xml:space="preserve"> (Blagg, 2020) Database conceptual model</w:t>
      </w:r>
    </w:p>
    <w:p w14:paraId="7F04122B" w14:textId="21EB59F8" w:rsidR="005C406C" w:rsidRDefault="008F4333" w:rsidP="008F4333">
      <w:r>
        <w:t xml:space="preserve">Once the format had been chosen, the tables </w:t>
      </w:r>
      <w:r w:rsidRPr="005C406C">
        <w:t>need</w:t>
      </w:r>
      <w:r w:rsidR="005C406C" w:rsidRPr="005C406C">
        <w:t>ed</w:t>
      </w:r>
      <w:r>
        <w:t xml:space="preserve"> </w:t>
      </w:r>
      <w:r w:rsidR="005C406C">
        <w:t xml:space="preserve">to </w:t>
      </w:r>
      <w:r>
        <w:t xml:space="preserve">be created in the database, </w:t>
      </w:r>
      <w:r w:rsidR="00C67387">
        <w:t xml:space="preserve">and </w:t>
      </w:r>
      <w:r>
        <w:t>the table_creation script ca</w:t>
      </w:r>
      <w:r w:rsidRPr="005C406C">
        <w:t>n be</w:t>
      </w:r>
      <w:r w:rsidR="005C406C">
        <w:t xml:space="preserve"> seen</w:t>
      </w:r>
      <w:r w:rsidRPr="005C406C">
        <w:t xml:space="preserve"> </w:t>
      </w:r>
      <w:r w:rsidR="005C406C" w:rsidRPr="005C406C">
        <w:t>below</w:t>
      </w:r>
      <w:r w:rsidR="005C406C">
        <w:t xml:space="preserve"> in </w:t>
      </w:r>
      <w:r w:rsidR="005F131E">
        <w:t>F</w:t>
      </w:r>
      <w:r w:rsidR="005C406C">
        <w:t xml:space="preserve">igure </w:t>
      </w:r>
      <w:r w:rsidR="00CE6CDE">
        <w:t>3</w:t>
      </w:r>
      <w:r>
        <w:t xml:space="preserve">. </w:t>
      </w:r>
      <w:r w:rsidR="005C406C">
        <w:rPr>
          <w:noProof/>
        </w:rPr>
        <w:lastRenderedPageBreak/>
        <w:drawing>
          <wp:inline distT="0" distB="0" distL="0" distR="0" wp14:anchorId="09B20628" wp14:editId="211E3FED">
            <wp:extent cx="3530379" cy="5087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2328" cy="5104805"/>
                    </a:xfrm>
                    <a:prstGeom prst="rect">
                      <a:avLst/>
                    </a:prstGeom>
                    <a:noFill/>
                    <a:ln>
                      <a:noFill/>
                    </a:ln>
                  </pic:spPr>
                </pic:pic>
              </a:graphicData>
            </a:graphic>
          </wp:inline>
        </w:drawing>
      </w:r>
      <w:r w:rsidR="00A830D0">
        <w:br/>
      </w:r>
      <w:r w:rsidR="005C406C">
        <w:t xml:space="preserve">Figure </w:t>
      </w:r>
      <w:r w:rsidR="00CE6CDE">
        <w:t>3</w:t>
      </w:r>
      <w:r w:rsidR="005C406C">
        <w:t xml:space="preserve"> (Blagg, 2020) Core tables creation script</w:t>
      </w:r>
    </w:p>
    <w:p w14:paraId="4B0E0DDD" w14:textId="48BED6E7" w:rsidR="005C406C" w:rsidRDefault="008F4333" w:rsidP="008F4333">
      <w:r>
        <w:t xml:space="preserve">After that, the stadium data was manually looked up </w:t>
      </w:r>
      <w:r w:rsidR="00C67387">
        <w:t>using</w:t>
      </w:r>
      <w:r>
        <w:t xml:space="preserve"> Google</w:t>
      </w:r>
      <w:r w:rsidR="00C67387">
        <w:t>.</w:t>
      </w:r>
      <w:r w:rsidR="00BF4A0B">
        <w:t xml:space="preserve"> </w:t>
      </w:r>
      <w:r w:rsidR="00C67387">
        <w:t>C</w:t>
      </w:r>
      <w:r>
        <w:t>oordinates were identified, and this data was added into a csv file. Next, the data found in the preparation stage and the stadium data created could be inserted. This was done by using a Python script which iterated over the CSV files which ha</w:t>
      </w:r>
      <w:r w:rsidR="00C67387">
        <w:t>d</w:t>
      </w:r>
      <w:r>
        <w:t xml:space="preserve"> been downloaded and cleansed. The script iterates over each row, inserting the correct fields into the database from the data given. The main function for this script </w:t>
      </w:r>
      <w:r w:rsidRPr="005C406C">
        <w:t xml:space="preserve">can be seen </w:t>
      </w:r>
      <w:r w:rsidR="005C406C" w:rsidRPr="005C406C">
        <w:t xml:space="preserve">below in </w:t>
      </w:r>
      <w:r w:rsidR="005F131E">
        <w:t>F</w:t>
      </w:r>
      <w:r w:rsidR="005C406C" w:rsidRPr="005C406C">
        <w:t xml:space="preserve">igure </w:t>
      </w:r>
      <w:r w:rsidR="00CE6CDE">
        <w:t>4</w:t>
      </w:r>
      <w:r w:rsidRPr="005C406C">
        <w:t>.</w:t>
      </w:r>
      <w:r w:rsidR="005C406C">
        <w:t xml:space="preserve"> </w:t>
      </w:r>
    </w:p>
    <w:p w14:paraId="1BB8F5DA" w14:textId="2773ED54" w:rsidR="005C406C" w:rsidRDefault="005C406C" w:rsidP="008F4333">
      <w:r w:rsidRPr="005C406C">
        <w:rPr>
          <w:noProof/>
        </w:rPr>
        <w:drawing>
          <wp:inline distT="0" distB="0" distL="0" distR="0" wp14:anchorId="0A2351B0" wp14:editId="1AA7C438">
            <wp:extent cx="4699221" cy="152753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126" cy="1532378"/>
                    </a:xfrm>
                    <a:prstGeom prst="rect">
                      <a:avLst/>
                    </a:prstGeom>
                  </pic:spPr>
                </pic:pic>
              </a:graphicData>
            </a:graphic>
          </wp:inline>
        </w:drawing>
      </w:r>
      <w:r w:rsidR="00A830D0">
        <w:br/>
      </w:r>
      <w:r>
        <w:t xml:space="preserve">Figure </w:t>
      </w:r>
      <w:r w:rsidR="00CE6CDE">
        <w:t>4</w:t>
      </w:r>
      <w:r>
        <w:t xml:space="preserve"> (Blagg, 2020) Main function code for database insert </w:t>
      </w:r>
    </w:p>
    <w:p w14:paraId="389019CA" w14:textId="30AFDEA0" w:rsidR="008F4333" w:rsidRPr="005C406C" w:rsidRDefault="008F4333" w:rsidP="008F4333">
      <w:pPr>
        <w:rPr>
          <w:color w:val="FF0000"/>
        </w:rPr>
      </w:pPr>
      <w:r>
        <w:t>Once all the data was inserted, a database reset script was created. This was useful when mistakes were made, such as data becoming invalidated</w:t>
      </w:r>
      <w:r w:rsidR="00C67387">
        <w:t>,</w:t>
      </w:r>
      <w:r>
        <w:t xml:space="preserve"> because it allowed for a safe restart point where the </w:t>
      </w:r>
      <w:r>
        <w:lastRenderedPageBreak/>
        <w:t>state of the database was known.</w:t>
      </w:r>
      <w:r>
        <w:br/>
        <w:t>There was not a lot of analysis done on CF1 other than a further review of the database and data used to ensure it would all work correctly.</w:t>
      </w:r>
      <w:r>
        <w:br/>
        <w:t>CF1 went successfully without any major issues</w:t>
      </w:r>
      <w:r w:rsidR="00C67387">
        <w:t>.</w:t>
      </w:r>
      <w:r>
        <w:t xml:space="preserve"> </w:t>
      </w:r>
      <w:r w:rsidR="00C67387">
        <w:t>I</w:t>
      </w:r>
      <w:r>
        <w:t>t was hard to establish any problems</w:t>
      </w:r>
      <w:r w:rsidR="00C67387">
        <w:t xml:space="preserve"> at this stage</w:t>
      </w:r>
      <w:r>
        <w:t xml:space="preserve"> because the database was not yet in use by any of the algorithms.</w:t>
      </w:r>
    </w:p>
    <w:p w14:paraId="36D5B16B" w14:textId="7C6CE4A5" w:rsidR="006B08AE" w:rsidRDefault="006B08AE" w:rsidP="006B08AE">
      <w:pPr>
        <w:pStyle w:val="Heading3"/>
      </w:pPr>
      <w:bookmarkStart w:id="23" w:name="_Toc50209177"/>
      <w:r>
        <w:t>1.3.</w:t>
      </w:r>
      <w:r w:rsidR="00EE296C">
        <w:t>3</w:t>
      </w:r>
      <w:r>
        <w:t xml:space="preserve"> CF2 Develop the random forest algorithm</w:t>
      </w:r>
      <w:bookmarkEnd w:id="23"/>
    </w:p>
    <w:p w14:paraId="6CFC2174" w14:textId="5C155EAE" w:rsidR="005F131E" w:rsidRDefault="005F131E" w:rsidP="005F131E">
      <w:r>
        <w:t xml:space="preserve">CF2 began with </w:t>
      </w:r>
      <w:r w:rsidR="00C67387">
        <w:t>further research</w:t>
      </w:r>
      <w:r>
        <w:t xml:space="preserve"> into the Random Forest algorithm and how it could be implemented in Python (Koehrsen, 2018) (Synced, 2017) (Polamuri, 2017) (Brownlee, Aug 2019) (Huneycutt, 2018) (VanderPlas n.d). A Random Forest algorithm is made up of multiple decision trees so further research was carried out </w:t>
      </w:r>
      <w:r w:rsidR="00C67387">
        <w:t>to understand</w:t>
      </w:r>
      <w:r>
        <w:t xml:space="preserve"> decision trees more clearly (Brownlee, Dec 2019). Once the research had been complete</w:t>
      </w:r>
      <w:r w:rsidR="00C67387">
        <w:t>d</w:t>
      </w:r>
      <w:r>
        <w:t>, it was important to plan how the algorithm would work. It was decided that a new table would be created in the database to store moving thresholds for determining whether a result was a win, draw or loss for the home team. Each tree would have a score ranked between zero and three, the score for the tree would be obtained through three branches giving a score between zero and one</w:t>
      </w:r>
      <w:r w:rsidR="00C67387">
        <w:t>,</w:t>
      </w:r>
      <w:r>
        <w:t xml:space="preserve"> hence the total score for the tree being up to zero. The thresholds would be trained using the data from 2014 to the end of the 2018/2019 season. This would allow the testing of the algorithm to be on the current season’s data.</w:t>
      </w:r>
      <w:r>
        <w:br/>
        <w:t>Once the development for CF2 had started, the need for a new table was identified,</w:t>
      </w:r>
      <w:r w:rsidR="00C67387">
        <w:t xml:space="preserve"> which was</w:t>
      </w:r>
      <w:r>
        <w:t xml:space="preserve"> random_forest_results table, amongst other columns</w:t>
      </w:r>
      <w:r w:rsidR="00C67387">
        <w:t>.</w:t>
      </w:r>
      <w:r>
        <w:t xml:space="preserve"> </w:t>
      </w:r>
      <w:r w:rsidR="00C67387">
        <w:t>T</w:t>
      </w:r>
      <w:r>
        <w:t>his would be used to store which three functions were used, what the predicted result was</w:t>
      </w:r>
      <w:r w:rsidR="00C67387">
        <w:t>,</w:t>
      </w:r>
      <w:r>
        <w:t xml:space="preserve"> and the actual result. This was needed to keep store the results from the algorithm.</w:t>
      </w:r>
      <w:r>
        <w:br/>
        <w:t xml:space="preserve">Figure </w:t>
      </w:r>
      <w:r w:rsidR="00CE6CDE">
        <w:t>5</w:t>
      </w:r>
      <w:r>
        <w:t xml:space="preserve"> below shows part of the code for the random_forest_algorithm, “for i in range(100):” means 100 </w:t>
      </w:r>
      <w:r w:rsidR="00BF4A0B">
        <w:t>trees</w:t>
      </w:r>
      <w:r>
        <w:t xml:space="preserve"> would be used for the forest</w:t>
      </w:r>
      <w:r w:rsidR="00C67387">
        <w:t>.</w:t>
      </w:r>
      <w:r>
        <w:t xml:space="preserve"> </w:t>
      </w:r>
      <w:r w:rsidR="00C67387">
        <w:t>T</w:t>
      </w:r>
      <w:r>
        <w:t xml:space="preserve">his was the number decided upon after testing with various numbers. “for i in range(3):” is the number of branches used for each tree, </w:t>
      </w:r>
      <w:r w:rsidR="00C67387">
        <w:t>which</w:t>
      </w:r>
      <w:r>
        <w:t xml:space="preserve"> means is that it will go into that loop three teams and randomly select one of the five functions. The criteria for each of those five functions would determine how successful the algorithm would be. </w:t>
      </w:r>
    </w:p>
    <w:p w14:paraId="486DB97B" w14:textId="5C0D07F6" w:rsidR="005F131E" w:rsidRDefault="005F131E" w:rsidP="005F131E">
      <w:r>
        <w:rPr>
          <w:noProof/>
        </w:rPr>
        <w:lastRenderedPageBreak/>
        <w:drawing>
          <wp:inline distT="0" distB="0" distL="0" distR="0" wp14:anchorId="05B258ED" wp14:editId="70775039">
            <wp:extent cx="5731510" cy="4363720"/>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63720"/>
                    </a:xfrm>
                    <a:prstGeom prst="rect">
                      <a:avLst/>
                    </a:prstGeom>
                    <a:noFill/>
                    <a:ln>
                      <a:noFill/>
                    </a:ln>
                  </pic:spPr>
                </pic:pic>
              </a:graphicData>
            </a:graphic>
          </wp:inline>
        </w:drawing>
      </w:r>
      <w:r>
        <w:t xml:space="preserve">Figure </w:t>
      </w:r>
      <w:r w:rsidR="00CE6CDE">
        <w:t>5</w:t>
      </w:r>
      <w:r>
        <w:t xml:space="preserve"> (Blagg, 2020) Code snippet of Random Forest algorithm</w:t>
      </w:r>
    </w:p>
    <w:p w14:paraId="34717D73" w14:textId="05203941" w:rsidR="005F131E" w:rsidRDefault="005F131E" w:rsidP="005F131E">
      <w:r>
        <w:t xml:space="preserve">Before the algorithm could start training, the thresholds had to be inserted into the database, </w:t>
      </w:r>
      <w:r w:rsidR="00C67387">
        <w:t xml:space="preserve">and </w:t>
      </w:r>
      <w:r>
        <w:t xml:space="preserve">the algorithm was run a few times to get </w:t>
      </w:r>
      <w:r w:rsidR="00C67387">
        <w:t>an indication of</w:t>
      </w:r>
      <w:r>
        <w:t xml:space="preserve"> what results would be produced. The algorithms </w:t>
      </w:r>
      <w:r w:rsidR="00C67387">
        <w:t>were then</w:t>
      </w:r>
      <w:r>
        <w:t xml:space="preserve"> set at 1.8 for a win and 1.2 for a draw</w:t>
      </w:r>
      <w:r w:rsidR="00C67387">
        <w:t>;</w:t>
      </w:r>
      <w:r>
        <w:t xml:space="preserve"> anything below 1.2 would be a loss. The movement of the thresholds can be seen below in Figure </w:t>
      </w:r>
      <w:r w:rsidR="00CE6CDE">
        <w:t>6</w:t>
      </w:r>
      <w:r>
        <w:t>.</w:t>
      </w:r>
    </w:p>
    <w:p w14:paraId="234F9F32" w14:textId="169C800A" w:rsidR="005F131E" w:rsidRDefault="005F131E" w:rsidP="005F131E">
      <w:r>
        <w:rPr>
          <w:noProof/>
        </w:rPr>
        <w:drawing>
          <wp:inline distT="0" distB="0" distL="0" distR="0" wp14:anchorId="260A3B1D" wp14:editId="77216EFD">
            <wp:extent cx="5741035" cy="2584450"/>
            <wp:effectExtent l="0" t="0" r="12065" b="6350"/>
            <wp:docPr id="6" name="Chart 6">
              <a:extLst xmlns:a="http://schemas.openxmlformats.org/drawingml/2006/main">
                <a:ext uri="{FF2B5EF4-FFF2-40B4-BE49-F238E27FC236}">
                  <a16:creationId xmlns:a16="http://schemas.microsoft.com/office/drawing/2014/main" id="{3433D02F-BD8D-4C88-9277-BD192C9E3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t xml:space="preserve">Figure </w:t>
      </w:r>
      <w:r w:rsidR="00CE6CDE">
        <w:t>6</w:t>
      </w:r>
      <w:r>
        <w:t xml:space="preserve"> (Blagg, 2020) Thresholds of Random Forest algorithm</w:t>
      </w:r>
    </w:p>
    <w:p w14:paraId="409B0F04" w14:textId="4B594F3C" w:rsidR="005F131E" w:rsidRDefault="005F131E" w:rsidP="005F131E">
      <w:r>
        <w:t>Each number on the x-axis represents a whole</w:t>
      </w:r>
      <w:r w:rsidRPr="005F131E">
        <w:t xml:space="preserve"> year’s </w:t>
      </w:r>
      <w:r>
        <w:t>worth of data used to train the thresholds</w:t>
      </w:r>
      <w:r w:rsidR="00C67387">
        <w:t>;</w:t>
      </w:r>
      <w:r>
        <w:t xml:space="preserve"> there were five years of training data and each year was used a thousand times. From Figure </w:t>
      </w:r>
      <w:r w:rsidR="00CE6CDE">
        <w:t>6</w:t>
      </w:r>
      <w:r>
        <w:t xml:space="preserve">, it is </w:t>
      </w:r>
      <w:r>
        <w:lastRenderedPageBreak/>
        <w:t>clear the thresholds did not move much</w:t>
      </w:r>
      <w:r w:rsidR="00C67387">
        <w:t>.</w:t>
      </w:r>
      <w:r>
        <w:t xml:space="preserve"> </w:t>
      </w:r>
      <w:r w:rsidR="00C67387">
        <w:t>T</w:t>
      </w:r>
      <w:r>
        <w:t>he most noticeable changes were between 1000 and 2000</w:t>
      </w:r>
      <w:r w:rsidR="00C67387">
        <w:t>,</w:t>
      </w:r>
      <w:r>
        <w:t xml:space="preserve"> where the win threshold dropped </w:t>
      </w:r>
      <w:r w:rsidR="00C67387">
        <w:t>(</w:t>
      </w:r>
      <w:r>
        <w:t>this was the 2015/16 season</w:t>
      </w:r>
      <w:r w:rsidR="00C67387">
        <w:t>),</w:t>
      </w:r>
      <w:r>
        <w:t xml:space="preserve"> and between 3000 and 4000 where the draw threshold increased</w:t>
      </w:r>
      <w:r w:rsidR="00C67387">
        <w:t xml:space="preserve"> (</w:t>
      </w:r>
      <w:r>
        <w:t>this was the 2017/18 season</w:t>
      </w:r>
      <w:r w:rsidR="00C67387">
        <w:t>)</w:t>
      </w:r>
      <w:r>
        <w:t xml:space="preserve">. The correct prediction rates were also recorded </w:t>
      </w:r>
      <w:r w:rsidRPr="005F131E">
        <w:t xml:space="preserve">during this training and can be seen below in Figure </w:t>
      </w:r>
      <w:r w:rsidR="00CE6CDE">
        <w:t>7</w:t>
      </w:r>
      <w:r w:rsidRPr="005F131E">
        <w:t>.</w:t>
      </w:r>
    </w:p>
    <w:p w14:paraId="53028B43" w14:textId="0065B1FB" w:rsidR="005F131E" w:rsidRDefault="005F131E" w:rsidP="005F131E">
      <w:r>
        <w:rPr>
          <w:noProof/>
        </w:rPr>
        <w:drawing>
          <wp:inline distT="0" distB="0" distL="0" distR="0" wp14:anchorId="718A9828" wp14:editId="417A43C1">
            <wp:extent cx="5947410" cy="3117215"/>
            <wp:effectExtent l="0" t="0" r="15240" b="6985"/>
            <wp:docPr id="8" name="Chart 8">
              <a:extLst xmlns:a="http://schemas.openxmlformats.org/drawingml/2006/main">
                <a:ext uri="{FF2B5EF4-FFF2-40B4-BE49-F238E27FC236}">
                  <a16:creationId xmlns:a16="http://schemas.microsoft.com/office/drawing/2014/main" id="{86C55B57-6EBF-48E0-A08F-0C36E3A42C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t xml:space="preserve">Figure </w:t>
      </w:r>
      <w:r w:rsidR="00CE6CDE">
        <w:t>7</w:t>
      </w:r>
      <w:r>
        <w:t xml:space="preserve"> (Blagg, 2020) Correct prediction rate of training data for the Random Forest algorithm</w:t>
      </w:r>
    </w:p>
    <w:p w14:paraId="4EF4AB6E" w14:textId="3C4190A1" w:rsidR="006B08AE" w:rsidRDefault="005F131E" w:rsidP="006B08AE">
      <w:r>
        <w:t>After all</w:t>
      </w:r>
      <w:r w:rsidR="00C67387">
        <w:t xml:space="preserve"> of</w:t>
      </w:r>
      <w:r>
        <w:t xml:space="preserve"> the training, the algorithm could run over the current </w:t>
      </w:r>
      <w:r w:rsidRPr="005F131E">
        <w:t>season’s</w:t>
      </w:r>
      <w:r>
        <w:rPr>
          <w:color w:val="FF0000"/>
        </w:rPr>
        <w:t xml:space="preserve"> </w:t>
      </w:r>
      <w:r>
        <w:t xml:space="preserve">data, </w:t>
      </w:r>
      <w:r w:rsidR="00C67387">
        <w:t xml:space="preserve">and </w:t>
      </w:r>
      <w:r>
        <w:t>this gave a correct prediction rate of 46.40%. This did not go as well as expected but without other algorithms to compare it to, it was difficult to know whether this was the work of the algorithm</w:t>
      </w:r>
      <w:r w:rsidR="00C67387">
        <w:t>,</w:t>
      </w:r>
      <w:r>
        <w:t xml:space="preserve"> or that the data used, mainly, the distance travelled</w:t>
      </w:r>
      <w:r w:rsidR="00C67387">
        <w:t>,</w:t>
      </w:r>
      <w:r>
        <w:t xml:space="preserve"> did not have a huge impact on the result of the game. It is important to note that there are many factors influencing a game of football</w:t>
      </w:r>
      <w:r w:rsidR="00C67387">
        <w:t>,</w:t>
      </w:r>
      <w:r>
        <w:t xml:space="preserve"> which is why it is so difficult to predict.</w:t>
      </w:r>
    </w:p>
    <w:p w14:paraId="03076274" w14:textId="508C955F" w:rsidR="006B08AE" w:rsidRDefault="006B08AE" w:rsidP="006B08AE">
      <w:pPr>
        <w:pStyle w:val="Heading3"/>
      </w:pPr>
      <w:bookmarkStart w:id="24" w:name="_Toc50209178"/>
      <w:r>
        <w:t>1.3.</w:t>
      </w:r>
      <w:r w:rsidR="00EE296C">
        <w:t>4</w:t>
      </w:r>
      <w:r>
        <w:t xml:space="preserve"> CF3 Develop the k-NN algorithm</w:t>
      </w:r>
      <w:bookmarkEnd w:id="24"/>
    </w:p>
    <w:p w14:paraId="3D3FCC2D" w14:textId="1D42D51C" w:rsidR="005F131E" w:rsidRDefault="005F131E" w:rsidP="005F131E">
      <w:r>
        <w:t xml:space="preserve">Again, CF3 started in a similar manner to CF2 with research into the algorithm (Maklin, 2019) (Buitinck, n.d) (Brownlee, Oct 2019) (Navlani, 2018). Prior knowledge to the k-NN algorithm was also obtained through OU studies in TM351 (The Open University, 2014), </w:t>
      </w:r>
      <w:r w:rsidR="00C67387">
        <w:t>which</w:t>
      </w:r>
      <w:r>
        <w:t xml:space="preserve"> meant less preparation was required for working on this algorithm. The algorithm involved using the main data and test data all in the same program, unlike the Random Forest algorithm where training the data could be </w:t>
      </w:r>
      <w:r w:rsidR="00A000A2">
        <w:t>in a separate module</w:t>
      </w:r>
      <w:r>
        <w:t xml:space="preserve"> to the main algorithm. The main three functions written for k-NN can be see</w:t>
      </w:r>
      <w:r w:rsidR="00C67387">
        <w:t>n</w:t>
      </w:r>
      <w:r>
        <w:t xml:space="preserve"> below in Figure </w:t>
      </w:r>
      <w:r w:rsidR="00CE6CDE">
        <w:t>8</w:t>
      </w:r>
      <w:r>
        <w:t>.</w:t>
      </w:r>
    </w:p>
    <w:p w14:paraId="3BF743D2" w14:textId="0A8A0AE3" w:rsidR="005F131E" w:rsidRDefault="005F131E" w:rsidP="005F131E">
      <w:r>
        <w:rPr>
          <w:noProof/>
        </w:rPr>
        <w:lastRenderedPageBreak/>
        <w:drawing>
          <wp:inline distT="0" distB="0" distL="0" distR="0" wp14:anchorId="26CFE173" wp14:editId="0DA637C8">
            <wp:extent cx="5731510" cy="4817110"/>
            <wp:effectExtent l="0" t="0" r="254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17110"/>
                    </a:xfrm>
                    <a:prstGeom prst="rect">
                      <a:avLst/>
                    </a:prstGeom>
                    <a:noFill/>
                    <a:ln>
                      <a:noFill/>
                    </a:ln>
                  </pic:spPr>
                </pic:pic>
              </a:graphicData>
            </a:graphic>
          </wp:inline>
        </w:drawing>
      </w:r>
      <w:r>
        <w:t xml:space="preserve">Figure </w:t>
      </w:r>
      <w:r w:rsidR="00CE6CDE">
        <w:t>8</w:t>
      </w:r>
      <w:r>
        <w:t xml:space="preserve"> (Blagg, 2020) Code snippet of k-NN</w:t>
      </w:r>
    </w:p>
    <w:p w14:paraId="17F1A2D6" w14:textId="35DFB6F7" w:rsidR="005F131E" w:rsidRDefault="005F131E" w:rsidP="005F131E">
      <w:r>
        <w:t xml:space="preserve">The first function, euclidean_distance, takes in the coordinates of </w:t>
      </w:r>
      <w:r w:rsidR="00BF4A0B">
        <w:t xml:space="preserve">the </w:t>
      </w:r>
      <w:r>
        <w:t xml:space="preserve">two </w:t>
      </w:r>
      <w:r w:rsidR="00BF4A0B">
        <w:t xml:space="preserve">closest </w:t>
      </w:r>
      <w:r>
        <w:t>points</w:t>
      </w:r>
      <w:r w:rsidR="00BF4A0B">
        <w:t xml:space="preserve"> which is determined by their x and y coordinates</w:t>
      </w:r>
      <w:r>
        <w:t xml:space="preserve">, neighbors, and returns the distance calculated. </w:t>
      </w:r>
      <w:r>
        <w:br/>
        <w:t>The second function, get_k_nearest_neighbors, takes in the training_data, the row being classified, new_row, and the amount of neighbours used</w:t>
      </w:r>
      <w:r w:rsidR="00C67387">
        <w:t>,</w:t>
      </w:r>
      <w:r>
        <w:t xml:space="preserve"> to determine the classification, neighbor_num</w:t>
      </w:r>
      <w:r w:rsidR="00C67387">
        <w:t>.</w:t>
      </w:r>
      <w:r>
        <w:t xml:space="preserve"> </w:t>
      </w:r>
      <w:r w:rsidR="00C67387">
        <w:t>T</w:t>
      </w:r>
      <w:r>
        <w:t>his function will calculate the distances to all the training_data and return the closest amount of neighbours</w:t>
      </w:r>
      <w:r w:rsidR="00C031EC">
        <w:t>,</w:t>
      </w:r>
      <w:r>
        <w:t xml:space="preserve"> which is determined by neighbor_num.</w:t>
      </w:r>
      <w:r>
        <w:br/>
        <w:t>The third function, get_classification, takes in the same parameters, finds the classification for each neighbour and determines the classification for the new point by using the maximum classifications. For example, if there are ten nearest neighbours and six of them are wins, the classification for the new point will be a win.</w:t>
      </w:r>
      <w:r>
        <w:br/>
        <w:t xml:space="preserve">The results for the k-NN algorithm can be seen in Figure </w:t>
      </w:r>
      <w:r w:rsidR="00CE6CDE">
        <w:t>9</w:t>
      </w:r>
      <w:r>
        <w:t xml:space="preserve"> below </w:t>
      </w:r>
      <w:r w:rsidR="00C031EC">
        <w:t>T</w:t>
      </w:r>
      <w:r>
        <w:t>he graph shows that the peak for correct prediction rate was when k was at 3. The percentage was 49.64% which is still low but is slightly better than the Random Forest algorithm at 46.40%.</w:t>
      </w:r>
    </w:p>
    <w:p w14:paraId="4B84AC07" w14:textId="69A16978" w:rsidR="006B08AE" w:rsidRDefault="005F131E" w:rsidP="006B08AE">
      <w:r>
        <w:rPr>
          <w:noProof/>
        </w:rPr>
        <w:lastRenderedPageBreak/>
        <w:drawing>
          <wp:inline distT="0" distB="0" distL="0" distR="0" wp14:anchorId="1008D0D2" wp14:editId="3403E35D">
            <wp:extent cx="5732780" cy="2751455"/>
            <wp:effectExtent l="0" t="0" r="1270" b="10795"/>
            <wp:docPr id="11" name="Chart 11">
              <a:extLst xmlns:a="http://schemas.openxmlformats.org/drawingml/2006/main">
                <a:ext uri="{FF2B5EF4-FFF2-40B4-BE49-F238E27FC236}">
                  <a16:creationId xmlns:a16="http://schemas.microsoft.com/office/drawing/2014/main" id="{2E80353F-CB8F-4B5C-8C03-BA9C27AFF4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t xml:space="preserve">Figure </w:t>
      </w:r>
      <w:r w:rsidR="00CE6CDE">
        <w:t>9</w:t>
      </w:r>
      <w:r>
        <w:t xml:space="preserve"> (Blagg, 2020) Correct prediction rate for the k-NN algorithm</w:t>
      </w:r>
    </w:p>
    <w:p w14:paraId="1341E674" w14:textId="3C4B3A93" w:rsidR="006B08AE" w:rsidRPr="006B08AE" w:rsidRDefault="006B08AE" w:rsidP="006B08AE">
      <w:pPr>
        <w:pStyle w:val="Heading3"/>
      </w:pPr>
      <w:bookmarkStart w:id="25" w:name="_Toc50209179"/>
      <w:r>
        <w:t>1.3.</w:t>
      </w:r>
      <w:r w:rsidR="00EE296C">
        <w:t>5</w:t>
      </w:r>
      <w:r>
        <w:t xml:space="preserve"> CF4 Develop the SVM algorithm</w:t>
      </w:r>
      <w:bookmarkEnd w:id="25"/>
    </w:p>
    <w:p w14:paraId="152104E5" w14:textId="62DE68A7" w:rsidR="009F0FA6" w:rsidRDefault="00227980" w:rsidP="006B08AE">
      <w:r>
        <w:t>Similarly, to CF2 and CF3, CF4 started with research into the algorithm, SVM (</w:t>
      </w:r>
      <w:r w:rsidRPr="00227980">
        <w:t>Stecanella, 2017) (Buitinck et al., n.d) (Navlani, 2019) (Maklin, 2019)</w:t>
      </w:r>
      <w:r>
        <w:t xml:space="preserve">.  </w:t>
      </w:r>
      <w:r w:rsidR="000919F8">
        <w:t xml:space="preserve">The research provided a good insight into developing SVM using the Scitkit module, however, as </w:t>
      </w:r>
      <w:r w:rsidR="00C031EC">
        <w:t>detailed below,</w:t>
      </w:r>
      <w:r w:rsidR="000919F8">
        <w:t xml:space="preserve"> it did not go quite as planned in PLePA. </w:t>
      </w:r>
      <w:r>
        <w:t xml:space="preserve">SVM </w:t>
      </w:r>
      <w:r w:rsidR="00C031EC">
        <w:t>proved difficult</w:t>
      </w:r>
      <w:r>
        <w:t xml:space="preserve"> because a lot of the research </w:t>
      </w:r>
      <w:r w:rsidR="00C031EC">
        <w:t xml:space="preserve">carried out </w:t>
      </w:r>
      <w:r>
        <w:t xml:space="preserve">showed SVM classifying into two separate classes, </w:t>
      </w:r>
      <w:r w:rsidR="00BF4A0B">
        <w:t>whereas</w:t>
      </w:r>
      <w:r w:rsidR="00C031EC">
        <w:t xml:space="preserve"> PLePA is intended to use</w:t>
      </w:r>
      <w:r>
        <w:t xml:space="preserve"> three classifications: win, draw and loss. A lot of time was spent trying to get the algorithm to work with three different classes. Unfortunately, this was not able to be done in PLePA and it did </w:t>
      </w:r>
      <w:r w:rsidR="00C031EC">
        <w:t xml:space="preserve">affect the timings on </w:t>
      </w:r>
      <w:r>
        <w:t xml:space="preserve">the schedule. Therefore, for SVM, the classification was split between either a win or not a win, i.e. draw and loss were combined. Once the classification was set into two groups, there were further complications for this algorithm trying to plot different kernels using Python’s matplotlib module. </w:t>
      </w:r>
      <w:r w:rsidR="00A563A7">
        <w:t xml:space="preserve">In the end, only a linear </w:t>
      </w:r>
      <w:r w:rsidR="00D42DE7">
        <w:t>kernel was used for SVM</w:t>
      </w:r>
      <w:r w:rsidR="00B962F0">
        <w:t>. For this algorithm, we only used two main data points for predicting the result</w:t>
      </w:r>
      <w:r w:rsidR="00C031EC">
        <w:t>:</w:t>
      </w:r>
      <w:r w:rsidR="00B962F0">
        <w:t xml:space="preserve"> the distance travelled for the away team</w:t>
      </w:r>
      <w:r w:rsidR="00C031EC">
        <w:t>,</w:t>
      </w:r>
      <w:r w:rsidR="00B962F0">
        <w:t xml:space="preserve"> and the position difference between the two clubs when they played. This was </w:t>
      </w:r>
      <w:r w:rsidR="00C031EC">
        <w:t>calculated</w:t>
      </w:r>
      <w:r w:rsidR="00B962F0">
        <w:t xml:space="preserve"> by the home team position minus the away team </w:t>
      </w:r>
      <w:r w:rsidR="005F66CF">
        <w:t>position,</w:t>
      </w:r>
      <w:r w:rsidR="00B962F0">
        <w:t xml:space="preserve"> so it ranged from 19 to -19.</w:t>
      </w:r>
      <w:r w:rsidR="00D42DE7">
        <w:t xml:space="preserve"> </w:t>
      </w:r>
      <w:r w:rsidR="00B962F0">
        <w:t>T</w:t>
      </w:r>
      <w:r w:rsidR="009F0FA6">
        <w:t xml:space="preserve">he plot produced </w:t>
      </w:r>
      <w:r w:rsidR="00B962F0">
        <w:t xml:space="preserve">for this algorithm </w:t>
      </w:r>
      <w:r w:rsidR="009F0FA6">
        <w:t>can be seen below in Figure 1</w:t>
      </w:r>
      <w:r w:rsidR="00CE6CDE">
        <w:t>0</w:t>
      </w:r>
      <w:r w:rsidR="009F0FA6">
        <w:t xml:space="preserve"> and </w:t>
      </w:r>
      <w:r w:rsidR="00D42DE7">
        <w:t>the code for obtaining the training data and plot can be see</w:t>
      </w:r>
      <w:r w:rsidR="00C031EC">
        <w:t>n</w:t>
      </w:r>
      <w:r w:rsidR="00D42DE7">
        <w:t xml:space="preserve"> in the code below in Figure 1</w:t>
      </w:r>
      <w:r w:rsidR="00CE6CDE">
        <w:t>1</w:t>
      </w:r>
      <w:r w:rsidR="009F0FA6">
        <w:t>.</w:t>
      </w:r>
      <w:r w:rsidR="00173B83">
        <w:t xml:space="preserve"> In Figure 1</w:t>
      </w:r>
      <w:r w:rsidR="00CE6CDE">
        <w:t>0</w:t>
      </w:r>
      <w:r w:rsidR="00173B83">
        <w:t xml:space="preserve">, you can see the split of where a win and loss were determined. The blue points in the brown section and vice versa represent outliers. This split </w:t>
      </w:r>
      <w:r w:rsidR="00C031EC">
        <w:t>was</w:t>
      </w:r>
      <w:r w:rsidR="00173B83">
        <w:t xml:space="preserve"> used on the test data to check the validity of the algorithm produced.</w:t>
      </w:r>
    </w:p>
    <w:p w14:paraId="6C17D372" w14:textId="7E3F439D" w:rsidR="009F0FA6" w:rsidRDefault="009F0FA6" w:rsidP="006B08AE">
      <w:r>
        <w:lastRenderedPageBreak/>
        <w:t xml:space="preserve"> </w:t>
      </w:r>
      <w:r>
        <w:rPr>
          <w:noProof/>
        </w:rPr>
        <w:drawing>
          <wp:inline distT="0" distB="0" distL="0" distR="0" wp14:anchorId="7F442343" wp14:editId="41870786">
            <wp:extent cx="4008729" cy="3240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l="1655" t="4582" r="6189" b="2633"/>
                    <a:stretch/>
                  </pic:blipFill>
                  <pic:spPr bwMode="auto">
                    <a:xfrm>
                      <a:off x="0" y="0"/>
                      <a:ext cx="4040489" cy="3265846"/>
                    </a:xfrm>
                    <a:prstGeom prst="rect">
                      <a:avLst/>
                    </a:prstGeom>
                    <a:noFill/>
                    <a:ln>
                      <a:noFill/>
                    </a:ln>
                    <a:extLst>
                      <a:ext uri="{53640926-AAD7-44D8-BBD7-CCE9431645EC}">
                        <a14:shadowObscured xmlns:a14="http://schemas.microsoft.com/office/drawing/2010/main"/>
                      </a:ext>
                    </a:extLst>
                  </pic:spPr>
                </pic:pic>
              </a:graphicData>
            </a:graphic>
          </wp:inline>
        </w:drawing>
      </w:r>
      <w:r>
        <w:br/>
        <w:t>Figure 1</w:t>
      </w:r>
      <w:r w:rsidR="00124F87">
        <w:t>0</w:t>
      </w:r>
      <w:r>
        <w:t xml:space="preserve"> (Blagg, 2020) Plot of training data for the SVM algorithm</w:t>
      </w:r>
    </w:p>
    <w:p w14:paraId="74A6945A" w14:textId="44C67FEF" w:rsidR="009F0FA6" w:rsidRDefault="00D42DE7" w:rsidP="006B08AE">
      <w:r w:rsidRPr="00D42DE7">
        <w:rPr>
          <w:noProof/>
        </w:rPr>
        <w:drawing>
          <wp:inline distT="0" distB="0" distL="0" distR="0" wp14:anchorId="7CC55EF8" wp14:editId="54BE96D3">
            <wp:extent cx="5271715" cy="4129879"/>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705" cy="4135355"/>
                    </a:xfrm>
                    <a:prstGeom prst="rect">
                      <a:avLst/>
                    </a:prstGeom>
                  </pic:spPr>
                </pic:pic>
              </a:graphicData>
            </a:graphic>
          </wp:inline>
        </w:drawing>
      </w:r>
      <w:r>
        <w:br/>
        <w:t>Figure 1</w:t>
      </w:r>
      <w:r w:rsidR="00124F87">
        <w:t>1</w:t>
      </w:r>
      <w:r>
        <w:t xml:space="preserve"> (Blagg, 2020) Code snippet of obtaining training data and beginning to plot</w:t>
      </w:r>
      <w:r w:rsidR="00A7751E">
        <w:t xml:space="preserve"> for the SVM algorithm</w:t>
      </w:r>
    </w:p>
    <w:p w14:paraId="07DFC841" w14:textId="680B4F10" w:rsidR="006F0AD7" w:rsidRDefault="00D045E0" w:rsidP="006B08AE">
      <w:r>
        <w:t>Once the algorithm had been trained, we</w:t>
      </w:r>
      <w:r w:rsidR="00EA1849">
        <w:t xml:space="preserve"> </w:t>
      </w:r>
      <w:r>
        <w:t>then</w:t>
      </w:r>
      <w:r w:rsidR="00173B83">
        <w:t xml:space="preserve"> look</w:t>
      </w:r>
      <w:r w:rsidR="00C031EC">
        <w:t>ed</w:t>
      </w:r>
      <w:r w:rsidR="00173B83">
        <w:t xml:space="preserve"> to test the successfulness of the algorithm by applying the test data on to the plot seen in Figure 1</w:t>
      </w:r>
      <w:r w:rsidR="00124F87">
        <w:t>0</w:t>
      </w:r>
      <w:r w:rsidR="00173B83">
        <w:t>. The code for applying the test data onto the same place is comparable to the code for the training data seen in Figure 1</w:t>
      </w:r>
      <w:r w:rsidR="00124F87">
        <w:t>1</w:t>
      </w:r>
      <w:r w:rsidR="00173B83">
        <w:t xml:space="preserve">. The plot produced by </w:t>
      </w:r>
      <w:r w:rsidR="00173B83">
        <w:lastRenderedPageBreak/>
        <w:t>the test data can be seen below in Figure 1</w:t>
      </w:r>
      <w:r w:rsidR="00124F87">
        <w:t>2</w:t>
      </w:r>
      <w:r w:rsidR="00173B83">
        <w:t>.</w:t>
      </w:r>
      <w:r w:rsidR="005F66CF">
        <w:t xml:space="preserve"> </w:t>
      </w:r>
      <w:r w:rsidR="006F0AD7">
        <w:t>This time the brown points in the blue section and vice versa show where the algorithm has incorrectly suggested a classification. The brown section is the home team winning and the blue section is the home team drawing or losing.</w:t>
      </w:r>
    </w:p>
    <w:p w14:paraId="5FC36743" w14:textId="54920621" w:rsidR="005F66CF" w:rsidRDefault="006F0AD7" w:rsidP="006B08AE">
      <w:r>
        <w:t xml:space="preserve"> </w:t>
      </w:r>
      <w:r>
        <w:rPr>
          <w:noProof/>
        </w:rPr>
        <w:drawing>
          <wp:inline distT="0" distB="0" distL="0" distR="0" wp14:anchorId="4CCE829B" wp14:editId="77CB99D7">
            <wp:extent cx="3613709" cy="288163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l="1862" t="5599" r="6112" b="2468"/>
                    <a:stretch/>
                  </pic:blipFill>
                  <pic:spPr bwMode="auto">
                    <a:xfrm>
                      <a:off x="0" y="0"/>
                      <a:ext cx="3627998" cy="2893024"/>
                    </a:xfrm>
                    <a:prstGeom prst="rect">
                      <a:avLst/>
                    </a:prstGeom>
                    <a:noFill/>
                    <a:ln>
                      <a:noFill/>
                    </a:ln>
                    <a:extLst>
                      <a:ext uri="{53640926-AAD7-44D8-BBD7-CCE9431645EC}">
                        <a14:shadowObscured xmlns:a14="http://schemas.microsoft.com/office/drawing/2010/main"/>
                      </a:ext>
                    </a:extLst>
                  </pic:spPr>
                </pic:pic>
              </a:graphicData>
            </a:graphic>
          </wp:inline>
        </w:drawing>
      </w:r>
      <w:r w:rsidR="005F66CF">
        <w:br/>
        <w:t>Figure 1</w:t>
      </w:r>
      <w:r w:rsidR="00124F87">
        <w:t>2</w:t>
      </w:r>
      <w:r w:rsidR="005F66CF">
        <w:t xml:space="preserve"> (Blagg, 2020) Plot of test data for the SVM algorithm</w:t>
      </w:r>
    </w:p>
    <w:p w14:paraId="19B2A63B" w14:textId="42617CA1" w:rsidR="005F66CF" w:rsidRDefault="005F66CF" w:rsidP="006B08AE">
      <w:r>
        <w:t>As seen from Figure 1</w:t>
      </w:r>
      <w:r w:rsidR="00124F87">
        <w:t>2</w:t>
      </w:r>
      <w:r>
        <w:t>, the algorithms prediction</w:t>
      </w:r>
      <w:r w:rsidR="004A6C5A">
        <w:t>s</w:t>
      </w:r>
      <w:r>
        <w:t xml:space="preserve"> </w:t>
      </w:r>
      <w:r w:rsidR="000919F8">
        <w:t>were</w:t>
      </w:r>
      <w:r>
        <w:t xml:space="preserve"> mostly right. The actual correct classification figure was 72.3%, however, this was only classifying whether the </w:t>
      </w:r>
      <w:r w:rsidR="00205C2F">
        <w:t>home team won or did not win.</w:t>
      </w:r>
    </w:p>
    <w:p w14:paraId="7DA44B50" w14:textId="48BA3DD6" w:rsidR="006B08AE" w:rsidRPr="006B08AE" w:rsidRDefault="006B08AE" w:rsidP="006B08AE">
      <w:pPr>
        <w:pStyle w:val="Heading3"/>
      </w:pPr>
      <w:bookmarkStart w:id="26" w:name="_Toc50209180"/>
      <w:r>
        <w:t>1.3.</w:t>
      </w:r>
      <w:r w:rsidR="00EE296C">
        <w:t>6</w:t>
      </w:r>
      <w:r>
        <w:t xml:space="preserve"> CF5 Develop the </w:t>
      </w:r>
      <w:r w:rsidRPr="006B08AE">
        <w:t>Naïve Bayes algorithm</w:t>
      </w:r>
      <w:bookmarkEnd w:id="26"/>
    </w:p>
    <w:p w14:paraId="58C5C530" w14:textId="6F59CE58" w:rsidR="006B08AE" w:rsidRDefault="000919F8" w:rsidP="006B08AE">
      <w:r>
        <w:t>Again, in the same fashion as all other algorithm development, CF5 started with research into Naïve Bayes</w:t>
      </w:r>
      <w:r w:rsidR="009101EE">
        <w:t xml:space="preserve"> (Soni, 2018) (Brownlee, 2019) (Brownlee, 2019). The research for this algorithm was very useful for determining what route to take. With this algorithm, the development went into the variations seen in the other algorithms, </w:t>
      </w:r>
      <w:r w:rsidR="00C031EC">
        <w:t xml:space="preserve">with </w:t>
      </w:r>
      <w:r w:rsidR="009101EE">
        <w:t>two and three separate classifications</w:t>
      </w:r>
      <w:r w:rsidR="00C031EC">
        <w:t xml:space="preserve"> to allow the algorithm to </w:t>
      </w:r>
      <w:r w:rsidR="009101EE">
        <w:t xml:space="preserve">be comparable to all variations seen in other CFs. Unlike SVM, Naïve Bayes development went more smoothly with </w:t>
      </w:r>
      <w:r w:rsidR="00EA1849">
        <w:t>fewer complications</w:t>
      </w:r>
      <w:r w:rsidR="009101EE">
        <w:t>. The function doing most of the work for this algorithm can be seen below in Figure 1</w:t>
      </w:r>
      <w:r w:rsidR="00124F87">
        <w:t>3</w:t>
      </w:r>
      <w:r w:rsidR="009101EE">
        <w:t xml:space="preserve">. This function calls a lot of </w:t>
      </w:r>
      <w:r w:rsidR="00830F61">
        <w:t>smaller</w:t>
      </w:r>
      <w:r w:rsidR="009101EE">
        <w:t xml:space="preserve"> functions which can be seen in Appendix 2.</w:t>
      </w:r>
    </w:p>
    <w:p w14:paraId="38E4E14B" w14:textId="5083CF63" w:rsidR="009101EE" w:rsidRDefault="009101EE" w:rsidP="006B08AE">
      <w:r w:rsidRPr="009101EE">
        <w:rPr>
          <w:noProof/>
        </w:rPr>
        <w:drawing>
          <wp:inline distT="0" distB="0" distL="0" distR="0" wp14:anchorId="25F08AB8" wp14:editId="2C0533DC">
            <wp:extent cx="3730752" cy="117018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1268" cy="1173483"/>
                    </a:xfrm>
                    <a:prstGeom prst="rect">
                      <a:avLst/>
                    </a:prstGeom>
                  </pic:spPr>
                </pic:pic>
              </a:graphicData>
            </a:graphic>
          </wp:inline>
        </w:drawing>
      </w:r>
      <w:r>
        <w:br/>
        <w:t>Figure 1</w:t>
      </w:r>
      <w:r w:rsidR="00124F87">
        <w:t>3</w:t>
      </w:r>
      <w:r>
        <w:t xml:space="preserve"> (Blagg, 2020) Naïve Bayes function to calculate the probabilities</w:t>
      </w:r>
    </w:p>
    <w:p w14:paraId="2E7DC266" w14:textId="49ADC2BC" w:rsidR="00830F61" w:rsidRDefault="00830F61" w:rsidP="006B08AE">
      <w:r>
        <w:t>A snippet of the main function showing the algorithm being trained can be seen below in Figure 1</w:t>
      </w:r>
      <w:r w:rsidR="00124F87">
        <w:t>4</w:t>
      </w:r>
      <w:r>
        <w:t xml:space="preserve">. </w:t>
      </w:r>
      <w:r w:rsidR="00C031EC">
        <w:t>This shows that</w:t>
      </w:r>
      <w:r w:rsidR="005D761D">
        <w:t xml:space="preserve"> the db_cursor must be looped twice to sort the data between the two variations of classifications. The two-classification variation followed the same principle as SVM, using win or not a win</w:t>
      </w:r>
      <w:r w:rsidR="00C031EC">
        <w:t xml:space="preserve"> (</w:t>
      </w:r>
      <w:r w:rsidR="00954FB5">
        <w:t>i.e.</w:t>
      </w:r>
      <w:r w:rsidR="00C031EC">
        <w:t xml:space="preserve"> a loss or a draw)</w:t>
      </w:r>
      <w:r w:rsidR="005D761D">
        <w:t xml:space="preserve"> for the home team. This algorithm was also able to utilise only two pieces of data, again, following SVM, </w:t>
      </w:r>
      <w:r w:rsidR="001C63EC">
        <w:t xml:space="preserve">being the </w:t>
      </w:r>
      <w:r w:rsidR="005D761D">
        <w:t>distance travelled for the away team</w:t>
      </w:r>
      <w:r w:rsidR="001C63EC">
        <w:t>,</w:t>
      </w:r>
      <w:r w:rsidR="005D761D">
        <w:t xml:space="preserve"> and league </w:t>
      </w:r>
      <w:r w:rsidR="001C63EC">
        <w:t xml:space="preserve">position </w:t>
      </w:r>
      <w:r w:rsidR="005D761D">
        <w:t>difference.</w:t>
      </w:r>
    </w:p>
    <w:p w14:paraId="3ED82F90" w14:textId="2D0A80D0" w:rsidR="00830F61" w:rsidRDefault="00830F61" w:rsidP="006B08AE">
      <w:r w:rsidRPr="00830F61">
        <w:rPr>
          <w:noProof/>
        </w:rPr>
        <w:lastRenderedPageBreak/>
        <w:drawing>
          <wp:inline distT="0" distB="0" distL="0" distR="0" wp14:anchorId="2355B439" wp14:editId="5A4A6CDE">
            <wp:extent cx="4693384" cy="40818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8587" cy="4086407"/>
                    </a:xfrm>
                    <a:prstGeom prst="rect">
                      <a:avLst/>
                    </a:prstGeom>
                  </pic:spPr>
                </pic:pic>
              </a:graphicData>
            </a:graphic>
          </wp:inline>
        </w:drawing>
      </w:r>
      <w:r>
        <w:br/>
        <w:t>Figure 1</w:t>
      </w:r>
      <w:r w:rsidR="00124F87">
        <w:t>4</w:t>
      </w:r>
      <w:r>
        <w:t xml:space="preserve"> (Blagg, 2020) Snippet of main function in Naïve Bayes</w:t>
      </w:r>
    </w:p>
    <w:p w14:paraId="0F23E57A" w14:textId="20689429" w:rsidR="005D761D" w:rsidRDefault="005D761D" w:rsidP="006B08AE">
      <w:r>
        <w:t>The results were recorded into a csv file, the code to do this can be seen below in Figure 1</w:t>
      </w:r>
      <w:r w:rsidR="00124F87">
        <w:t>5</w:t>
      </w:r>
      <w:r>
        <w:t>.</w:t>
      </w:r>
      <w:r w:rsidR="00FA13BF">
        <w:t xml:space="preserve"> This made it easy to pull the statistics for the algorithm.</w:t>
      </w:r>
    </w:p>
    <w:p w14:paraId="113B1AB0" w14:textId="54744B5E" w:rsidR="005D761D" w:rsidRDefault="005D761D" w:rsidP="006B08AE">
      <w:r w:rsidRPr="005D761D">
        <w:rPr>
          <w:noProof/>
        </w:rPr>
        <w:drawing>
          <wp:inline distT="0" distB="0" distL="0" distR="0" wp14:anchorId="31EA46E4" wp14:editId="4E4E1602">
            <wp:extent cx="3920947" cy="314737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5524" cy="3151050"/>
                    </a:xfrm>
                    <a:prstGeom prst="rect">
                      <a:avLst/>
                    </a:prstGeom>
                  </pic:spPr>
                </pic:pic>
              </a:graphicData>
            </a:graphic>
          </wp:inline>
        </w:drawing>
      </w:r>
      <w:r>
        <w:br/>
        <w:t>Figure 1</w:t>
      </w:r>
      <w:r w:rsidR="00124F87">
        <w:t>5</w:t>
      </w:r>
      <w:r>
        <w:t xml:space="preserve"> (Blagg, 2020) Insert into CSV file for Naïve Bayes</w:t>
      </w:r>
    </w:p>
    <w:p w14:paraId="3A0E2E69" w14:textId="6AEA8078" w:rsidR="005D761D" w:rsidRDefault="00FA13BF" w:rsidP="006B08AE">
      <w:r>
        <w:t>The results for this algorithm varied quite drastically between two and three classifications. The two-class classification had a 6</w:t>
      </w:r>
      <w:r w:rsidR="000555E2">
        <w:t>6.55</w:t>
      </w:r>
      <w:r>
        <w:t>% correct prediction rate</w:t>
      </w:r>
      <w:r w:rsidR="001C63EC">
        <w:t>,</w:t>
      </w:r>
      <w:r>
        <w:t xml:space="preserve"> whereas the three-class classification was only at 4</w:t>
      </w:r>
      <w:r w:rsidR="000555E2">
        <w:t>6.4</w:t>
      </w:r>
      <w:r>
        <w:t>% correct prediction rate. 4</w:t>
      </w:r>
      <w:r w:rsidR="000555E2">
        <w:t>6.4</w:t>
      </w:r>
      <w:r>
        <w:t xml:space="preserve">% is still better than just a guess which would sit around </w:t>
      </w:r>
      <w:r>
        <w:lastRenderedPageBreak/>
        <w:t>33% because it would be assumed that you would guess one in every three games correctly. It is expected that a two-class classification would perform better since there is less variation for sorting, however, the author did not expect a 20% difference in the two tests.</w:t>
      </w:r>
    </w:p>
    <w:p w14:paraId="5FC59766" w14:textId="79971778" w:rsidR="00227980" w:rsidRDefault="00227980" w:rsidP="00227980">
      <w:pPr>
        <w:pStyle w:val="Heading3"/>
      </w:pPr>
      <w:bookmarkStart w:id="27" w:name="_Toc50209181"/>
      <w:r>
        <w:t>1.3.7 Comparing algorithms</w:t>
      </w:r>
      <w:bookmarkEnd w:id="27"/>
    </w:p>
    <w:p w14:paraId="346C5D2A" w14:textId="0CD5AB9A" w:rsidR="000555E2" w:rsidRPr="000555E2" w:rsidRDefault="000555E2" w:rsidP="000555E2">
      <w:r>
        <w:t xml:space="preserve">Initially, PLePA was </w:t>
      </w:r>
      <w:r w:rsidR="00257D42">
        <w:t xml:space="preserve">intending </w:t>
      </w:r>
      <w:r>
        <w:t>to compare all the algorithms developed and it would be easy to see which algorithm performed best</w:t>
      </w:r>
      <w:r w:rsidR="00257D42">
        <w:t>.</w:t>
      </w:r>
      <w:r>
        <w:t xml:space="preserve"> </w:t>
      </w:r>
      <w:r w:rsidR="00257D42">
        <w:t>H</w:t>
      </w:r>
      <w:r>
        <w:t>owever, due to the complications with two and three class classifications</w:t>
      </w:r>
      <w:r w:rsidR="00257D42">
        <w:t>, not all of</w:t>
      </w:r>
      <w:r w:rsidR="009B5EC4">
        <w:t xml:space="preserve"> the results </w:t>
      </w:r>
      <w:r w:rsidR="00257D42">
        <w:t xml:space="preserve">were </w:t>
      </w:r>
      <w:r w:rsidR="009B5EC4">
        <w:t xml:space="preserve">comparable. From Table </w:t>
      </w:r>
      <w:r w:rsidR="00AB208B">
        <w:t>2</w:t>
      </w:r>
      <w:r w:rsidR="009B5EC4">
        <w:t xml:space="preserve"> below, it can be seen that the best classification prediction rate was 72.3% from the SVM algorithm, however, this was a 2-class classification. The best 3-class classification prediction was 49.64 from the k-NN algorithm. Random Forest and Naïve Bayes had the same 3-class classification rate</w:t>
      </w:r>
      <w:r w:rsidR="00257D42">
        <w:t>;</w:t>
      </w:r>
      <w:r w:rsidR="009B5EC4">
        <w:t xml:space="preserve"> </w:t>
      </w:r>
      <w:r w:rsidR="00494DC9">
        <w:t xml:space="preserve">this is quite surprising because Random Forest used five different data points and Naïve Bayes only used </w:t>
      </w:r>
      <w:r w:rsidR="004660FE">
        <w:t>two,</w:t>
      </w:r>
      <w:r w:rsidR="00494DC9">
        <w:t xml:space="preserve"> but they still came out with the same prediction rate.</w:t>
      </w:r>
      <w:r w:rsidR="004660FE">
        <w:t xml:space="preserve"> There was not a </w:t>
      </w:r>
      <w:r w:rsidR="00257D42">
        <w:t xml:space="preserve">significant </w:t>
      </w:r>
      <w:r w:rsidR="004660FE">
        <w:t>difference in correct prediction rate between all 3-class classifications</w:t>
      </w:r>
      <w:r w:rsidR="00257D42">
        <w:t xml:space="preserve"> (</w:t>
      </w:r>
      <w:r w:rsidR="004660FE">
        <w:t>only 3.24%</w:t>
      </w:r>
      <w:r w:rsidR="00257D42">
        <w:t>),</w:t>
      </w:r>
      <w:r w:rsidR="004660FE">
        <w:t xml:space="preserve"> and all </w:t>
      </w:r>
      <w:r w:rsidR="00257D42">
        <w:t xml:space="preserve">of </w:t>
      </w:r>
      <w:r w:rsidR="004660FE">
        <w:t xml:space="preserve">the prediction rates were relatively low, </w:t>
      </w:r>
      <w:r w:rsidR="00257D42">
        <w:t xml:space="preserve">being </w:t>
      </w:r>
      <w:r w:rsidR="004660FE">
        <w:t>only around 15% above a blind guess</w:t>
      </w:r>
      <w:r w:rsidR="00257D42">
        <w:t xml:space="preserve"> (around 33%</w:t>
      </w:r>
      <w:r w:rsidR="00954FB5">
        <w:t>).</w:t>
      </w:r>
      <w:r w:rsidR="00257D42">
        <w:t xml:space="preserve"> T</w:t>
      </w:r>
      <w:r w:rsidR="004660FE">
        <w:t xml:space="preserve">his could mean </w:t>
      </w:r>
      <w:r w:rsidR="00257D42">
        <w:t xml:space="preserve">that </w:t>
      </w:r>
      <w:r w:rsidR="004660FE">
        <w:t xml:space="preserve">the data used, distance travelled for </w:t>
      </w:r>
      <w:r w:rsidR="00257D42">
        <w:t xml:space="preserve">the </w:t>
      </w:r>
      <w:r w:rsidR="004660FE">
        <w:t xml:space="preserve">away team, is not </w:t>
      </w:r>
      <w:r w:rsidR="00257D42">
        <w:t xml:space="preserve">a significant factor determining the </w:t>
      </w:r>
      <w:r w:rsidR="004660FE">
        <w:t xml:space="preserve">result of </w:t>
      </w:r>
      <w:r w:rsidR="00257D42">
        <w:t>a football</w:t>
      </w:r>
      <w:r w:rsidR="004660FE">
        <w:t xml:space="preserve"> match.</w:t>
      </w:r>
    </w:p>
    <w:tbl>
      <w:tblPr>
        <w:tblStyle w:val="GridTable1Light"/>
        <w:tblW w:w="0" w:type="auto"/>
        <w:tblLook w:val="04A0" w:firstRow="1" w:lastRow="0" w:firstColumn="1" w:lastColumn="0" w:noHBand="0" w:noVBand="1"/>
      </w:tblPr>
      <w:tblGrid>
        <w:gridCol w:w="2254"/>
        <w:gridCol w:w="2254"/>
        <w:gridCol w:w="2254"/>
        <w:gridCol w:w="2254"/>
      </w:tblGrid>
      <w:tr w:rsidR="000F1381" w14:paraId="2DFEF99B" w14:textId="77777777" w:rsidTr="000F13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FE8953E" w14:textId="24BCD2E2" w:rsidR="000F1381" w:rsidRPr="00A1194D" w:rsidRDefault="000F1381" w:rsidP="00227980">
            <w:pPr>
              <w:rPr>
                <w:sz w:val="20"/>
                <w:szCs w:val="20"/>
              </w:rPr>
            </w:pPr>
            <w:r w:rsidRPr="00A1194D">
              <w:rPr>
                <w:sz w:val="20"/>
                <w:szCs w:val="20"/>
              </w:rPr>
              <w:t>Algorithm</w:t>
            </w:r>
          </w:p>
        </w:tc>
        <w:tc>
          <w:tcPr>
            <w:tcW w:w="2254" w:type="dxa"/>
          </w:tcPr>
          <w:p w14:paraId="28B25553" w14:textId="67C0CC2B" w:rsidR="000F1381" w:rsidRPr="00A1194D" w:rsidRDefault="000F1381" w:rsidP="00227980">
            <w:pPr>
              <w:cnfStyle w:val="100000000000" w:firstRow="1" w:lastRow="0" w:firstColumn="0" w:lastColumn="0" w:oddVBand="0" w:evenVBand="0" w:oddHBand="0" w:evenHBand="0" w:firstRowFirstColumn="0" w:firstRowLastColumn="0" w:lastRowFirstColumn="0" w:lastRowLastColumn="0"/>
              <w:rPr>
                <w:sz w:val="20"/>
                <w:szCs w:val="20"/>
              </w:rPr>
            </w:pPr>
            <w:r w:rsidRPr="00A1194D">
              <w:rPr>
                <w:sz w:val="20"/>
                <w:szCs w:val="20"/>
              </w:rPr>
              <w:t xml:space="preserve">2-class classification </w:t>
            </w:r>
            <w:r w:rsidR="000555E2">
              <w:rPr>
                <w:sz w:val="20"/>
                <w:szCs w:val="20"/>
              </w:rPr>
              <w:t>(</w:t>
            </w:r>
            <w:r w:rsidRPr="00A1194D">
              <w:rPr>
                <w:sz w:val="20"/>
                <w:szCs w:val="20"/>
              </w:rPr>
              <w:t>%</w:t>
            </w:r>
            <w:r w:rsidR="000555E2">
              <w:rPr>
                <w:sz w:val="20"/>
                <w:szCs w:val="20"/>
              </w:rPr>
              <w:t>)</w:t>
            </w:r>
          </w:p>
        </w:tc>
        <w:tc>
          <w:tcPr>
            <w:tcW w:w="2254" w:type="dxa"/>
          </w:tcPr>
          <w:p w14:paraId="5C8016E9" w14:textId="550A28CE" w:rsidR="000F1381" w:rsidRPr="00A1194D" w:rsidRDefault="000F1381" w:rsidP="00227980">
            <w:pPr>
              <w:cnfStyle w:val="100000000000" w:firstRow="1" w:lastRow="0" w:firstColumn="0" w:lastColumn="0" w:oddVBand="0" w:evenVBand="0" w:oddHBand="0" w:evenHBand="0" w:firstRowFirstColumn="0" w:firstRowLastColumn="0" w:lastRowFirstColumn="0" w:lastRowLastColumn="0"/>
              <w:rPr>
                <w:sz w:val="20"/>
                <w:szCs w:val="20"/>
              </w:rPr>
            </w:pPr>
            <w:r w:rsidRPr="00A1194D">
              <w:rPr>
                <w:sz w:val="20"/>
                <w:szCs w:val="20"/>
              </w:rPr>
              <w:t xml:space="preserve">3-class classification </w:t>
            </w:r>
            <w:r w:rsidR="000555E2">
              <w:rPr>
                <w:sz w:val="20"/>
                <w:szCs w:val="20"/>
              </w:rPr>
              <w:t>(</w:t>
            </w:r>
            <w:r w:rsidRPr="00A1194D">
              <w:rPr>
                <w:sz w:val="20"/>
                <w:szCs w:val="20"/>
              </w:rPr>
              <w:t>%</w:t>
            </w:r>
            <w:r w:rsidR="000555E2">
              <w:rPr>
                <w:sz w:val="20"/>
                <w:szCs w:val="20"/>
              </w:rPr>
              <w:t>)</w:t>
            </w:r>
          </w:p>
        </w:tc>
        <w:tc>
          <w:tcPr>
            <w:tcW w:w="2254" w:type="dxa"/>
          </w:tcPr>
          <w:p w14:paraId="38FBC69B" w14:textId="0B8A57FA" w:rsidR="000F1381" w:rsidRPr="00A1194D" w:rsidRDefault="000F1381" w:rsidP="00227980">
            <w:pPr>
              <w:cnfStyle w:val="100000000000" w:firstRow="1" w:lastRow="0" w:firstColumn="0" w:lastColumn="0" w:oddVBand="0" w:evenVBand="0" w:oddHBand="0" w:evenHBand="0" w:firstRowFirstColumn="0" w:firstRowLastColumn="0" w:lastRowFirstColumn="0" w:lastRowLastColumn="0"/>
              <w:rPr>
                <w:sz w:val="20"/>
                <w:szCs w:val="20"/>
              </w:rPr>
            </w:pPr>
            <w:r w:rsidRPr="00A1194D">
              <w:rPr>
                <w:sz w:val="20"/>
                <w:szCs w:val="20"/>
              </w:rPr>
              <w:t>Best classification</w:t>
            </w:r>
            <w:r w:rsidR="000555E2">
              <w:rPr>
                <w:sz w:val="20"/>
                <w:szCs w:val="20"/>
              </w:rPr>
              <w:t xml:space="preserve"> (%)</w:t>
            </w:r>
          </w:p>
        </w:tc>
      </w:tr>
      <w:tr w:rsidR="000F1381" w14:paraId="1654CE98" w14:textId="77777777" w:rsidTr="000F1381">
        <w:tc>
          <w:tcPr>
            <w:cnfStyle w:val="001000000000" w:firstRow="0" w:lastRow="0" w:firstColumn="1" w:lastColumn="0" w:oddVBand="0" w:evenVBand="0" w:oddHBand="0" w:evenHBand="0" w:firstRowFirstColumn="0" w:firstRowLastColumn="0" w:lastRowFirstColumn="0" w:lastRowLastColumn="0"/>
            <w:tcW w:w="2254" w:type="dxa"/>
          </w:tcPr>
          <w:p w14:paraId="29BA8C39" w14:textId="7BC71660" w:rsidR="000F1381" w:rsidRPr="00A1194D" w:rsidRDefault="000555E2" w:rsidP="00227980">
            <w:pPr>
              <w:rPr>
                <w:sz w:val="20"/>
                <w:szCs w:val="20"/>
              </w:rPr>
            </w:pPr>
            <w:r>
              <w:rPr>
                <w:sz w:val="20"/>
                <w:szCs w:val="20"/>
              </w:rPr>
              <w:t>Random Forest</w:t>
            </w:r>
          </w:p>
        </w:tc>
        <w:tc>
          <w:tcPr>
            <w:tcW w:w="2254" w:type="dxa"/>
          </w:tcPr>
          <w:p w14:paraId="74A2232C" w14:textId="3294EED2"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2254" w:type="dxa"/>
          </w:tcPr>
          <w:p w14:paraId="0B2C3F3B" w14:textId="08829B84"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46.4</w:t>
            </w:r>
          </w:p>
        </w:tc>
        <w:tc>
          <w:tcPr>
            <w:tcW w:w="2254" w:type="dxa"/>
          </w:tcPr>
          <w:p w14:paraId="3B8271CE" w14:textId="0D1F62D3"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46.4</w:t>
            </w:r>
          </w:p>
        </w:tc>
      </w:tr>
      <w:tr w:rsidR="000F1381" w14:paraId="3B211C08" w14:textId="77777777" w:rsidTr="000F1381">
        <w:tc>
          <w:tcPr>
            <w:cnfStyle w:val="001000000000" w:firstRow="0" w:lastRow="0" w:firstColumn="1" w:lastColumn="0" w:oddVBand="0" w:evenVBand="0" w:oddHBand="0" w:evenHBand="0" w:firstRowFirstColumn="0" w:firstRowLastColumn="0" w:lastRowFirstColumn="0" w:lastRowLastColumn="0"/>
            <w:tcW w:w="2254" w:type="dxa"/>
          </w:tcPr>
          <w:p w14:paraId="4E866021" w14:textId="2621A84B" w:rsidR="000F1381" w:rsidRPr="00A1194D" w:rsidRDefault="000555E2" w:rsidP="00227980">
            <w:pPr>
              <w:rPr>
                <w:sz w:val="20"/>
                <w:szCs w:val="20"/>
              </w:rPr>
            </w:pPr>
            <w:r>
              <w:rPr>
                <w:sz w:val="20"/>
                <w:szCs w:val="20"/>
              </w:rPr>
              <w:t>k-NN</w:t>
            </w:r>
          </w:p>
        </w:tc>
        <w:tc>
          <w:tcPr>
            <w:tcW w:w="2254" w:type="dxa"/>
          </w:tcPr>
          <w:p w14:paraId="1422B3B3" w14:textId="56CD0F4C"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2254" w:type="dxa"/>
          </w:tcPr>
          <w:p w14:paraId="1254881D" w14:textId="6A90D75B"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49.64</w:t>
            </w:r>
          </w:p>
        </w:tc>
        <w:tc>
          <w:tcPr>
            <w:tcW w:w="2254" w:type="dxa"/>
          </w:tcPr>
          <w:p w14:paraId="4FF668D9" w14:textId="59751C13"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49.64</w:t>
            </w:r>
          </w:p>
        </w:tc>
      </w:tr>
      <w:tr w:rsidR="000F1381" w14:paraId="41C9DCC5" w14:textId="77777777" w:rsidTr="000F1381">
        <w:tc>
          <w:tcPr>
            <w:cnfStyle w:val="001000000000" w:firstRow="0" w:lastRow="0" w:firstColumn="1" w:lastColumn="0" w:oddVBand="0" w:evenVBand="0" w:oddHBand="0" w:evenHBand="0" w:firstRowFirstColumn="0" w:firstRowLastColumn="0" w:lastRowFirstColumn="0" w:lastRowLastColumn="0"/>
            <w:tcW w:w="2254" w:type="dxa"/>
          </w:tcPr>
          <w:p w14:paraId="003D3886" w14:textId="0B0919AA" w:rsidR="000F1381" w:rsidRPr="00A1194D" w:rsidRDefault="000555E2" w:rsidP="00227980">
            <w:pPr>
              <w:rPr>
                <w:sz w:val="20"/>
                <w:szCs w:val="20"/>
              </w:rPr>
            </w:pPr>
            <w:r>
              <w:rPr>
                <w:sz w:val="20"/>
                <w:szCs w:val="20"/>
              </w:rPr>
              <w:t>SVM</w:t>
            </w:r>
          </w:p>
        </w:tc>
        <w:tc>
          <w:tcPr>
            <w:tcW w:w="2254" w:type="dxa"/>
          </w:tcPr>
          <w:p w14:paraId="47AE2972" w14:textId="772B67CD"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72.3</w:t>
            </w:r>
          </w:p>
        </w:tc>
        <w:tc>
          <w:tcPr>
            <w:tcW w:w="2254" w:type="dxa"/>
          </w:tcPr>
          <w:p w14:paraId="7F78E02A" w14:textId="51D7C0AB"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2254" w:type="dxa"/>
          </w:tcPr>
          <w:p w14:paraId="5B3CAD1B" w14:textId="28ED57EE"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72.3</w:t>
            </w:r>
          </w:p>
        </w:tc>
      </w:tr>
      <w:tr w:rsidR="000F1381" w14:paraId="46D2D6F7" w14:textId="77777777" w:rsidTr="000F1381">
        <w:tc>
          <w:tcPr>
            <w:cnfStyle w:val="001000000000" w:firstRow="0" w:lastRow="0" w:firstColumn="1" w:lastColumn="0" w:oddVBand="0" w:evenVBand="0" w:oddHBand="0" w:evenHBand="0" w:firstRowFirstColumn="0" w:firstRowLastColumn="0" w:lastRowFirstColumn="0" w:lastRowLastColumn="0"/>
            <w:tcW w:w="2254" w:type="dxa"/>
          </w:tcPr>
          <w:p w14:paraId="782743FC" w14:textId="28AC6B24" w:rsidR="000F1381" w:rsidRPr="00A1194D" w:rsidRDefault="000555E2" w:rsidP="00227980">
            <w:pPr>
              <w:rPr>
                <w:sz w:val="20"/>
                <w:szCs w:val="20"/>
              </w:rPr>
            </w:pPr>
            <w:r>
              <w:rPr>
                <w:sz w:val="20"/>
                <w:szCs w:val="20"/>
              </w:rPr>
              <w:t>Naïve Bayes</w:t>
            </w:r>
          </w:p>
        </w:tc>
        <w:tc>
          <w:tcPr>
            <w:tcW w:w="2254" w:type="dxa"/>
          </w:tcPr>
          <w:p w14:paraId="15681342" w14:textId="2374B004"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66.55</w:t>
            </w:r>
          </w:p>
        </w:tc>
        <w:tc>
          <w:tcPr>
            <w:tcW w:w="2254" w:type="dxa"/>
          </w:tcPr>
          <w:p w14:paraId="54B7966E" w14:textId="562B9D22"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46.4</w:t>
            </w:r>
          </w:p>
        </w:tc>
        <w:tc>
          <w:tcPr>
            <w:tcW w:w="2254" w:type="dxa"/>
          </w:tcPr>
          <w:p w14:paraId="2212D06E" w14:textId="063FC654"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66.5</w:t>
            </w:r>
          </w:p>
        </w:tc>
      </w:tr>
    </w:tbl>
    <w:p w14:paraId="5EFF1231" w14:textId="53FBD582" w:rsidR="000555E2" w:rsidRDefault="000555E2" w:rsidP="000555E2">
      <w:r>
        <w:t xml:space="preserve">Table </w:t>
      </w:r>
      <w:r w:rsidR="00AB208B">
        <w:t>2</w:t>
      </w:r>
      <w:r>
        <w:t xml:space="preserve"> (Blagg, 2020) Table to show the results of the different algorithms used in PLePA</w:t>
      </w:r>
      <w:r w:rsidR="00EF6A2A">
        <w:t xml:space="preserve"> split between two and three class classifications</w:t>
      </w:r>
    </w:p>
    <w:p w14:paraId="1FC2130A" w14:textId="4CB6DF01" w:rsidR="006B08AE" w:rsidRDefault="006B08AE" w:rsidP="006B08AE">
      <w:pPr>
        <w:pStyle w:val="Heading3"/>
      </w:pPr>
      <w:bookmarkStart w:id="28" w:name="_Toc50209182"/>
      <w:r>
        <w:t>1.3.</w:t>
      </w:r>
      <w:r w:rsidR="00227980">
        <w:t>8</w:t>
      </w:r>
      <w:r>
        <w:t xml:space="preserve"> What is completed</w:t>
      </w:r>
      <w:r w:rsidR="00187F59">
        <w:t xml:space="preserve"> and what is outstanding</w:t>
      </w:r>
      <w:bookmarkEnd w:id="28"/>
    </w:p>
    <w:p w14:paraId="1E960F1E" w14:textId="7645490D" w:rsidR="009F3C7F" w:rsidRPr="009F3C7F" w:rsidRDefault="009F3C7F" w:rsidP="009F3C7F">
      <w:r>
        <w:t xml:space="preserve">All the </w:t>
      </w:r>
      <w:r w:rsidR="00257D42">
        <w:t>“</w:t>
      </w:r>
      <w:r>
        <w:t>must have</w:t>
      </w:r>
      <w:r w:rsidR="00257D42">
        <w:t>”</w:t>
      </w:r>
      <w:r>
        <w:t xml:space="preserve"> and </w:t>
      </w:r>
      <w:r w:rsidR="00257D42">
        <w:t>“</w:t>
      </w:r>
      <w:r>
        <w:t>should have</w:t>
      </w:r>
      <w:r w:rsidR="00257D42">
        <w:t>”</w:t>
      </w:r>
      <w:r>
        <w:t xml:space="preserve"> activities </w:t>
      </w:r>
      <w:r w:rsidR="00257D42">
        <w:t xml:space="preserve">from Table 1 </w:t>
      </w:r>
      <w:r>
        <w:t xml:space="preserve">were completed, the </w:t>
      </w:r>
      <w:r w:rsidR="00257D42">
        <w:t>“</w:t>
      </w:r>
      <w:r>
        <w:t>nice to have</w:t>
      </w:r>
      <w:r w:rsidR="00257D42">
        <w:t>”</w:t>
      </w:r>
      <w:r>
        <w:t xml:space="preserve"> criteria for these activities were also completed. The only activities left incomplete w</w:t>
      </w:r>
      <w:r w:rsidR="00257D42">
        <w:t>ere</w:t>
      </w:r>
      <w:r>
        <w:t xml:space="preserve"> an interface for user interaction and a feed </w:t>
      </w:r>
      <w:r w:rsidR="00257D42">
        <w:t xml:space="preserve">directly </w:t>
      </w:r>
      <w:r>
        <w:t xml:space="preserve">from a football website. This can all be seen below in Table </w:t>
      </w:r>
      <w:r w:rsidR="00AB208B">
        <w:t>3</w:t>
      </w:r>
      <w:r>
        <w:t>.</w:t>
      </w:r>
    </w:p>
    <w:tbl>
      <w:tblPr>
        <w:tblStyle w:val="TableGrid1"/>
        <w:tblW w:w="0" w:type="auto"/>
        <w:tblLook w:val="04A0" w:firstRow="1" w:lastRow="0" w:firstColumn="1" w:lastColumn="0" w:noHBand="0" w:noVBand="1"/>
      </w:tblPr>
      <w:tblGrid>
        <w:gridCol w:w="2122"/>
        <w:gridCol w:w="1417"/>
        <w:gridCol w:w="2977"/>
        <w:gridCol w:w="2500"/>
      </w:tblGrid>
      <w:tr w:rsidR="00187F59" w14:paraId="12E5C85B" w14:textId="77777777" w:rsidTr="00187F59">
        <w:tc>
          <w:tcPr>
            <w:tcW w:w="2122" w:type="dxa"/>
            <w:tcBorders>
              <w:top w:val="single" w:sz="4" w:space="0" w:color="auto"/>
              <w:left w:val="single" w:sz="4" w:space="0" w:color="auto"/>
              <w:bottom w:val="single" w:sz="4" w:space="0" w:color="auto"/>
              <w:right w:val="single" w:sz="4" w:space="0" w:color="auto"/>
            </w:tcBorders>
            <w:hideMark/>
          </w:tcPr>
          <w:p w14:paraId="61636F93" w14:textId="77777777" w:rsidR="00187F59" w:rsidRDefault="00187F59">
            <w:pPr>
              <w:rPr>
                <w:sz w:val="20"/>
                <w:szCs w:val="20"/>
                <w:u w:val="single"/>
              </w:rPr>
            </w:pPr>
            <w:r>
              <w:rPr>
                <w:sz w:val="20"/>
                <w:szCs w:val="20"/>
                <w:u w:val="single"/>
              </w:rPr>
              <w:t>Activity</w:t>
            </w:r>
          </w:p>
        </w:tc>
        <w:tc>
          <w:tcPr>
            <w:tcW w:w="1417" w:type="dxa"/>
            <w:tcBorders>
              <w:top w:val="single" w:sz="4" w:space="0" w:color="auto"/>
              <w:left w:val="single" w:sz="4" w:space="0" w:color="auto"/>
              <w:bottom w:val="single" w:sz="4" w:space="0" w:color="auto"/>
              <w:right w:val="single" w:sz="4" w:space="0" w:color="auto"/>
            </w:tcBorders>
            <w:hideMark/>
          </w:tcPr>
          <w:p w14:paraId="3EBC42DA" w14:textId="77777777" w:rsidR="00187F59" w:rsidRDefault="00187F59">
            <w:pPr>
              <w:rPr>
                <w:sz w:val="20"/>
                <w:szCs w:val="20"/>
                <w:u w:val="single"/>
              </w:rPr>
            </w:pPr>
            <w:r>
              <w:rPr>
                <w:sz w:val="20"/>
                <w:szCs w:val="20"/>
                <w:u w:val="single"/>
              </w:rPr>
              <w:t>Criteria</w:t>
            </w:r>
          </w:p>
        </w:tc>
        <w:tc>
          <w:tcPr>
            <w:tcW w:w="2977" w:type="dxa"/>
            <w:tcBorders>
              <w:top w:val="single" w:sz="4" w:space="0" w:color="auto"/>
              <w:left w:val="single" w:sz="4" w:space="0" w:color="auto"/>
              <w:bottom w:val="single" w:sz="4" w:space="0" w:color="auto"/>
              <w:right w:val="single" w:sz="4" w:space="0" w:color="auto"/>
            </w:tcBorders>
            <w:hideMark/>
          </w:tcPr>
          <w:p w14:paraId="575D86FA" w14:textId="77777777" w:rsidR="00187F59" w:rsidRDefault="00187F59">
            <w:pPr>
              <w:rPr>
                <w:sz w:val="20"/>
                <w:szCs w:val="20"/>
                <w:u w:val="single"/>
              </w:rPr>
            </w:pPr>
            <w:r>
              <w:rPr>
                <w:sz w:val="20"/>
                <w:szCs w:val="20"/>
                <w:u w:val="single"/>
              </w:rPr>
              <w:t>Evaluation</w:t>
            </w:r>
          </w:p>
        </w:tc>
        <w:tc>
          <w:tcPr>
            <w:tcW w:w="2500" w:type="dxa"/>
            <w:tcBorders>
              <w:top w:val="single" w:sz="4" w:space="0" w:color="auto"/>
              <w:left w:val="single" w:sz="4" w:space="0" w:color="auto"/>
              <w:bottom w:val="single" w:sz="4" w:space="0" w:color="auto"/>
              <w:right w:val="single" w:sz="4" w:space="0" w:color="auto"/>
            </w:tcBorders>
            <w:hideMark/>
          </w:tcPr>
          <w:p w14:paraId="3A10003C" w14:textId="77777777" w:rsidR="00187F59" w:rsidRDefault="00187F59">
            <w:pPr>
              <w:rPr>
                <w:sz w:val="20"/>
                <w:szCs w:val="20"/>
                <w:u w:val="single"/>
              </w:rPr>
            </w:pPr>
            <w:r>
              <w:rPr>
                <w:sz w:val="20"/>
                <w:szCs w:val="20"/>
                <w:u w:val="single"/>
              </w:rPr>
              <w:t>Progress to date</w:t>
            </w:r>
          </w:p>
        </w:tc>
      </w:tr>
      <w:tr w:rsidR="00187F59" w14:paraId="68CCF9FE" w14:textId="77777777" w:rsidTr="00187F59">
        <w:tc>
          <w:tcPr>
            <w:tcW w:w="2122" w:type="dxa"/>
            <w:vMerge w:val="restart"/>
            <w:tcBorders>
              <w:top w:val="single" w:sz="4" w:space="0" w:color="auto"/>
              <w:left w:val="single" w:sz="4" w:space="0" w:color="auto"/>
              <w:bottom w:val="single" w:sz="4" w:space="0" w:color="auto"/>
              <w:right w:val="single" w:sz="4" w:space="0" w:color="auto"/>
            </w:tcBorders>
            <w:hideMark/>
          </w:tcPr>
          <w:p w14:paraId="1443F446" w14:textId="77777777" w:rsidR="00187F59" w:rsidRDefault="00187F59">
            <w:pPr>
              <w:rPr>
                <w:sz w:val="20"/>
                <w:szCs w:val="20"/>
              </w:rPr>
            </w:pPr>
            <w:r>
              <w:rPr>
                <w:sz w:val="20"/>
                <w:szCs w:val="20"/>
              </w:rPr>
              <w:t>Premier league stats in the database.</w:t>
            </w:r>
          </w:p>
        </w:tc>
        <w:tc>
          <w:tcPr>
            <w:tcW w:w="1417" w:type="dxa"/>
            <w:tcBorders>
              <w:top w:val="single" w:sz="4" w:space="0" w:color="auto"/>
              <w:left w:val="single" w:sz="4" w:space="0" w:color="auto"/>
              <w:bottom w:val="single" w:sz="4" w:space="0" w:color="auto"/>
              <w:right w:val="single" w:sz="4" w:space="0" w:color="auto"/>
            </w:tcBorders>
            <w:hideMark/>
          </w:tcPr>
          <w:p w14:paraId="0DFED12A" w14:textId="77777777" w:rsidR="00187F59" w:rsidRDefault="00187F59">
            <w:pPr>
              <w:rPr>
                <w:sz w:val="20"/>
                <w:szCs w:val="20"/>
              </w:rPr>
            </w:pPr>
            <w:r>
              <w:rPr>
                <w:sz w:val="20"/>
                <w:szCs w:val="20"/>
              </w:rPr>
              <w:t>Must have.</w:t>
            </w:r>
          </w:p>
        </w:tc>
        <w:tc>
          <w:tcPr>
            <w:tcW w:w="2977" w:type="dxa"/>
            <w:tcBorders>
              <w:top w:val="single" w:sz="4" w:space="0" w:color="auto"/>
              <w:left w:val="single" w:sz="4" w:space="0" w:color="auto"/>
              <w:bottom w:val="single" w:sz="4" w:space="0" w:color="auto"/>
              <w:right w:val="single" w:sz="4" w:space="0" w:color="auto"/>
            </w:tcBorders>
            <w:hideMark/>
          </w:tcPr>
          <w:p w14:paraId="03AAE06C" w14:textId="77777777" w:rsidR="00187F59" w:rsidRDefault="00187F59">
            <w:pPr>
              <w:rPr>
                <w:sz w:val="20"/>
                <w:szCs w:val="20"/>
              </w:rPr>
            </w:pPr>
            <w:r>
              <w:rPr>
                <w:sz w:val="20"/>
                <w:szCs w:val="20"/>
              </w:rPr>
              <w:t>There will be a year’s worth of data in the database.</w:t>
            </w:r>
          </w:p>
        </w:tc>
        <w:tc>
          <w:tcPr>
            <w:tcW w:w="2500" w:type="dxa"/>
            <w:vMerge w:val="restart"/>
            <w:tcBorders>
              <w:top w:val="single" w:sz="4" w:space="0" w:color="auto"/>
              <w:left w:val="single" w:sz="4" w:space="0" w:color="auto"/>
              <w:bottom w:val="single" w:sz="4" w:space="0" w:color="auto"/>
              <w:right w:val="single" w:sz="4" w:space="0" w:color="auto"/>
            </w:tcBorders>
            <w:hideMark/>
          </w:tcPr>
          <w:p w14:paraId="4D70507F" w14:textId="3A3D56FE" w:rsidR="00187F59" w:rsidRDefault="00187F59">
            <w:pPr>
              <w:rPr>
                <w:sz w:val="20"/>
                <w:szCs w:val="20"/>
              </w:rPr>
            </w:pPr>
            <w:r>
              <w:rPr>
                <w:sz w:val="20"/>
                <w:szCs w:val="20"/>
              </w:rPr>
              <w:t>As can be seen in section 1.3.2, this activity has been completed with five years of data.</w:t>
            </w:r>
          </w:p>
        </w:tc>
      </w:tr>
      <w:tr w:rsidR="00187F59" w14:paraId="19786850" w14:textId="77777777" w:rsidTr="00187F59">
        <w:tc>
          <w:tcPr>
            <w:tcW w:w="0" w:type="auto"/>
            <w:vMerge/>
            <w:tcBorders>
              <w:top w:val="single" w:sz="4" w:space="0" w:color="auto"/>
              <w:left w:val="single" w:sz="4" w:space="0" w:color="auto"/>
              <w:bottom w:val="single" w:sz="4" w:space="0" w:color="auto"/>
              <w:right w:val="single" w:sz="4" w:space="0" w:color="auto"/>
            </w:tcBorders>
            <w:vAlign w:val="center"/>
            <w:hideMark/>
          </w:tcPr>
          <w:p w14:paraId="1A9F67A8" w14:textId="77777777" w:rsidR="00187F59" w:rsidRDefault="00187F59">
            <w:pPr>
              <w:rPr>
                <w:sz w:val="20"/>
                <w:szCs w:val="20"/>
              </w:rPr>
            </w:pPr>
          </w:p>
        </w:tc>
        <w:tc>
          <w:tcPr>
            <w:tcW w:w="1417" w:type="dxa"/>
            <w:tcBorders>
              <w:top w:val="single" w:sz="4" w:space="0" w:color="auto"/>
              <w:left w:val="single" w:sz="4" w:space="0" w:color="auto"/>
              <w:bottom w:val="single" w:sz="4" w:space="0" w:color="auto"/>
              <w:right w:val="single" w:sz="4" w:space="0" w:color="auto"/>
            </w:tcBorders>
            <w:hideMark/>
          </w:tcPr>
          <w:p w14:paraId="70585E76" w14:textId="77777777" w:rsidR="00187F59" w:rsidRDefault="00187F59">
            <w:pPr>
              <w:rPr>
                <w:sz w:val="20"/>
                <w:szCs w:val="20"/>
              </w:rPr>
            </w:pPr>
            <w:r>
              <w:rPr>
                <w:sz w:val="20"/>
                <w:szCs w:val="20"/>
              </w:rPr>
              <w:t>Should have.</w:t>
            </w:r>
          </w:p>
        </w:tc>
        <w:tc>
          <w:tcPr>
            <w:tcW w:w="2977" w:type="dxa"/>
            <w:tcBorders>
              <w:top w:val="single" w:sz="4" w:space="0" w:color="auto"/>
              <w:left w:val="single" w:sz="4" w:space="0" w:color="auto"/>
              <w:bottom w:val="single" w:sz="4" w:space="0" w:color="auto"/>
              <w:right w:val="single" w:sz="4" w:space="0" w:color="auto"/>
            </w:tcBorders>
            <w:hideMark/>
          </w:tcPr>
          <w:p w14:paraId="092CCB2F" w14:textId="77777777" w:rsidR="00187F59" w:rsidRDefault="00187F59">
            <w:pPr>
              <w:rPr>
                <w:sz w:val="20"/>
                <w:szCs w:val="20"/>
              </w:rPr>
            </w:pPr>
            <w:r>
              <w:rPr>
                <w:sz w:val="20"/>
                <w:szCs w:val="20"/>
              </w:rPr>
              <w:t>Three years.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B765C" w14:textId="77777777" w:rsidR="00187F59" w:rsidRDefault="00187F59">
            <w:pPr>
              <w:rPr>
                <w:sz w:val="20"/>
                <w:szCs w:val="20"/>
              </w:rPr>
            </w:pPr>
          </w:p>
        </w:tc>
      </w:tr>
      <w:tr w:rsidR="00187F59" w14:paraId="225DCC30" w14:textId="77777777" w:rsidTr="00187F59">
        <w:tc>
          <w:tcPr>
            <w:tcW w:w="0" w:type="auto"/>
            <w:vMerge/>
            <w:tcBorders>
              <w:top w:val="single" w:sz="4" w:space="0" w:color="auto"/>
              <w:left w:val="single" w:sz="4" w:space="0" w:color="auto"/>
              <w:bottom w:val="single" w:sz="4" w:space="0" w:color="auto"/>
              <w:right w:val="single" w:sz="4" w:space="0" w:color="auto"/>
            </w:tcBorders>
            <w:vAlign w:val="center"/>
            <w:hideMark/>
          </w:tcPr>
          <w:p w14:paraId="3B468414" w14:textId="77777777" w:rsidR="00187F59" w:rsidRDefault="00187F59">
            <w:pPr>
              <w:rPr>
                <w:sz w:val="20"/>
                <w:szCs w:val="20"/>
              </w:rPr>
            </w:pPr>
          </w:p>
        </w:tc>
        <w:tc>
          <w:tcPr>
            <w:tcW w:w="1417" w:type="dxa"/>
            <w:tcBorders>
              <w:top w:val="single" w:sz="4" w:space="0" w:color="auto"/>
              <w:left w:val="single" w:sz="4" w:space="0" w:color="auto"/>
              <w:bottom w:val="single" w:sz="4" w:space="0" w:color="auto"/>
              <w:right w:val="single" w:sz="4" w:space="0" w:color="auto"/>
            </w:tcBorders>
            <w:hideMark/>
          </w:tcPr>
          <w:p w14:paraId="1B45C3E4" w14:textId="77777777" w:rsidR="00187F59" w:rsidRDefault="00187F59">
            <w:pPr>
              <w:rPr>
                <w:sz w:val="20"/>
                <w:szCs w:val="20"/>
              </w:rPr>
            </w:pPr>
            <w:r>
              <w:rPr>
                <w:sz w:val="20"/>
                <w:szCs w:val="20"/>
              </w:rPr>
              <w:t>Nice to have.</w:t>
            </w:r>
          </w:p>
        </w:tc>
        <w:tc>
          <w:tcPr>
            <w:tcW w:w="2977" w:type="dxa"/>
            <w:tcBorders>
              <w:top w:val="single" w:sz="4" w:space="0" w:color="auto"/>
              <w:left w:val="single" w:sz="4" w:space="0" w:color="auto"/>
              <w:bottom w:val="single" w:sz="4" w:space="0" w:color="auto"/>
              <w:right w:val="single" w:sz="4" w:space="0" w:color="auto"/>
            </w:tcBorders>
            <w:hideMark/>
          </w:tcPr>
          <w:p w14:paraId="5E78C663" w14:textId="77777777" w:rsidR="00187F59" w:rsidRDefault="00187F59">
            <w:pPr>
              <w:rPr>
                <w:sz w:val="20"/>
                <w:szCs w:val="20"/>
              </w:rPr>
            </w:pPr>
            <w:r>
              <w:rPr>
                <w:sz w:val="20"/>
                <w:szCs w:val="20"/>
              </w:rPr>
              <w:t>Five years.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5FA585" w14:textId="77777777" w:rsidR="00187F59" w:rsidRDefault="00187F59">
            <w:pPr>
              <w:rPr>
                <w:sz w:val="20"/>
                <w:szCs w:val="20"/>
              </w:rPr>
            </w:pPr>
          </w:p>
        </w:tc>
      </w:tr>
      <w:tr w:rsidR="00187F59" w14:paraId="58C02158" w14:textId="77777777" w:rsidTr="00187F59">
        <w:tc>
          <w:tcPr>
            <w:tcW w:w="2122" w:type="dxa"/>
            <w:vMerge w:val="restart"/>
            <w:tcBorders>
              <w:top w:val="single" w:sz="4" w:space="0" w:color="auto"/>
              <w:left w:val="single" w:sz="4" w:space="0" w:color="auto"/>
              <w:bottom w:val="single" w:sz="4" w:space="0" w:color="auto"/>
              <w:right w:val="single" w:sz="4" w:space="0" w:color="auto"/>
            </w:tcBorders>
            <w:hideMark/>
          </w:tcPr>
          <w:p w14:paraId="036F245C" w14:textId="55CFB61E" w:rsidR="00187F59" w:rsidRDefault="00187F59">
            <w:pPr>
              <w:rPr>
                <w:sz w:val="20"/>
                <w:szCs w:val="20"/>
              </w:rPr>
            </w:pPr>
            <w:r>
              <w:rPr>
                <w:sz w:val="20"/>
                <w:szCs w:val="20"/>
              </w:rPr>
              <w:t xml:space="preserve">A working predictive algorithm to predict the </w:t>
            </w:r>
            <w:r w:rsidR="002D750E">
              <w:rPr>
                <w:sz w:val="20"/>
                <w:szCs w:val="20"/>
              </w:rPr>
              <w:t xml:space="preserve">football </w:t>
            </w:r>
            <w:r>
              <w:rPr>
                <w:sz w:val="20"/>
                <w:szCs w:val="20"/>
              </w:rPr>
              <w:t>results.</w:t>
            </w:r>
          </w:p>
        </w:tc>
        <w:tc>
          <w:tcPr>
            <w:tcW w:w="1417" w:type="dxa"/>
            <w:tcBorders>
              <w:top w:val="single" w:sz="4" w:space="0" w:color="auto"/>
              <w:left w:val="single" w:sz="4" w:space="0" w:color="auto"/>
              <w:bottom w:val="single" w:sz="4" w:space="0" w:color="auto"/>
              <w:right w:val="single" w:sz="4" w:space="0" w:color="auto"/>
            </w:tcBorders>
            <w:hideMark/>
          </w:tcPr>
          <w:p w14:paraId="59D28582" w14:textId="77777777" w:rsidR="00187F59" w:rsidRDefault="00187F59">
            <w:pPr>
              <w:rPr>
                <w:sz w:val="20"/>
                <w:szCs w:val="20"/>
              </w:rPr>
            </w:pPr>
            <w:r>
              <w:rPr>
                <w:sz w:val="20"/>
                <w:szCs w:val="20"/>
              </w:rPr>
              <w:t>Must have.</w:t>
            </w:r>
          </w:p>
        </w:tc>
        <w:tc>
          <w:tcPr>
            <w:tcW w:w="2977" w:type="dxa"/>
            <w:tcBorders>
              <w:top w:val="single" w:sz="4" w:space="0" w:color="auto"/>
              <w:left w:val="single" w:sz="4" w:space="0" w:color="auto"/>
              <w:bottom w:val="single" w:sz="4" w:space="0" w:color="auto"/>
              <w:right w:val="single" w:sz="4" w:space="0" w:color="auto"/>
            </w:tcBorders>
            <w:hideMark/>
          </w:tcPr>
          <w:p w14:paraId="7C58ACE1" w14:textId="77777777" w:rsidR="00187F59" w:rsidRDefault="00187F59">
            <w:pPr>
              <w:rPr>
                <w:sz w:val="20"/>
                <w:szCs w:val="20"/>
              </w:rPr>
            </w:pPr>
            <w:r>
              <w:rPr>
                <w:sz w:val="20"/>
                <w:szCs w:val="20"/>
              </w:rPr>
              <w:t>Two algorithms will have been developed and can be used.</w:t>
            </w:r>
          </w:p>
        </w:tc>
        <w:tc>
          <w:tcPr>
            <w:tcW w:w="2500" w:type="dxa"/>
            <w:vMerge w:val="restart"/>
            <w:tcBorders>
              <w:top w:val="single" w:sz="4" w:space="0" w:color="auto"/>
              <w:left w:val="single" w:sz="4" w:space="0" w:color="auto"/>
              <w:bottom w:val="single" w:sz="4" w:space="0" w:color="auto"/>
              <w:right w:val="single" w:sz="4" w:space="0" w:color="auto"/>
            </w:tcBorders>
            <w:hideMark/>
          </w:tcPr>
          <w:p w14:paraId="70ED4014" w14:textId="36A81A03" w:rsidR="00187F59" w:rsidRDefault="00187F59">
            <w:pPr>
              <w:rPr>
                <w:sz w:val="20"/>
                <w:szCs w:val="20"/>
              </w:rPr>
            </w:pPr>
            <w:r>
              <w:rPr>
                <w:sz w:val="20"/>
                <w:szCs w:val="20"/>
              </w:rPr>
              <w:t>As outlined in section 1.3.3 and 1.3.7, this activity is at the nice to have. All four algorithms were developed for PLePA</w:t>
            </w:r>
          </w:p>
        </w:tc>
      </w:tr>
      <w:tr w:rsidR="00187F59" w14:paraId="27917E07" w14:textId="77777777" w:rsidTr="00187F59">
        <w:tc>
          <w:tcPr>
            <w:tcW w:w="0" w:type="auto"/>
            <w:vMerge/>
            <w:tcBorders>
              <w:top w:val="single" w:sz="4" w:space="0" w:color="auto"/>
              <w:left w:val="single" w:sz="4" w:space="0" w:color="auto"/>
              <w:bottom w:val="single" w:sz="4" w:space="0" w:color="auto"/>
              <w:right w:val="single" w:sz="4" w:space="0" w:color="auto"/>
            </w:tcBorders>
            <w:vAlign w:val="center"/>
            <w:hideMark/>
          </w:tcPr>
          <w:p w14:paraId="5DCC2454" w14:textId="77777777" w:rsidR="00187F59" w:rsidRDefault="00187F59">
            <w:pPr>
              <w:rPr>
                <w:sz w:val="20"/>
                <w:szCs w:val="20"/>
              </w:rPr>
            </w:pPr>
          </w:p>
        </w:tc>
        <w:tc>
          <w:tcPr>
            <w:tcW w:w="1417" w:type="dxa"/>
            <w:tcBorders>
              <w:top w:val="single" w:sz="4" w:space="0" w:color="auto"/>
              <w:left w:val="single" w:sz="4" w:space="0" w:color="auto"/>
              <w:bottom w:val="single" w:sz="4" w:space="0" w:color="auto"/>
              <w:right w:val="single" w:sz="4" w:space="0" w:color="auto"/>
            </w:tcBorders>
            <w:hideMark/>
          </w:tcPr>
          <w:p w14:paraId="7B9A91EA" w14:textId="77777777" w:rsidR="00187F59" w:rsidRDefault="00187F59">
            <w:pPr>
              <w:rPr>
                <w:sz w:val="20"/>
                <w:szCs w:val="20"/>
              </w:rPr>
            </w:pPr>
            <w:r>
              <w:rPr>
                <w:sz w:val="20"/>
                <w:szCs w:val="20"/>
              </w:rPr>
              <w:t xml:space="preserve">Should have. </w:t>
            </w:r>
          </w:p>
        </w:tc>
        <w:tc>
          <w:tcPr>
            <w:tcW w:w="2977" w:type="dxa"/>
            <w:tcBorders>
              <w:top w:val="single" w:sz="4" w:space="0" w:color="auto"/>
              <w:left w:val="single" w:sz="4" w:space="0" w:color="auto"/>
              <w:bottom w:val="single" w:sz="4" w:space="0" w:color="auto"/>
              <w:right w:val="single" w:sz="4" w:space="0" w:color="auto"/>
            </w:tcBorders>
            <w:hideMark/>
          </w:tcPr>
          <w:p w14:paraId="73DCB152" w14:textId="77777777" w:rsidR="00187F59" w:rsidRDefault="00187F59">
            <w:pPr>
              <w:rPr>
                <w:sz w:val="20"/>
                <w:szCs w:val="20"/>
              </w:rPr>
            </w:pPr>
            <w:r>
              <w:rPr>
                <w:sz w:val="20"/>
                <w:szCs w:val="20"/>
              </w:rPr>
              <w:t>Three algorithms.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8B859B" w14:textId="77777777" w:rsidR="00187F59" w:rsidRDefault="00187F59">
            <w:pPr>
              <w:rPr>
                <w:sz w:val="20"/>
                <w:szCs w:val="20"/>
              </w:rPr>
            </w:pPr>
          </w:p>
        </w:tc>
      </w:tr>
      <w:tr w:rsidR="00187F59" w14:paraId="1654FD5D" w14:textId="77777777" w:rsidTr="00187F59">
        <w:tc>
          <w:tcPr>
            <w:tcW w:w="0" w:type="auto"/>
            <w:vMerge/>
            <w:tcBorders>
              <w:top w:val="single" w:sz="4" w:space="0" w:color="auto"/>
              <w:left w:val="single" w:sz="4" w:space="0" w:color="auto"/>
              <w:bottom w:val="single" w:sz="4" w:space="0" w:color="auto"/>
              <w:right w:val="single" w:sz="4" w:space="0" w:color="auto"/>
            </w:tcBorders>
            <w:vAlign w:val="center"/>
            <w:hideMark/>
          </w:tcPr>
          <w:p w14:paraId="139C899E" w14:textId="77777777" w:rsidR="00187F59" w:rsidRDefault="00187F59">
            <w:pPr>
              <w:rPr>
                <w:sz w:val="20"/>
                <w:szCs w:val="20"/>
              </w:rPr>
            </w:pPr>
          </w:p>
        </w:tc>
        <w:tc>
          <w:tcPr>
            <w:tcW w:w="1417" w:type="dxa"/>
            <w:tcBorders>
              <w:top w:val="single" w:sz="4" w:space="0" w:color="auto"/>
              <w:left w:val="single" w:sz="4" w:space="0" w:color="auto"/>
              <w:bottom w:val="single" w:sz="4" w:space="0" w:color="auto"/>
              <w:right w:val="single" w:sz="4" w:space="0" w:color="auto"/>
            </w:tcBorders>
            <w:hideMark/>
          </w:tcPr>
          <w:p w14:paraId="77583947" w14:textId="77777777" w:rsidR="00187F59" w:rsidRDefault="00187F59">
            <w:pPr>
              <w:rPr>
                <w:sz w:val="20"/>
                <w:szCs w:val="20"/>
              </w:rPr>
            </w:pPr>
            <w:r>
              <w:rPr>
                <w:sz w:val="20"/>
                <w:szCs w:val="20"/>
              </w:rPr>
              <w:t>Nice to have.</w:t>
            </w:r>
          </w:p>
        </w:tc>
        <w:tc>
          <w:tcPr>
            <w:tcW w:w="2977" w:type="dxa"/>
            <w:tcBorders>
              <w:top w:val="single" w:sz="4" w:space="0" w:color="auto"/>
              <w:left w:val="single" w:sz="4" w:space="0" w:color="auto"/>
              <w:bottom w:val="single" w:sz="4" w:space="0" w:color="auto"/>
              <w:right w:val="single" w:sz="4" w:space="0" w:color="auto"/>
            </w:tcBorders>
            <w:hideMark/>
          </w:tcPr>
          <w:p w14:paraId="0E9A528E" w14:textId="77777777" w:rsidR="00187F59" w:rsidRDefault="00187F59">
            <w:pPr>
              <w:rPr>
                <w:sz w:val="20"/>
                <w:szCs w:val="20"/>
              </w:rPr>
            </w:pPr>
            <w:r>
              <w:rPr>
                <w:sz w:val="20"/>
                <w:szCs w:val="20"/>
              </w:rPr>
              <w:t>Four algorithms.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5DCB81" w14:textId="77777777" w:rsidR="00187F59" w:rsidRDefault="00187F59">
            <w:pPr>
              <w:rPr>
                <w:sz w:val="20"/>
                <w:szCs w:val="20"/>
              </w:rPr>
            </w:pPr>
          </w:p>
        </w:tc>
      </w:tr>
      <w:tr w:rsidR="00187F59" w14:paraId="4863B3F6" w14:textId="77777777" w:rsidTr="00187F59">
        <w:tc>
          <w:tcPr>
            <w:tcW w:w="2122" w:type="dxa"/>
            <w:vMerge w:val="restart"/>
            <w:tcBorders>
              <w:top w:val="single" w:sz="4" w:space="0" w:color="auto"/>
              <w:left w:val="single" w:sz="4" w:space="0" w:color="auto"/>
              <w:bottom w:val="single" w:sz="4" w:space="0" w:color="auto"/>
              <w:right w:val="single" w:sz="4" w:space="0" w:color="auto"/>
            </w:tcBorders>
            <w:hideMark/>
          </w:tcPr>
          <w:p w14:paraId="5588A908" w14:textId="77777777" w:rsidR="00187F59" w:rsidRDefault="00187F59">
            <w:pPr>
              <w:rPr>
                <w:sz w:val="20"/>
                <w:szCs w:val="20"/>
              </w:rPr>
            </w:pPr>
            <w:r>
              <w:rPr>
                <w:sz w:val="20"/>
                <w:szCs w:val="20"/>
              </w:rPr>
              <w:t>An interface for user interaction.</w:t>
            </w:r>
          </w:p>
        </w:tc>
        <w:tc>
          <w:tcPr>
            <w:tcW w:w="1417" w:type="dxa"/>
            <w:tcBorders>
              <w:top w:val="single" w:sz="4" w:space="0" w:color="auto"/>
              <w:left w:val="single" w:sz="4" w:space="0" w:color="auto"/>
              <w:bottom w:val="single" w:sz="4" w:space="0" w:color="auto"/>
              <w:right w:val="single" w:sz="4" w:space="0" w:color="auto"/>
            </w:tcBorders>
            <w:hideMark/>
          </w:tcPr>
          <w:p w14:paraId="76C98659" w14:textId="77777777" w:rsidR="00187F59" w:rsidRDefault="00187F59">
            <w:pPr>
              <w:rPr>
                <w:sz w:val="20"/>
                <w:szCs w:val="20"/>
              </w:rPr>
            </w:pPr>
            <w:r>
              <w:rPr>
                <w:sz w:val="20"/>
                <w:szCs w:val="20"/>
              </w:rPr>
              <w:t>Nice to have.</w:t>
            </w:r>
          </w:p>
        </w:tc>
        <w:tc>
          <w:tcPr>
            <w:tcW w:w="2977" w:type="dxa"/>
            <w:tcBorders>
              <w:top w:val="single" w:sz="4" w:space="0" w:color="auto"/>
              <w:left w:val="single" w:sz="4" w:space="0" w:color="auto"/>
              <w:bottom w:val="single" w:sz="4" w:space="0" w:color="auto"/>
              <w:right w:val="single" w:sz="4" w:space="0" w:color="auto"/>
            </w:tcBorders>
            <w:hideMark/>
          </w:tcPr>
          <w:p w14:paraId="2C33FA7F" w14:textId="77777777" w:rsidR="00187F59" w:rsidRDefault="00187F59">
            <w:pPr>
              <w:rPr>
                <w:sz w:val="20"/>
                <w:szCs w:val="20"/>
              </w:rPr>
            </w:pPr>
            <w:r>
              <w:rPr>
                <w:sz w:val="20"/>
                <w:szCs w:val="20"/>
              </w:rPr>
              <w:t>A user can load up an executable and select two clubs, they will then receive a prediction.</w:t>
            </w:r>
          </w:p>
        </w:tc>
        <w:tc>
          <w:tcPr>
            <w:tcW w:w="2500" w:type="dxa"/>
            <w:tcBorders>
              <w:top w:val="single" w:sz="4" w:space="0" w:color="auto"/>
              <w:left w:val="single" w:sz="4" w:space="0" w:color="auto"/>
              <w:bottom w:val="single" w:sz="4" w:space="0" w:color="auto"/>
              <w:right w:val="single" w:sz="4" w:space="0" w:color="auto"/>
            </w:tcBorders>
            <w:hideMark/>
          </w:tcPr>
          <w:p w14:paraId="611D9ED8" w14:textId="77777777" w:rsidR="00187F59" w:rsidRDefault="00187F59">
            <w:pPr>
              <w:rPr>
                <w:sz w:val="20"/>
                <w:szCs w:val="20"/>
              </w:rPr>
            </w:pPr>
            <w:r>
              <w:rPr>
                <w:sz w:val="20"/>
                <w:szCs w:val="20"/>
              </w:rPr>
              <w:t>No progress.</w:t>
            </w:r>
          </w:p>
        </w:tc>
      </w:tr>
      <w:tr w:rsidR="00187F59" w14:paraId="6DFB101A" w14:textId="77777777" w:rsidTr="00187F59">
        <w:tc>
          <w:tcPr>
            <w:tcW w:w="0" w:type="auto"/>
            <w:vMerge/>
            <w:tcBorders>
              <w:top w:val="single" w:sz="4" w:space="0" w:color="auto"/>
              <w:left w:val="single" w:sz="4" w:space="0" w:color="auto"/>
              <w:bottom w:val="single" w:sz="4" w:space="0" w:color="auto"/>
              <w:right w:val="single" w:sz="4" w:space="0" w:color="auto"/>
            </w:tcBorders>
            <w:vAlign w:val="center"/>
            <w:hideMark/>
          </w:tcPr>
          <w:p w14:paraId="33FBC8FF" w14:textId="77777777" w:rsidR="00187F59" w:rsidRDefault="00187F59">
            <w:pPr>
              <w:rPr>
                <w:sz w:val="20"/>
                <w:szCs w:val="20"/>
              </w:rPr>
            </w:pPr>
          </w:p>
        </w:tc>
        <w:tc>
          <w:tcPr>
            <w:tcW w:w="1417" w:type="dxa"/>
            <w:tcBorders>
              <w:top w:val="single" w:sz="4" w:space="0" w:color="auto"/>
              <w:left w:val="single" w:sz="4" w:space="0" w:color="auto"/>
              <w:bottom w:val="single" w:sz="4" w:space="0" w:color="auto"/>
              <w:right w:val="single" w:sz="4" w:space="0" w:color="auto"/>
            </w:tcBorders>
            <w:hideMark/>
          </w:tcPr>
          <w:p w14:paraId="5D5AB64D" w14:textId="77777777" w:rsidR="00187F59" w:rsidRDefault="00187F59">
            <w:pPr>
              <w:rPr>
                <w:sz w:val="20"/>
                <w:szCs w:val="20"/>
              </w:rPr>
            </w:pPr>
            <w:r>
              <w:rPr>
                <w:sz w:val="20"/>
                <w:szCs w:val="20"/>
              </w:rPr>
              <w:t>Nice to have.</w:t>
            </w:r>
          </w:p>
        </w:tc>
        <w:tc>
          <w:tcPr>
            <w:tcW w:w="2977" w:type="dxa"/>
            <w:tcBorders>
              <w:top w:val="single" w:sz="4" w:space="0" w:color="auto"/>
              <w:left w:val="single" w:sz="4" w:space="0" w:color="auto"/>
              <w:bottom w:val="single" w:sz="4" w:space="0" w:color="auto"/>
              <w:right w:val="single" w:sz="4" w:space="0" w:color="auto"/>
            </w:tcBorders>
            <w:hideMark/>
          </w:tcPr>
          <w:p w14:paraId="7C1095BD" w14:textId="77777777" w:rsidR="00187F59" w:rsidRDefault="00187F59">
            <w:pPr>
              <w:rPr>
                <w:sz w:val="20"/>
                <w:szCs w:val="20"/>
              </w:rPr>
            </w:pPr>
            <w:r>
              <w:rPr>
                <w:sz w:val="20"/>
                <w:szCs w:val="20"/>
              </w:rPr>
              <w:t>Further development could mean the user could select the algorithm to predict with and the results using the teams and the algorithm are displayed.</w:t>
            </w:r>
          </w:p>
        </w:tc>
        <w:tc>
          <w:tcPr>
            <w:tcW w:w="2500" w:type="dxa"/>
            <w:tcBorders>
              <w:top w:val="single" w:sz="4" w:space="0" w:color="auto"/>
              <w:left w:val="single" w:sz="4" w:space="0" w:color="auto"/>
              <w:bottom w:val="single" w:sz="4" w:space="0" w:color="auto"/>
              <w:right w:val="single" w:sz="4" w:space="0" w:color="auto"/>
            </w:tcBorders>
            <w:hideMark/>
          </w:tcPr>
          <w:p w14:paraId="234D77D6" w14:textId="77777777" w:rsidR="00187F59" w:rsidRDefault="00187F59">
            <w:pPr>
              <w:rPr>
                <w:sz w:val="20"/>
                <w:szCs w:val="20"/>
              </w:rPr>
            </w:pPr>
            <w:r>
              <w:rPr>
                <w:sz w:val="20"/>
                <w:szCs w:val="20"/>
              </w:rPr>
              <w:t>No progress.</w:t>
            </w:r>
          </w:p>
        </w:tc>
      </w:tr>
      <w:tr w:rsidR="00187F59" w14:paraId="5C3C516B" w14:textId="77777777" w:rsidTr="00187F59">
        <w:tc>
          <w:tcPr>
            <w:tcW w:w="2122" w:type="dxa"/>
            <w:tcBorders>
              <w:top w:val="single" w:sz="4" w:space="0" w:color="auto"/>
              <w:left w:val="single" w:sz="4" w:space="0" w:color="auto"/>
              <w:bottom w:val="single" w:sz="4" w:space="0" w:color="auto"/>
              <w:right w:val="single" w:sz="4" w:space="0" w:color="auto"/>
            </w:tcBorders>
            <w:hideMark/>
          </w:tcPr>
          <w:p w14:paraId="53A59A99" w14:textId="77777777" w:rsidR="00187F59" w:rsidRDefault="00187F59">
            <w:pPr>
              <w:rPr>
                <w:sz w:val="20"/>
                <w:szCs w:val="20"/>
              </w:rPr>
            </w:pPr>
            <w:r>
              <w:rPr>
                <w:sz w:val="20"/>
                <w:szCs w:val="20"/>
              </w:rPr>
              <w:t>A feed from a football website.</w:t>
            </w:r>
          </w:p>
        </w:tc>
        <w:tc>
          <w:tcPr>
            <w:tcW w:w="1417" w:type="dxa"/>
            <w:tcBorders>
              <w:top w:val="single" w:sz="4" w:space="0" w:color="auto"/>
              <w:left w:val="single" w:sz="4" w:space="0" w:color="auto"/>
              <w:bottom w:val="single" w:sz="4" w:space="0" w:color="auto"/>
              <w:right w:val="single" w:sz="4" w:space="0" w:color="auto"/>
            </w:tcBorders>
            <w:hideMark/>
          </w:tcPr>
          <w:p w14:paraId="1328C1D1" w14:textId="77777777" w:rsidR="00187F59" w:rsidRDefault="00187F59">
            <w:pPr>
              <w:rPr>
                <w:sz w:val="20"/>
                <w:szCs w:val="20"/>
              </w:rPr>
            </w:pPr>
            <w:r>
              <w:rPr>
                <w:sz w:val="20"/>
                <w:szCs w:val="20"/>
              </w:rPr>
              <w:t>Nice to have.</w:t>
            </w:r>
          </w:p>
        </w:tc>
        <w:tc>
          <w:tcPr>
            <w:tcW w:w="2977" w:type="dxa"/>
            <w:tcBorders>
              <w:top w:val="single" w:sz="4" w:space="0" w:color="auto"/>
              <w:left w:val="single" w:sz="4" w:space="0" w:color="auto"/>
              <w:bottom w:val="single" w:sz="4" w:space="0" w:color="auto"/>
              <w:right w:val="single" w:sz="4" w:space="0" w:color="auto"/>
            </w:tcBorders>
            <w:hideMark/>
          </w:tcPr>
          <w:p w14:paraId="1DA0276D" w14:textId="77777777" w:rsidR="00187F59" w:rsidRDefault="00187F59">
            <w:pPr>
              <w:rPr>
                <w:sz w:val="20"/>
                <w:szCs w:val="20"/>
              </w:rPr>
            </w:pPr>
            <w:r>
              <w:rPr>
                <w:sz w:val="20"/>
                <w:szCs w:val="20"/>
              </w:rPr>
              <w:t>The upcoming fixtures are pulled from a website and predicted using the chosen algorithm.</w:t>
            </w:r>
          </w:p>
        </w:tc>
        <w:tc>
          <w:tcPr>
            <w:tcW w:w="2500" w:type="dxa"/>
            <w:tcBorders>
              <w:top w:val="single" w:sz="4" w:space="0" w:color="auto"/>
              <w:left w:val="single" w:sz="4" w:space="0" w:color="auto"/>
              <w:bottom w:val="single" w:sz="4" w:space="0" w:color="auto"/>
              <w:right w:val="single" w:sz="4" w:space="0" w:color="auto"/>
            </w:tcBorders>
            <w:hideMark/>
          </w:tcPr>
          <w:p w14:paraId="2415326D" w14:textId="77777777" w:rsidR="00187F59" w:rsidRDefault="00187F59">
            <w:pPr>
              <w:rPr>
                <w:sz w:val="20"/>
                <w:szCs w:val="20"/>
              </w:rPr>
            </w:pPr>
            <w:r>
              <w:rPr>
                <w:sz w:val="20"/>
                <w:szCs w:val="20"/>
              </w:rPr>
              <w:t>No progress.</w:t>
            </w:r>
          </w:p>
        </w:tc>
      </w:tr>
    </w:tbl>
    <w:p w14:paraId="45029B73" w14:textId="0DAE08D4" w:rsidR="006B08AE" w:rsidRDefault="00187F59" w:rsidP="006B08AE">
      <w:r>
        <w:t xml:space="preserve">Table </w:t>
      </w:r>
      <w:r w:rsidR="00AB208B">
        <w:t>3</w:t>
      </w:r>
      <w:r>
        <w:t xml:space="preserve"> (Blagg, 2020) Activity evaluation</w:t>
      </w:r>
    </w:p>
    <w:p w14:paraId="2E993CD4" w14:textId="19F93353" w:rsidR="006B08AE" w:rsidRDefault="006B08AE" w:rsidP="006B08AE">
      <w:pPr>
        <w:pStyle w:val="Heading3"/>
      </w:pPr>
      <w:bookmarkStart w:id="29" w:name="_Toc50209183"/>
      <w:r>
        <w:lastRenderedPageBreak/>
        <w:t>1.3.</w:t>
      </w:r>
      <w:r w:rsidR="00187F59">
        <w:t>9</w:t>
      </w:r>
      <w:r>
        <w:t xml:space="preserve"> How to complete project</w:t>
      </w:r>
      <w:bookmarkEnd w:id="29"/>
    </w:p>
    <w:p w14:paraId="1C90CA3F" w14:textId="10573A92" w:rsidR="006B08AE" w:rsidRDefault="00527E9C" w:rsidP="006B08AE">
      <w:r>
        <w:t xml:space="preserve">The first of the two activities left to complete, an interface for user interaction, could be completed in Python using a module called tkinter. The author of PLePA has experience in developing interfaces in Python using tkinter so this task would not be too </w:t>
      </w:r>
      <w:r w:rsidR="00954FB5">
        <w:t>difficult but</w:t>
      </w:r>
      <w:r>
        <w:t xml:space="preserve"> would be time consuming to develop </w:t>
      </w:r>
      <w:r w:rsidR="00257D42">
        <w:t>to a good standard</w:t>
      </w:r>
      <w:r w:rsidR="006C3996">
        <w:t>. The original idea was to have three drop down selections</w:t>
      </w:r>
      <w:r w:rsidR="00257D42">
        <w:t>:</w:t>
      </w:r>
      <w:r w:rsidR="006C3996">
        <w:t xml:space="preserve"> home team</w:t>
      </w:r>
      <w:r w:rsidR="00257D42">
        <w:t>;</w:t>
      </w:r>
      <w:r w:rsidR="006C3996">
        <w:t xml:space="preserve"> away team</w:t>
      </w:r>
      <w:r w:rsidR="00257D42">
        <w:t>;</w:t>
      </w:r>
      <w:r w:rsidR="006C3996">
        <w:t xml:space="preserve"> and algorithm </w:t>
      </w:r>
      <w:r w:rsidR="00257D42">
        <w:t>choice</w:t>
      </w:r>
      <w:r w:rsidR="006C3996">
        <w:t>. The user would select their three choices and generate a prediction rate which would be displayed on screen. However, a fourth drop down or radio button could also be available for two or three class classifications.</w:t>
      </w:r>
      <w:r w:rsidR="00553CA3">
        <w:t xml:space="preserve"> It is expected this would take about 20 hours of work to complete.</w:t>
      </w:r>
      <w:r w:rsidR="006C3996">
        <w:br/>
        <w:t>The second activity, feed from a football website, would need a lot more investigation because the author does not have experience in this area. However, it would most likely be an API call to a sports website to get the upcoming fixtures which then could be matched to a club in the teams table</w:t>
      </w:r>
      <w:r w:rsidR="00257D42">
        <w:t>,</w:t>
      </w:r>
      <w:r w:rsidR="006C3996">
        <w:t xml:space="preserve"> and a prediction could be made by each algorithm and shown on screen</w:t>
      </w:r>
      <w:r w:rsidR="002E4178">
        <w:t xml:space="preserve"> or sent by an email if the call to the API was made weekly, as an example.</w:t>
      </w:r>
      <w:r w:rsidR="00553CA3">
        <w:t xml:space="preserve"> It is hard to say how long this task might take without further investigation but around 20 hours is expected.</w:t>
      </w:r>
    </w:p>
    <w:p w14:paraId="0211006B" w14:textId="6149C32A" w:rsidR="00007635" w:rsidRDefault="00007635" w:rsidP="006B08AE"/>
    <w:p w14:paraId="65D1083C" w14:textId="618C6D5E" w:rsidR="00007635" w:rsidRDefault="00007635" w:rsidP="006B08AE"/>
    <w:p w14:paraId="634CA635" w14:textId="5C7ABF9E" w:rsidR="00007635" w:rsidRDefault="00007635" w:rsidP="006B08AE"/>
    <w:p w14:paraId="6C160A4E" w14:textId="017D4D52" w:rsidR="00007635" w:rsidRDefault="00007635" w:rsidP="006B08AE"/>
    <w:p w14:paraId="3F0BFB36" w14:textId="6F3EA485" w:rsidR="00007635" w:rsidRDefault="00007635" w:rsidP="006B08AE"/>
    <w:p w14:paraId="513A87D7" w14:textId="389FC260" w:rsidR="00007635" w:rsidRDefault="00007635" w:rsidP="006B08AE"/>
    <w:p w14:paraId="63F0BBE2" w14:textId="6906632A" w:rsidR="00007635" w:rsidRDefault="00007635" w:rsidP="006B08AE"/>
    <w:p w14:paraId="35172790" w14:textId="3ACB3F1D" w:rsidR="00007635" w:rsidRDefault="00007635" w:rsidP="006B08AE"/>
    <w:p w14:paraId="224105A4" w14:textId="43ABDBE5" w:rsidR="00007635" w:rsidRDefault="00007635" w:rsidP="006B08AE"/>
    <w:p w14:paraId="331FB696" w14:textId="3C03B46E" w:rsidR="00007635" w:rsidRDefault="00007635" w:rsidP="006B08AE"/>
    <w:p w14:paraId="752DB441" w14:textId="2521D5AD" w:rsidR="00007635" w:rsidRDefault="00007635" w:rsidP="006B08AE"/>
    <w:p w14:paraId="1E0F18A1" w14:textId="229F8949" w:rsidR="00007635" w:rsidRDefault="00007635" w:rsidP="006B08AE"/>
    <w:p w14:paraId="5D626C37" w14:textId="171EF94D" w:rsidR="00007635" w:rsidRDefault="00007635" w:rsidP="006B08AE"/>
    <w:p w14:paraId="1A4ECCC0" w14:textId="538B8704" w:rsidR="00007635" w:rsidRDefault="00007635" w:rsidP="006B08AE"/>
    <w:p w14:paraId="2AC78E1B" w14:textId="5A7465D9" w:rsidR="00007635" w:rsidRDefault="00007635" w:rsidP="006B08AE"/>
    <w:p w14:paraId="3E7419C9" w14:textId="72B23555" w:rsidR="00007635" w:rsidRDefault="00007635" w:rsidP="006B08AE"/>
    <w:p w14:paraId="39B4E0EF" w14:textId="1E1C8F11" w:rsidR="00007635" w:rsidRDefault="00007635" w:rsidP="006B08AE"/>
    <w:p w14:paraId="48A94E73" w14:textId="4C4AEC16" w:rsidR="00007635" w:rsidRDefault="00007635" w:rsidP="006B08AE"/>
    <w:p w14:paraId="714FF7EF" w14:textId="60AD5872" w:rsidR="00007635" w:rsidRDefault="00007635" w:rsidP="006B08AE"/>
    <w:p w14:paraId="7526F856" w14:textId="033D1F52" w:rsidR="00007635" w:rsidRDefault="00007635" w:rsidP="006B08AE"/>
    <w:p w14:paraId="5AE74AAE" w14:textId="033D1F52" w:rsidR="00007635" w:rsidRDefault="00007635" w:rsidP="006B08AE"/>
    <w:p w14:paraId="2E61F961" w14:textId="77777777" w:rsidR="00007635" w:rsidRDefault="00007635" w:rsidP="006B08AE">
      <w:pPr>
        <w:pStyle w:val="Heading1"/>
        <w:sectPr w:rsidR="00007635" w:rsidSect="00307AD9">
          <w:pgSz w:w="11906" w:h="16838"/>
          <w:pgMar w:top="1440" w:right="1440" w:bottom="1440" w:left="1440" w:header="708" w:footer="708" w:gutter="0"/>
          <w:cols w:space="708"/>
          <w:docGrid w:linePitch="360"/>
        </w:sectPr>
      </w:pPr>
    </w:p>
    <w:p w14:paraId="6EFCDE09" w14:textId="05552465" w:rsidR="006B08AE" w:rsidRDefault="006B08AE" w:rsidP="006B08AE">
      <w:pPr>
        <w:pStyle w:val="Heading1"/>
      </w:pPr>
      <w:bookmarkStart w:id="30" w:name="_Toc50209184"/>
      <w:r>
        <w:lastRenderedPageBreak/>
        <w:t>Section 2 – Review and reflection</w:t>
      </w:r>
      <w:bookmarkEnd w:id="30"/>
    </w:p>
    <w:p w14:paraId="79D2A474" w14:textId="434D0BDA" w:rsidR="006B08AE" w:rsidRDefault="006B08AE" w:rsidP="006B08AE">
      <w:pPr>
        <w:pStyle w:val="Heading2"/>
      </w:pPr>
      <w:bookmarkStart w:id="31" w:name="_Toc50209185"/>
      <w:r>
        <w:t>2.1 LEPSI Review</w:t>
      </w:r>
      <w:bookmarkEnd w:id="31"/>
    </w:p>
    <w:p w14:paraId="07E690B7" w14:textId="7FC66196" w:rsidR="00007635" w:rsidRDefault="00AB208B" w:rsidP="006B08AE">
      <w:r>
        <w:t>The full LEPSI review can be seen below in Table 4.</w:t>
      </w:r>
    </w:p>
    <w:tbl>
      <w:tblPr>
        <w:tblStyle w:val="GridTable1Light"/>
        <w:tblW w:w="14737" w:type="dxa"/>
        <w:tblLook w:val="04A0" w:firstRow="1" w:lastRow="0" w:firstColumn="1" w:lastColumn="0" w:noHBand="0" w:noVBand="1"/>
      </w:tblPr>
      <w:tblGrid>
        <w:gridCol w:w="1980"/>
        <w:gridCol w:w="4111"/>
        <w:gridCol w:w="4394"/>
        <w:gridCol w:w="4252"/>
      </w:tblGrid>
      <w:tr w:rsidR="00007635" w14:paraId="7CFBA615" w14:textId="77777777" w:rsidTr="00007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910CA06" w14:textId="77777777" w:rsidR="00007635" w:rsidRPr="00007635" w:rsidRDefault="00007635">
            <w:pPr>
              <w:rPr>
                <w:sz w:val="18"/>
                <w:szCs w:val="18"/>
              </w:rPr>
            </w:pPr>
            <w:r w:rsidRPr="00007635">
              <w:rPr>
                <w:sz w:val="18"/>
                <w:szCs w:val="18"/>
              </w:rPr>
              <w:t>Act / Law / Guidance</w:t>
            </w:r>
          </w:p>
        </w:tc>
        <w:tc>
          <w:tcPr>
            <w:tcW w:w="4111"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4233CC5" w14:textId="77777777" w:rsidR="00007635" w:rsidRPr="00007635" w:rsidRDefault="00007635">
            <w:pPr>
              <w:cnfStyle w:val="100000000000" w:firstRow="1" w:lastRow="0" w:firstColumn="0" w:lastColumn="0" w:oddVBand="0" w:evenVBand="0" w:oddHBand="0" w:evenHBand="0" w:firstRowFirstColumn="0" w:firstRowLastColumn="0" w:lastRowFirstColumn="0" w:lastRowLastColumn="0"/>
              <w:rPr>
                <w:sz w:val="18"/>
                <w:szCs w:val="18"/>
              </w:rPr>
            </w:pPr>
            <w:r w:rsidRPr="00007635">
              <w:rPr>
                <w:sz w:val="18"/>
                <w:szCs w:val="18"/>
              </w:rPr>
              <w:t>Purpose</w:t>
            </w:r>
          </w:p>
        </w:tc>
        <w:tc>
          <w:tcPr>
            <w:tcW w:w="4394"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6DF1D52" w14:textId="2851BF1B" w:rsidR="00007635" w:rsidRPr="00007635" w:rsidRDefault="00007635">
            <w:pPr>
              <w:cnfStyle w:val="100000000000" w:firstRow="1" w:lastRow="0" w:firstColumn="0" w:lastColumn="0" w:oddVBand="0" w:evenVBand="0" w:oddHBand="0" w:evenHBand="0" w:firstRowFirstColumn="0" w:firstRowLastColumn="0" w:lastRowFirstColumn="0" w:lastRowLastColumn="0"/>
              <w:rPr>
                <w:sz w:val="18"/>
                <w:szCs w:val="18"/>
              </w:rPr>
            </w:pPr>
            <w:r w:rsidRPr="00007635">
              <w:rPr>
                <w:sz w:val="18"/>
                <w:szCs w:val="18"/>
              </w:rPr>
              <w:t xml:space="preserve">Relevance to </w:t>
            </w:r>
            <w:r w:rsidR="00940EA0">
              <w:rPr>
                <w:sz w:val="18"/>
                <w:szCs w:val="18"/>
              </w:rPr>
              <w:t>PLePA</w:t>
            </w:r>
            <w:r w:rsidRPr="00007635">
              <w:rPr>
                <w:sz w:val="18"/>
                <w:szCs w:val="18"/>
              </w:rPr>
              <w:t xml:space="preserve"> or n/a and why not applicable</w:t>
            </w:r>
          </w:p>
        </w:tc>
        <w:tc>
          <w:tcPr>
            <w:tcW w:w="425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8749EC5" w14:textId="33A3111A" w:rsidR="00007635" w:rsidRPr="00007635" w:rsidRDefault="00007635">
            <w:pPr>
              <w:cnfStyle w:val="100000000000" w:firstRow="1" w:lastRow="0" w:firstColumn="0" w:lastColumn="0" w:oddVBand="0" w:evenVBand="0" w:oddHBand="0" w:evenHBand="0" w:firstRowFirstColumn="0" w:firstRowLastColumn="0" w:lastRowFirstColumn="0" w:lastRowLastColumn="0"/>
              <w:rPr>
                <w:sz w:val="18"/>
                <w:szCs w:val="18"/>
              </w:rPr>
            </w:pPr>
            <w:r w:rsidRPr="00007635">
              <w:rPr>
                <w:sz w:val="18"/>
                <w:szCs w:val="18"/>
              </w:rPr>
              <w:t xml:space="preserve">How </w:t>
            </w:r>
            <w:r w:rsidR="00206F5C">
              <w:rPr>
                <w:sz w:val="18"/>
                <w:szCs w:val="18"/>
              </w:rPr>
              <w:t>PLePA was</w:t>
            </w:r>
            <w:r w:rsidRPr="00007635">
              <w:rPr>
                <w:sz w:val="18"/>
                <w:szCs w:val="18"/>
              </w:rPr>
              <w:t xml:space="preserve"> affected</w:t>
            </w:r>
          </w:p>
        </w:tc>
      </w:tr>
      <w:tr w:rsidR="00007635" w14:paraId="5520D765" w14:textId="77777777" w:rsidTr="00007635">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1F6E83" w14:textId="77777777" w:rsidR="00007635" w:rsidRPr="00007635" w:rsidRDefault="00007635">
            <w:pPr>
              <w:rPr>
                <w:sz w:val="18"/>
                <w:szCs w:val="18"/>
              </w:rPr>
            </w:pPr>
            <w:r w:rsidRPr="00007635">
              <w:rPr>
                <w:sz w:val="18"/>
                <w:szCs w:val="18"/>
              </w:rPr>
              <w:t>Data Protection Act 2018 (DPA)</w:t>
            </w:r>
          </w:p>
        </w:tc>
        <w:tc>
          <w:tcPr>
            <w:tcW w:w="41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DF6D3C" w14:textId="77777777" w:rsidR="00007635" w:rsidRPr="00007635" w:rsidRDefault="00007635">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Control how personal information is used by organisations, businesses or the government (UK Government, 2018)</w:t>
            </w:r>
          </w:p>
        </w:tc>
        <w:tc>
          <w:tcPr>
            <w:tcW w:w="43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6E61E0" w14:textId="6F1CA30C" w:rsidR="00007635" w:rsidRPr="00007635" w:rsidRDefault="00940EA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PLePA</w:t>
            </w:r>
            <w:r w:rsidR="00007635" w:rsidRPr="00007635">
              <w:rPr>
                <w:sz w:val="18"/>
                <w:szCs w:val="18"/>
              </w:rPr>
              <w:t xml:space="preserve"> </w:t>
            </w:r>
            <w:r w:rsidR="00682D20">
              <w:rPr>
                <w:sz w:val="18"/>
                <w:szCs w:val="18"/>
              </w:rPr>
              <w:t>did</w:t>
            </w:r>
            <w:r w:rsidR="00007635" w:rsidRPr="00007635">
              <w:rPr>
                <w:sz w:val="18"/>
                <w:szCs w:val="18"/>
              </w:rPr>
              <w:t xml:space="preserve"> not </w:t>
            </w:r>
            <w:r w:rsidR="00682D20">
              <w:rPr>
                <w:sz w:val="18"/>
                <w:szCs w:val="18"/>
              </w:rPr>
              <w:t>use</w:t>
            </w:r>
            <w:r w:rsidR="00007635" w:rsidRPr="00007635">
              <w:rPr>
                <w:sz w:val="18"/>
                <w:szCs w:val="18"/>
              </w:rPr>
              <w:t xml:space="preserve"> any personal information, so this </w:t>
            </w:r>
            <w:r w:rsidR="00682D20">
              <w:rPr>
                <w:sz w:val="18"/>
                <w:szCs w:val="18"/>
              </w:rPr>
              <w:t>was not applicable</w:t>
            </w:r>
            <w:r w:rsidR="00007635" w:rsidRPr="00007635">
              <w:rPr>
                <w:sz w:val="18"/>
                <w:szCs w:val="18"/>
              </w:rPr>
              <w:t>.</w:t>
            </w:r>
          </w:p>
        </w:tc>
        <w:tc>
          <w:tcPr>
            <w:tcW w:w="425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ADA85D" w14:textId="4F1695A3" w:rsidR="00007635" w:rsidRPr="00007635" w:rsidRDefault="0087273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PLePA</w:t>
            </w:r>
            <w:r w:rsidR="00007635" w:rsidRPr="00007635">
              <w:rPr>
                <w:sz w:val="18"/>
                <w:szCs w:val="18"/>
              </w:rPr>
              <w:t xml:space="preserve"> </w:t>
            </w:r>
            <w:r>
              <w:rPr>
                <w:sz w:val="18"/>
                <w:szCs w:val="18"/>
              </w:rPr>
              <w:t xml:space="preserve">was </w:t>
            </w:r>
            <w:r w:rsidR="00007635" w:rsidRPr="00007635">
              <w:rPr>
                <w:sz w:val="18"/>
                <w:szCs w:val="18"/>
              </w:rPr>
              <w:t>unaffected</w:t>
            </w:r>
            <w:r>
              <w:rPr>
                <w:sz w:val="18"/>
                <w:szCs w:val="18"/>
              </w:rPr>
              <w:t>.</w:t>
            </w:r>
          </w:p>
        </w:tc>
      </w:tr>
      <w:tr w:rsidR="0087273E" w14:paraId="2831A5ED" w14:textId="77777777" w:rsidTr="00007635">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F40ED6" w14:textId="77777777" w:rsidR="0087273E" w:rsidRPr="00007635" w:rsidRDefault="0087273E" w:rsidP="0087273E">
            <w:pPr>
              <w:rPr>
                <w:sz w:val="18"/>
                <w:szCs w:val="18"/>
              </w:rPr>
            </w:pPr>
            <w:r w:rsidRPr="00007635">
              <w:rPr>
                <w:sz w:val="18"/>
                <w:szCs w:val="18"/>
              </w:rPr>
              <w:t>Equality Act 2010</w:t>
            </w:r>
          </w:p>
        </w:tc>
        <w:tc>
          <w:tcPr>
            <w:tcW w:w="41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EA1D15" w14:textId="77777777"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Protection from discrimination in the workplace and society (UK Government, 2012)</w:t>
            </w:r>
          </w:p>
        </w:tc>
        <w:tc>
          <w:tcPr>
            <w:tcW w:w="43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6A7356" w14:textId="5B811DDA"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PLePA</w:t>
            </w:r>
            <w:r w:rsidRPr="00007635">
              <w:rPr>
                <w:sz w:val="18"/>
                <w:szCs w:val="18"/>
              </w:rPr>
              <w:t xml:space="preserve"> will not be looking at people </w:t>
            </w:r>
            <w:r>
              <w:rPr>
                <w:sz w:val="18"/>
                <w:szCs w:val="18"/>
              </w:rPr>
              <w:t>specifically</w:t>
            </w:r>
            <w:r w:rsidR="00682D20" w:rsidRPr="00007635">
              <w:rPr>
                <w:sz w:val="18"/>
                <w:szCs w:val="18"/>
              </w:rPr>
              <w:t xml:space="preserve">, so this </w:t>
            </w:r>
            <w:r w:rsidR="00682D20">
              <w:rPr>
                <w:sz w:val="18"/>
                <w:szCs w:val="18"/>
              </w:rPr>
              <w:t>was not applicable</w:t>
            </w:r>
            <w:r w:rsidR="00682D20" w:rsidRPr="00007635">
              <w:rPr>
                <w:sz w:val="18"/>
                <w:szCs w:val="18"/>
              </w:rPr>
              <w:t>.</w:t>
            </w:r>
          </w:p>
        </w:tc>
        <w:tc>
          <w:tcPr>
            <w:tcW w:w="425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D799BC" w14:textId="3394E30C"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PLePA</w:t>
            </w:r>
            <w:r w:rsidRPr="00007635">
              <w:rPr>
                <w:sz w:val="18"/>
                <w:szCs w:val="18"/>
              </w:rPr>
              <w:t xml:space="preserve"> </w:t>
            </w:r>
            <w:r>
              <w:rPr>
                <w:sz w:val="18"/>
                <w:szCs w:val="18"/>
              </w:rPr>
              <w:t xml:space="preserve">was </w:t>
            </w:r>
            <w:r w:rsidRPr="00007635">
              <w:rPr>
                <w:sz w:val="18"/>
                <w:szCs w:val="18"/>
              </w:rPr>
              <w:t>unaffected</w:t>
            </w:r>
            <w:r>
              <w:rPr>
                <w:sz w:val="18"/>
                <w:szCs w:val="18"/>
              </w:rPr>
              <w:t>.</w:t>
            </w:r>
          </w:p>
        </w:tc>
      </w:tr>
      <w:tr w:rsidR="00007635" w14:paraId="0F85EAF0" w14:textId="77777777" w:rsidTr="00007635">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B74CC4" w14:textId="77777777" w:rsidR="00007635" w:rsidRPr="00007635" w:rsidRDefault="00007635">
            <w:pPr>
              <w:rPr>
                <w:sz w:val="18"/>
                <w:szCs w:val="18"/>
              </w:rPr>
            </w:pPr>
            <w:r w:rsidRPr="00007635">
              <w:rPr>
                <w:sz w:val="18"/>
                <w:szCs w:val="18"/>
              </w:rPr>
              <w:t>Computer Misuse Act 1990</w:t>
            </w:r>
          </w:p>
        </w:tc>
        <w:tc>
          <w:tcPr>
            <w:tcW w:w="41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08C29B" w14:textId="0D701B4E" w:rsidR="00007635" w:rsidRPr="00007635" w:rsidRDefault="00007635">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 xml:space="preserve">The </w:t>
            </w:r>
            <w:r w:rsidR="00257D42">
              <w:rPr>
                <w:sz w:val="18"/>
                <w:szCs w:val="18"/>
              </w:rPr>
              <w:t>A</w:t>
            </w:r>
            <w:r w:rsidRPr="00007635">
              <w:rPr>
                <w:sz w:val="18"/>
                <w:szCs w:val="18"/>
              </w:rPr>
              <w:t>ct was brought into place to prevent people gaining unauthorised access to computer material, commonly known as hacking. (UK Government, 1990)</w:t>
            </w:r>
          </w:p>
        </w:tc>
        <w:tc>
          <w:tcPr>
            <w:tcW w:w="43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1EB87C" w14:textId="0A1B0B4E" w:rsidR="00007635" w:rsidRPr="00007635" w:rsidRDefault="00682D2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PLePA</w:t>
            </w:r>
            <w:r w:rsidR="00007635" w:rsidRPr="00007635">
              <w:rPr>
                <w:sz w:val="18"/>
                <w:szCs w:val="18"/>
              </w:rPr>
              <w:t xml:space="preserve"> </w:t>
            </w:r>
            <w:r>
              <w:rPr>
                <w:sz w:val="18"/>
                <w:szCs w:val="18"/>
              </w:rPr>
              <w:t>did not</w:t>
            </w:r>
            <w:r w:rsidR="00007635" w:rsidRPr="00007635">
              <w:rPr>
                <w:sz w:val="18"/>
                <w:szCs w:val="18"/>
              </w:rPr>
              <w:t xml:space="preserve"> involve connection to the internet. It may do</w:t>
            </w:r>
            <w:r>
              <w:rPr>
                <w:sz w:val="18"/>
                <w:szCs w:val="18"/>
              </w:rPr>
              <w:t xml:space="preserve"> in the future</w:t>
            </w:r>
            <w:r w:rsidR="00257D42">
              <w:rPr>
                <w:sz w:val="18"/>
                <w:szCs w:val="18"/>
              </w:rPr>
              <w:t>.</w:t>
            </w:r>
            <w:r w:rsidR="00007635" w:rsidRPr="00007635">
              <w:rPr>
                <w:sz w:val="18"/>
                <w:szCs w:val="18"/>
              </w:rPr>
              <w:t xml:space="preserve"> </w:t>
            </w:r>
            <w:r w:rsidR="00257D42">
              <w:rPr>
                <w:sz w:val="18"/>
                <w:szCs w:val="18"/>
              </w:rPr>
              <w:t>I</w:t>
            </w:r>
            <w:r w:rsidR="00007635" w:rsidRPr="00007635">
              <w:rPr>
                <w:sz w:val="18"/>
                <w:szCs w:val="18"/>
              </w:rPr>
              <w:t xml:space="preserve">f </w:t>
            </w:r>
            <w:r>
              <w:rPr>
                <w:sz w:val="18"/>
                <w:szCs w:val="18"/>
              </w:rPr>
              <w:t>it</w:t>
            </w:r>
            <w:r w:rsidR="00007635" w:rsidRPr="00007635">
              <w:rPr>
                <w:sz w:val="18"/>
                <w:szCs w:val="18"/>
              </w:rPr>
              <w:t xml:space="preserve"> reach</w:t>
            </w:r>
            <w:r>
              <w:rPr>
                <w:sz w:val="18"/>
                <w:szCs w:val="18"/>
              </w:rPr>
              <w:t xml:space="preserve">es development for a connection </w:t>
            </w:r>
            <w:r w:rsidR="00257D42">
              <w:rPr>
                <w:sz w:val="18"/>
                <w:szCs w:val="18"/>
              </w:rPr>
              <w:t xml:space="preserve">to </w:t>
            </w:r>
            <w:r>
              <w:rPr>
                <w:sz w:val="18"/>
                <w:szCs w:val="18"/>
              </w:rPr>
              <w:t>a sports API then this may need to be reviewed again</w:t>
            </w:r>
            <w:r w:rsidR="00257D42">
              <w:rPr>
                <w:sz w:val="18"/>
                <w:szCs w:val="18"/>
              </w:rPr>
              <w:t>.</w:t>
            </w:r>
          </w:p>
        </w:tc>
        <w:tc>
          <w:tcPr>
            <w:tcW w:w="425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E983068" w14:textId="6CF9FF26" w:rsidR="00007635" w:rsidRPr="00007635" w:rsidRDefault="00682D2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PLePA was unaffected so far, </w:t>
            </w:r>
            <w:r w:rsidR="00257D42">
              <w:rPr>
                <w:sz w:val="18"/>
                <w:szCs w:val="18"/>
              </w:rPr>
              <w:t xml:space="preserve">but </w:t>
            </w:r>
            <w:r>
              <w:rPr>
                <w:sz w:val="18"/>
                <w:szCs w:val="18"/>
              </w:rPr>
              <w:t>if the further development is reached to complete this project then the project may be affected.</w:t>
            </w:r>
          </w:p>
        </w:tc>
      </w:tr>
      <w:tr w:rsidR="00007635" w14:paraId="1DE8363B" w14:textId="77777777" w:rsidTr="00007635">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92B4E8" w14:textId="77777777" w:rsidR="00007635" w:rsidRPr="00007635" w:rsidRDefault="00007635">
            <w:pPr>
              <w:rPr>
                <w:sz w:val="18"/>
                <w:szCs w:val="18"/>
              </w:rPr>
            </w:pPr>
            <w:r w:rsidRPr="00007635">
              <w:rPr>
                <w:sz w:val="18"/>
                <w:szCs w:val="18"/>
              </w:rPr>
              <w:t>Copyright</w:t>
            </w:r>
          </w:p>
        </w:tc>
        <w:tc>
          <w:tcPr>
            <w:tcW w:w="41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A32F934" w14:textId="6595E8FA" w:rsidR="00007635" w:rsidRPr="00007635" w:rsidRDefault="00007635">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To protect your work by preventing it being copied, redistributed, adapted and put on the internet are some of the example</w:t>
            </w:r>
            <w:r w:rsidR="00257D42">
              <w:rPr>
                <w:sz w:val="18"/>
                <w:szCs w:val="18"/>
              </w:rPr>
              <w:t>s</w:t>
            </w:r>
            <w:r w:rsidRPr="00007635">
              <w:rPr>
                <w:sz w:val="18"/>
                <w:szCs w:val="18"/>
              </w:rPr>
              <w:t xml:space="preserve"> (UK Government, n.d)</w:t>
            </w:r>
          </w:p>
        </w:tc>
        <w:tc>
          <w:tcPr>
            <w:tcW w:w="43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8F2052" w14:textId="3548F23B" w:rsidR="00007635" w:rsidRPr="00007635" w:rsidRDefault="00206F5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PLePA</w:t>
            </w:r>
            <w:r w:rsidR="00007635" w:rsidRPr="00007635">
              <w:rPr>
                <w:sz w:val="18"/>
                <w:szCs w:val="18"/>
              </w:rPr>
              <w:t xml:space="preserve"> </w:t>
            </w:r>
            <w:r>
              <w:rPr>
                <w:sz w:val="18"/>
                <w:szCs w:val="18"/>
              </w:rPr>
              <w:t xml:space="preserve">needed to make sure that the data used </w:t>
            </w:r>
            <w:r w:rsidR="00007635" w:rsidRPr="00007635">
              <w:rPr>
                <w:sz w:val="18"/>
                <w:szCs w:val="18"/>
              </w:rPr>
              <w:t xml:space="preserve">for past football results </w:t>
            </w:r>
            <w:r>
              <w:rPr>
                <w:sz w:val="18"/>
                <w:szCs w:val="18"/>
              </w:rPr>
              <w:t xml:space="preserve">was </w:t>
            </w:r>
            <w:r w:rsidR="00007635" w:rsidRPr="00007635">
              <w:rPr>
                <w:sz w:val="18"/>
                <w:szCs w:val="18"/>
              </w:rPr>
              <w:t xml:space="preserve">not protected by copyright and </w:t>
            </w:r>
            <w:r>
              <w:rPr>
                <w:sz w:val="18"/>
                <w:szCs w:val="18"/>
              </w:rPr>
              <w:t>could</w:t>
            </w:r>
            <w:r w:rsidR="00007635" w:rsidRPr="00007635">
              <w:rPr>
                <w:sz w:val="18"/>
                <w:szCs w:val="18"/>
              </w:rPr>
              <w:t xml:space="preserve"> be used.</w:t>
            </w:r>
          </w:p>
        </w:tc>
        <w:tc>
          <w:tcPr>
            <w:tcW w:w="425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D7E13A" w14:textId="77777777" w:rsidR="00007635" w:rsidRPr="00007635" w:rsidRDefault="00007635">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 xml:space="preserve">I will need to ensure I am able to use the data and not breaking copyright rules. </w:t>
            </w:r>
          </w:p>
        </w:tc>
      </w:tr>
      <w:tr w:rsidR="0087273E" w14:paraId="5B945FAE" w14:textId="77777777" w:rsidTr="00007635">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7525D6" w14:textId="77777777" w:rsidR="0087273E" w:rsidRPr="00007635" w:rsidRDefault="0087273E" w:rsidP="0087273E">
            <w:pPr>
              <w:rPr>
                <w:sz w:val="18"/>
                <w:szCs w:val="18"/>
              </w:rPr>
            </w:pPr>
            <w:r w:rsidRPr="00007635">
              <w:rPr>
                <w:sz w:val="18"/>
                <w:szCs w:val="18"/>
              </w:rPr>
              <w:t>Freedom of Information Act</w:t>
            </w:r>
          </w:p>
        </w:tc>
        <w:tc>
          <w:tcPr>
            <w:tcW w:w="41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939699E" w14:textId="77777777"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It gives the general public access to certain information on request from the public authorities. The public authorities are also obliged to publish certain information. (ICO, n.d)</w:t>
            </w:r>
          </w:p>
        </w:tc>
        <w:tc>
          <w:tcPr>
            <w:tcW w:w="43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95BB60" w14:textId="4AB833E1"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 xml:space="preserve">This </w:t>
            </w:r>
            <w:r w:rsidR="00C45A15">
              <w:rPr>
                <w:sz w:val="18"/>
                <w:szCs w:val="18"/>
              </w:rPr>
              <w:t>did</w:t>
            </w:r>
            <w:r w:rsidRPr="00007635">
              <w:rPr>
                <w:sz w:val="18"/>
                <w:szCs w:val="18"/>
              </w:rPr>
              <w:t xml:space="preserve"> not affect </w:t>
            </w:r>
            <w:r w:rsidR="00206F5C">
              <w:rPr>
                <w:sz w:val="18"/>
                <w:szCs w:val="18"/>
              </w:rPr>
              <w:t>PLePA</w:t>
            </w:r>
            <w:r w:rsidRPr="00007635">
              <w:rPr>
                <w:sz w:val="18"/>
                <w:szCs w:val="18"/>
              </w:rPr>
              <w:t xml:space="preserve"> because I am not working for a public authority and </w:t>
            </w:r>
            <w:r w:rsidR="00206F5C">
              <w:rPr>
                <w:sz w:val="18"/>
                <w:szCs w:val="18"/>
              </w:rPr>
              <w:t>the project</w:t>
            </w:r>
            <w:r w:rsidRPr="00007635">
              <w:rPr>
                <w:sz w:val="18"/>
                <w:szCs w:val="18"/>
              </w:rPr>
              <w:t xml:space="preserve"> </w:t>
            </w:r>
            <w:r w:rsidR="00C45A15">
              <w:rPr>
                <w:sz w:val="18"/>
                <w:szCs w:val="18"/>
              </w:rPr>
              <w:t>did</w:t>
            </w:r>
            <w:r w:rsidR="00206F5C">
              <w:rPr>
                <w:sz w:val="18"/>
                <w:szCs w:val="18"/>
              </w:rPr>
              <w:t xml:space="preserve"> not </w:t>
            </w:r>
            <w:r w:rsidRPr="00007635">
              <w:rPr>
                <w:sz w:val="18"/>
                <w:szCs w:val="18"/>
              </w:rPr>
              <w:t>require data from a public authority.</w:t>
            </w:r>
          </w:p>
        </w:tc>
        <w:tc>
          <w:tcPr>
            <w:tcW w:w="425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D4217B6" w14:textId="547D0BEB"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PLePA</w:t>
            </w:r>
            <w:r w:rsidRPr="00007635">
              <w:rPr>
                <w:sz w:val="18"/>
                <w:szCs w:val="18"/>
              </w:rPr>
              <w:t xml:space="preserve"> </w:t>
            </w:r>
            <w:r>
              <w:rPr>
                <w:sz w:val="18"/>
                <w:szCs w:val="18"/>
              </w:rPr>
              <w:t xml:space="preserve">was </w:t>
            </w:r>
            <w:r w:rsidRPr="00007635">
              <w:rPr>
                <w:sz w:val="18"/>
                <w:szCs w:val="18"/>
              </w:rPr>
              <w:t>unaffected</w:t>
            </w:r>
            <w:r>
              <w:rPr>
                <w:sz w:val="18"/>
                <w:szCs w:val="18"/>
              </w:rPr>
              <w:t>.</w:t>
            </w:r>
          </w:p>
        </w:tc>
      </w:tr>
      <w:tr w:rsidR="0087273E" w14:paraId="063C93E1" w14:textId="77777777" w:rsidTr="00007635">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2789C0" w14:textId="77777777" w:rsidR="0087273E" w:rsidRPr="00007635" w:rsidRDefault="0087273E" w:rsidP="0087273E">
            <w:pPr>
              <w:rPr>
                <w:sz w:val="18"/>
                <w:szCs w:val="18"/>
              </w:rPr>
            </w:pPr>
            <w:r w:rsidRPr="00007635">
              <w:rPr>
                <w:sz w:val="18"/>
                <w:szCs w:val="18"/>
              </w:rPr>
              <w:t>Protection from harm</w:t>
            </w:r>
          </w:p>
        </w:tc>
        <w:tc>
          <w:tcPr>
            <w:tcW w:w="41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DC680A" w14:textId="77777777"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Protect participants of studies from any harm, physical or psychological, particular care should be paid to children. (TM470 course team, 2012)</w:t>
            </w:r>
          </w:p>
        </w:tc>
        <w:tc>
          <w:tcPr>
            <w:tcW w:w="43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900094" w14:textId="45D3CAD4"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 xml:space="preserve">This </w:t>
            </w:r>
            <w:r w:rsidR="00C45A15">
              <w:rPr>
                <w:sz w:val="18"/>
                <w:szCs w:val="18"/>
              </w:rPr>
              <w:t>did</w:t>
            </w:r>
            <w:r w:rsidRPr="00007635">
              <w:rPr>
                <w:sz w:val="18"/>
                <w:szCs w:val="18"/>
              </w:rPr>
              <w:t xml:space="preserve"> not affect </w:t>
            </w:r>
            <w:r w:rsidR="0012602C">
              <w:rPr>
                <w:sz w:val="18"/>
                <w:szCs w:val="18"/>
              </w:rPr>
              <w:t xml:space="preserve">PLePA </w:t>
            </w:r>
            <w:r w:rsidRPr="00007635">
              <w:rPr>
                <w:sz w:val="18"/>
                <w:szCs w:val="18"/>
              </w:rPr>
              <w:t xml:space="preserve">because </w:t>
            </w:r>
            <w:r w:rsidR="0012602C">
              <w:rPr>
                <w:sz w:val="18"/>
                <w:szCs w:val="18"/>
              </w:rPr>
              <w:t xml:space="preserve">it is </w:t>
            </w:r>
            <w:r w:rsidRPr="00007635">
              <w:rPr>
                <w:sz w:val="18"/>
                <w:szCs w:val="18"/>
              </w:rPr>
              <w:t>not using participants.</w:t>
            </w:r>
          </w:p>
        </w:tc>
        <w:tc>
          <w:tcPr>
            <w:tcW w:w="425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730968" w14:textId="0C9A7D26"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PLePA</w:t>
            </w:r>
            <w:r w:rsidRPr="00007635">
              <w:rPr>
                <w:sz w:val="18"/>
                <w:szCs w:val="18"/>
              </w:rPr>
              <w:t xml:space="preserve"> </w:t>
            </w:r>
            <w:r>
              <w:rPr>
                <w:sz w:val="18"/>
                <w:szCs w:val="18"/>
              </w:rPr>
              <w:t xml:space="preserve">was </w:t>
            </w:r>
            <w:r w:rsidRPr="00007635">
              <w:rPr>
                <w:sz w:val="18"/>
                <w:szCs w:val="18"/>
              </w:rPr>
              <w:t>unaffected</w:t>
            </w:r>
            <w:r>
              <w:rPr>
                <w:sz w:val="18"/>
                <w:szCs w:val="18"/>
              </w:rPr>
              <w:t>.</w:t>
            </w:r>
          </w:p>
        </w:tc>
      </w:tr>
      <w:tr w:rsidR="0087273E" w14:paraId="44B5BA17" w14:textId="77777777" w:rsidTr="00007635">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01E1F3" w14:textId="77777777" w:rsidR="0087273E" w:rsidRPr="00007635" w:rsidRDefault="0087273E" w:rsidP="0087273E">
            <w:pPr>
              <w:rPr>
                <w:sz w:val="18"/>
                <w:szCs w:val="18"/>
              </w:rPr>
            </w:pPr>
            <w:r w:rsidRPr="00007635">
              <w:rPr>
                <w:sz w:val="18"/>
                <w:szCs w:val="18"/>
              </w:rPr>
              <w:t>Professional codes of practice and ethics</w:t>
            </w:r>
          </w:p>
        </w:tc>
        <w:tc>
          <w:tcPr>
            <w:tcW w:w="41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C45FE7F" w14:textId="4317B3A2"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This allows participants to understand the purpose of the study</w:t>
            </w:r>
            <w:r w:rsidR="00257D42">
              <w:rPr>
                <w:sz w:val="18"/>
                <w:szCs w:val="18"/>
              </w:rPr>
              <w:t>;</w:t>
            </w:r>
            <w:del w:id="32" w:author="Rob Blagg" w:date="2020-09-06T20:16:00Z">
              <w:r w:rsidRPr="00007635" w:rsidDel="00257D42">
                <w:rPr>
                  <w:sz w:val="18"/>
                  <w:szCs w:val="18"/>
                </w:rPr>
                <w:delText>,</w:delText>
              </w:r>
            </w:del>
            <w:r w:rsidRPr="00007635">
              <w:rPr>
                <w:sz w:val="18"/>
                <w:szCs w:val="18"/>
              </w:rPr>
              <w:t xml:space="preserve"> the researchers must state their intentions. (TM470 course team, 2012)</w:t>
            </w:r>
          </w:p>
        </w:tc>
        <w:tc>
          <w:tcPr>
            <w:tcW w:w="43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441121A" w14:textId="371EF449"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 xml:space="preserve">This </w:t>
            </w:r>
            <w:r w:rsidR="00C45A15">
              <w:rPr>
                <w:sz w:val="18"/>
                <w:szCs w:val="18"/>
              </w:rPr>
              <w:t>did</w:t>
            </w:r>
            <w:r w:rsidRPr="00007635">
              <w:rPr>
                <w:sz w:val="18"/>
                <w:szCs w:val="18"/>
              </w:rPr>
              <w:t xml:space="preserve"> not affect </w:t>
            </w:r>
            <w:r w:rsidR="00C45A15">
              <w:rPr>
                <w:sz w:val="18"/>
                <w:szCs w:val="18"/>
              </w:rPr>
              <w:t>PLePA</w:t>
            </w:r>
            <w:r w:rsidRPr="00007635">
              <w:rPr>
                <w:sz w:val="18"/>
                <w:szCs w:val="18"/>
              </w:rPr>
              <w:t xml:space="preserve"> because</w:t>
            </w:r>
            <w:r w:rsidR="00C45A15">
              <w:rPr>
                <w:sz w:val="18"/>
                <w:szCs w:val="18"/>
              </w:rPr>
              <w:t xml:space="preserve"> it is</w:t>
            </w:r>
            <w:r w:rsidRPr="00007635">
              <w:rPr>
                <w:sz w:val="18"/>
                <w:szCs w:val="18"/>
              </w:rPr>
              <w:t xml:space="preserve"> not using participants.</w:t>
            </w:r>
          </w:p>
        </w:tc>
        <w:tc>
          <w:tcPr>
            <w:tcW w:w="425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601942" w14:textId="76534783"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PLePA</w:t>
            </w:r>
            <w:r w:rsidRPr="00007635">
              <w:rPr>
                <w:sz w:val="18"/>
                <w:szCs w:val="18"/>
              </w:rPr>
              <w:t xml:space="preserve"> </w:t>
            </w:r>
            <w:r>
              <w:rPr>
                <w:sz w:val="18"/>
                <w:szCs w:val="18"/>
              </w:rPr>
              <w:t xml:space="preserve">was </w:t>
            </w:r>
            <w:r w:rsidRPr="00007635">
              <w:rPr>
                <w:sz w:val="18"/>
                <w:szCs w:val="18"/>
              </w:rPr>
              <w:t>unaffected</w:t>
            </w:r>
            <w:r>
              <w:rPr>
                <w:sz w:val="18"/>
                <w:szCs w:val="18"/>
              </w:rPr>
              <w:t>.</w:t>
            </w:r>
          </w:p>
        </w:tc>
      </w:tr>
      <w:tr w:rsidR="0087273E" w14:paraId="07BD5D5F" w14:textId="77777777" w:rsidTr="00007635">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B0D847" w14:textId="77777777" w:rsidR="0087273E" w:rsidRPr="00007635" w:rsidRDefault="0087273E" w:rsidP="0087273E">
            <w:pPr>
              <w:rPr>
                <w:sz w:val="18"/>
                <w:szCs w:val="18"/>
              </w:rPr>
            </w:pPr>
            <w:r w:rsidRPr="00007635">
              <w:rPr>
                <w:sz w:val="18"/>
                <w:szCs w:val="18"/>
              </w:rPr>
              <w:t xml:space="preserve">BCS Code of Conduct </w:t>
            </w:r>
          </w:p>
        </w:tc>
        <w:tc>
          <w:tcPr>
            <w:tcW w:w="41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65E00E" w14:textId="77777777"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To set out standards across the board for all members of the BCS. An example is having respect for public health, privacy, security and wellbeing of others and the environment. (BCS, June 2019)</w:t>
            </w:r>
          </w:p>
        </w:tc>
        <w:tc>
          <w:tcPr>
            <w:tcW w:w="43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8513EC6" w14:textId="4659D66B"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This will not affect</w:t>
            </w:r>
            <w:r w:rsidR="00C45A15">
              <w:rPr>
                <w:sz w:val="18"/>
                <w:szCs w:val="18"/>
              </w:rPr>
              <w:t xml:space="preserve"> PLePA</w:t>
            </w:r>
            <w:r w:rsidRPr="00007635">
              <w:rPr>
                <w:sz w:val="18"/>
                <w:szCs w:val="18"/>
              </w:rPr>
              <w:t xml:space="preserve"> directly because I’m not a member of the BCS, however, </w:t>
            </w:r>
            <w:r w:rsidR="00C45A15">
              <w:rPr>
                <w:sz w:val="18"/>
                <w:szCs w:val="18"/>
              </w:rPr>
              <w:t>I</w:t>
            </w:r>
            <w:r w:rsidRPr="00007635">
              <w:rPr>
                <w:sz w:val="18"/>
                <w:szCs w:val="18"/>
              </w:rPr>
              <w:t xml:space="preserve"> t</w:t>
            </w:r>
            <w:r w:rsidR="00C45A15">
              <w:rPr>
                <w:sz w:val="18"/>
                <w:szCs w:val="18"/>
              </w:rPr>
              <w:t>ried</w:t>
            </w:r>
            <w:r w:rsidRPr="00007635">
              <w:rPr>
                <w:sz w:val="18"/>
                <w:szCs w:val="18"/>
              </w:rPr>
              <w:t xml:space="preserve"> to comply with the standards set out by the BCS such as honesty with my skillset and acknowledgment to any borrowed source code used in my project.</w:t>
            </w:r>
          </w:p>
        </w:tc>
        <w:tc>
          <w:tcPr>
            <w:tcW w:w="425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FE1E28F" w14:textId="673D1A15" w:rsidR="0087273E" w:rsidRPr="00007635" w:rsidRDefault="00C45A15" w:rsidP="0087273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 code was borrowed in the end so PLePA was mostly unaffected other than consciously thinking about the standard when developing PLePA</w:t>
            </w:r>
            <w:r w:rsidR="00F93463">
              <w:rPr>
                <w:sz w:val="18"/>
                <w:szCs w:val="18"/>
              </w:rPr>
              <w:t>.</w:t>
            </w:r>
          </w:p>
        </w:tc>
      </w:tr>
    </w:tbl>
    <w:p w14:paraId="09821F72" w14:textId="4838B5B3" w:rsidR="00007635" w:rsidRDefault="00007635" w:rsidP="006B08AE">
      <w:pPr>
        <w:sectPr w:rsidR="00007635" w:rsidSect="00007635">
          <w:pgSz w:w="16838" w:h="11906" w:orient="landscape"/>
          <w:pgMar w:top="1440" w:right="1440" w:bottom="1440" w:left="1440" w:header="709" w:footer="709" w:gutter="0"/>
          <w:cols w:space="708"/>
          <w:docGrid w:linePitch="360"/>
        </w:sectPr>
      </w:pPr>
      <w:r>
        <w:t xml:space="preserve">Table </w:t>
      </w:r>
      <w:r w:rsidR="00AB208B">
        <w:t>4</w:t>
      </w:r>
      <w:r>
        <w:t xml:space="preserve"> (Blagg, 2020) LEPSI review in relation to PLePA</w:t>
      </w:r>
    </w:p>
    <w:p w14:paraId="23890277" w14:textId="7FA8CB09" w:rsidR="006B08AE" w:rsidRDefault="006B08AE" w:rsidP="006B08AE"/>
    <w:p w14:paraId="0C923C5B" w14:textId="40713807" w:rsidR="006B08AE" w:rsidRDefault="006B08AE" w:rsidP="006B08AE">
      <w:pPr>
        <w:pStyle w:val="Heading2"/>
      </w:pPr>
      <w:bookmarkStart w:id="33" w:name="_Toc50209186"/>
      <w:r>
        <w:t>2.2 Planning</w:t>
      </w:r>
      <w:bookmarkEnd w:id="33"/>
    </w:p>
    <w:p w14:paraId="7B2A1A7A" w14:textId="28DC037A" w:rsidR="006B08AE" w:rsidRDefault="00CE6CDE" w:rsidP="001B0A4A">
      <w:r>
        <w:t>The first, see Appendix</w:t>
      </w:r>
      <w:r w:rsidR="00124F87">
        <w:t xml:space="preserve"> 1</w:t>
      </w:r>
      <w:r>
        <w:t>, and current schedule, see Figure 1</w:t>
      </w:r>
      <w:r w:rsidR="00124F87">
        <w:t>6 below</w:t>
      </w:r>
      <w:r>
        <w:t>, differ slightly</w:t>
      </w:r>
      <w:r w:rsidRPr="00124F87">
        <w:t xml:space="preserve">. </w:t>
      </w:r>
      <w:r w:rsidR="00124F87">
        <w:t xml:space="preserve">All changes are marked below with a red circle and a number, numbered 1, 2, 3 and 4. I will refer to each one as change one, change two, etc. Change one was to add a section for creating a database reset script. </w:t>
      </w:r>
      <w:r w:rsidR="00257D42">
        <w:t>It became apparent that this was an</w:t>
      </w:r>
      <w:r w:rsidR="00124F87">
        <w:t xml:space="preserve"> important part of work when generating results for algorithms. It was useful to be able to clean the database down and just have the core football data inserted into the tables without any of the adjustments which </w:t>
      </w:r>
      <w:r w:rsidR="00257D42">
        <w:t>were</w:t>
      </w:r>
      <w:r w:rsidR="00124F87">
        <w:t xml:space="preserve"> made by the Python algorithm scripts. </w:t>
      </w:r>
      <w:r w:rsidR="001B0A4A">
        <w:t xml:space="preserve">Change two </w:t>
      </w:r>
      <w:r>
        <w:t>was to adjust when some of the work would start for CF2</w:t>
      </w:r>
      <w:r w:rsidR="00B65140">
        <w:t>;</w:t>
      </w:r>
      <w:r>
        <w:t xml:space="preserve"> this was to get TMA02 completed in time for the deadline.</w:t>
      </w:r>
      <w:r w:rsidR="00337DA3">
        <w:t xml:space="preserve"> It was useful to be able to start coding the algorithm directly after completing the TMA rather than having to go back into a bit of research again. Change three </w:t>
      </w:r>
      <w:r w:rsidR="00B530D0">
        <w:t xml:space="preserve">affected a large part of the schedule because it involved changing </w:t>
      </w:r>
      <w:r>
        <w:t xml:space="preserve">the lengths of CF3, 4 and 5. This was because, initially, CF5 had a very </w:t>
      </w:r>
      <w:r w:rsidR="00337DA3">
        <w:t>small-time</w:t>
      </w:r>
      <w:r>
        <w:t xml:space="preserve"> frame to be completed</w:t>
      </w:r>
      <w:r w:rsidR="00B65140">
        <w:t>;</w:t>
      </w:r>
      <w:r>
        <w:t xml:space="preserve"> it started with overlapping on CF4 and only lasted two full weeks after that. This was adjusted to have three full weeks after realising how long the previous algorithms took with research, development and gathering results. This also </w:t>
      </w:r>
      <w:r w:rsidR="00337DA3">
        <w:t>had</w:t>
      </w:r>
      <w:r>
        <w:t xml:space="preserve"> a knock-on effect on CF6 and CF7</w:t>
      </w:r>
      <w:r w:rsidR="00337DA3">
        <w:t xml:space="preserve">, which can be seen in change four, </w:t>
      </w:r>
      <w:r>
        <w:t xml:space="preserve">meaning they </w:t>
      </w:r>
      <w:r w:rsidR="00337DA3">
        <w:t>were</w:t>
      </w:r>
      <w:r>
        <w:t xml:space="preserve"> less likely to be completed but that is the benefit of adjusting CFs in a structured-case life cycle.</w:t>
      </w:r>
      <w:r w:rsidR="00337DA3">
        <w:t xml:space="preserve"> I also had to move around the time to complete TMA03 in change three so that I could be sure it would be completed by the deadline.</w:t>
      </w:r>
      <w:r w:rsidR="00B530D0">
        <w:br/>
        <w:t xml:space="preserve">There were no </w:t>
      </w:r>
      <w:r w:rsidR="00B65140">
        <w:t>significant</w:t>
      </w:r>
      <w:r w:rsidR="00B530D0">
        <w:t xml:space="preserve"> issues with the schedule,</w:t>
      </w:r>
      <w:r w:rsidR="00B65140">
        <w:t xml:space="preserve"> and</w:t>
      </w:r>
      <w:r w:rsidR="00B530D0">
        <w:t xml:space="preserve"> it remained fairly similar to the first draft with only </w:t>
      </w:r>
      <w:r w:rsidR="002A1B85">
        <w:t xml:space="preserve">minor changes highlighted above. This is probably due to no </w:t>
      </w:r>
      <w:r w:rsidR="00B65140">
        <w:t>substantial</w:t>
      </w:r>
      <w:r w:rsidR="002A1B85">
        <w:t xml:space="preserve"> negative impacts on the project</w:t>
      </w:r>
      <w:r w:rsidR="00B65140">
        <w:t>.</w:t>
      </w:r>
      <w:r w:rsidR="002A1B85">
        <w:t xml:space="preserve"> I was mostly able to continue the project through the seven months without anything </w:t>
      </w:r>
      <w:r w:rsidR="00B65140">
        <w:t xml:space="preserve">significantly </w:t>
      </w:r>
      <w:r w:rsidR="002A1B85">
        <w:t>reducing time I could be into the project.</w:t>
      </w:r>
    </w:p>
    <w:p w14:paraId="7809162D" w14:textId="77777777" w:rsidR="002F3B86" w:rsidRDefault="002F3B86" w:rsidP="006B08AE">
      <w:pPr>
        <w:sectPr w:rsidR="002F3B86" w:rsidSect="002F3B86">
          <w:pgSz w:w="11906" w:h="16838"/>
          <w:pgMar w:top="1440" w:right="1440" w:bottom="1440" w:left="1440" w:header="709" w:footer="709" w:gutter="0"/>
          <w:cols w:space="708"/>
          <w:docGrid w:linePitch="360"/>
        </w:sectPr>
      </w:pPr>
    </w:p>
    <w:p w14:paraId="67E62653" w14:textId="5FEE4C6A" w:rsidR="00124F87" w:rsidRDefault="00124F87" w:rsidP="00124F87">
      <w:r w:rsidRPr="00124F87">
        <w:rPr>
          <w:noProof/>
        </w:rPr>
        <w:lastRenderedPageBreak/>
        <w:drawing>
          <wp:inline distT="0" distB="0" distL="0" distR="0" wp14:anchorId="53F65AA2" wp14:editId="6221BF02">
            <wp:extent cx="8863330" cy="4881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63330" cy="4881880"/>
                    </a:xfrm>
                    <a:prstGeom prst="rect">
                      <a:avLst/>
                    </a:prstGeom>
                  </pic:spPr>
                </pic:pic>
              </a:graphicData>
            </a:graphic>
          </wp:inline>
        </w:drawing>
      </w:r>
      <w:r>
        <w:br/>
        <w:t xml:space="preserve">Figure 16 (Blagg, 2020) Schedule of PLePA with markings of differences </w:t>
      </w:r>
    </w:p>
    <w:p w14:paraId="128BA396" w14:textId="120F6CEA" w:rsidR="00124F87" w:rsidRDefault="00124F87" w:rsidP="00124F87"/>
    <w:p w14:paraId="74D2020E" w14:textId="37A5C401" w:rsidR="00124F87" w:rsidRDefault="00124F87" w:rsidP="00124F87"/>
    <w:p w14:paraId="693FE9F2" w14:textId="77777777" w:rsidR="00124F87" w:rsidRDefault="00124F87" w:rsidP="00124F87">
      <w:pPr>
        <w:sectPr w:rsidR="00124F87" w:rsidSect="00124F87">
          <w:pgSz w:w="16838" w:h="11906" w:orient="landscape"/>
          <w:pgMar w:top="1440" w:right="1440" w:bottom="1440" w:left="1440" w:header="709" w:footer="709" w:gutter="0"/>
          <w:cols w:space="708"/>
          <w:docGrid w:linePitch="360"/>
        </w:sectPr>
      </w:pPr>
    </w:p>
    <w:p w14:paraId="46A59880" w14:textId="3334C145" w:rsidR="006B08AE" w:rsidRDefault="006B08AE" w:rsidP="006B08AE">
      <w:pPr>
        <w:pStyle w:val="Heading2"/>
      </w:pPr>
      <w:bookmarkStart w:id="34" w:name="_Toc50209187"/>
      <w:r>
        <w:lastRenderedPageBreak/>
        <w:t>2.3 SDLC and project management review</w:t>
      </w:r>
      <w:bookmarkEnd w:id="34"/>
    </w:p>
    <w:p w14:paraId="6D2E8FDB" w14:textId="17E1F8AD" w:rsidR="006B08AE" w:rsidRDefault="007B03FC" w:rsidP="006B08AE">
      <w:r>
        <w:t xml:space="preserve">The SDLC choice, as seen throughout the project, was a structured-case lifecycle, </w:t>
      </w:r>
      <w:r w:rsidR="00B65140">
        <w:t xml:space="preserve">and </w:t>
      </w:r>
      <w:r>
        <w:t>this can be seen in Figure 1. The lifecycle choice was considered after discussion with my tutor, Judith Tope</w:t>
      </w:r>
      <w:r w:rsidR="00B65140">
        <w:t xml:space="preserve"> (</w:t>
      </w:r>
      <w:r>
        <w:t>a snippet of the communication can be seen in Appendix 3</w:t>
      </w:r>
      <w:r w:rsidR="00B65140">
        <w:t>)</w:t>
      </w:r>
      <w:r>
        <w:t xml:space="preserve">. I had not heard of this particular life cycle choice before, but it worked very well in this project. It allows the project to be compartmentalised, </w:t>
      </w:r>
      <w:r w:rsidR="00B65140">
        <w:t xml:space="preserve">and </w:t>
      </w:r>
      <w:r>
        <w:t xml:space="preserve">this is useful when the trying to scope stretch goals because you can put them into a separate </w:t>
      </w:r>
      <w:r w:rsidR="00954FB5">
        <w:t>CF,</w:t>
      </w:r>
      <w:r>
        <w:t xml:space="preserve"> and it does not affect the main project if that goal is not reached. </w:t>
      </w:r>
      <w:r w:rsidR="006E4891">
        <w:t xml:space="preserve">If the project </w:t>
      </w:r>
      <w:r w:rsidR="00B65140">
        <w:t>were to be carried out</w:t>
      </w:r>
      <w:r w:rsidR="006E4891">
        <w:t xml:space="preserve"> again, I would use the same lifecycle because I do</w:t>
      </w:r>
      <w:r w:rsidR="00B65140">
        <w:t xml:space="preserve"> not</w:t>
      </w:r>
      <w:r w:rsidR="006E4891">
        <w:t xml:space="preserve"> think any shortcomings that were experienced in the project were due to the SDLC choice and I think a lot of benefits were gained from the choice. </w:t>
      </w:r>
      <w:r>
        <w:t>The work done to compare the different lifecycles for PLePA can be seen below:</w:t>
      </w:r>
    </w:p>
    <w:p w14:paraId="12D669F1" w14:textId="77777777" w:rsidR="007B03FC" w:rsidRDefault="007B03FC" w:rsidP="007B03FC">
      <w:pPr>
        <w:rPr>
          <w:bCs/>
        </w:rPr>
      </w:pPr>
      <w:r>
        <w:rPr>
          <w:b/>
          <w:bCs/>
          <w:i/>
          <w:iCs/>
        </w:rPr>
        <w:t xml:space="preserve">Classic </w:t>
      </w:r>
      <w:r>
        <w:rPr>
          <w:b/>
          <w:bCs/>
        </w:rPr>
        <w:t xml:space="preserve">Waterfall </w:t>
      </w:r>
      <w:r>
        <w:rPr>
          <w:bCs/>
        </w:rPr>
        <w:t>(The Open University, 2020)</w:t>
      </w:r>
    </w:p>
    <w:p w14:paraId="46AB07B6" w14:textId="1AAE173B" w:rsidR="007B03FC" w:rsidRDefault="007B03FC" w:rsidP="007B03FC">
      <w:r>
        <w:t>A classic waterfall is a life cycle which follows an order and does not revisit previous parts of the life cycle. It follows analysis -&gt; design -&gt; implementation -&gt; design</w:t>
      </w:r>
      <w:r w:rsidR="00B65140">
        <w:t>.</w:t>
      </w:r>
    </w:p>
    <w:p w14:paraId="2A539DB2" w14:textId="77777777" w:rsidR="007B03FC" w:rsidRDefault="007B03FC" w:rsidP="007B03FC">
      <w:r>
        <w:rPr>
          <w:u w:val="single"/>
        </w:rPr>
        <w:t>Benefits</w:t>
      </w:r>
      <w:r>
        <w:rPr>
          <w:u w:val="single"/>
        </w:rPr>
        <w:br/>
      </w:r>
      <w:r>
        <w:t>The main benefit of the waterfall method is that it is harder to deviate off track because it is a flow through one cycle. You do each task in a linear fashion, i.e. you do the analysis, then the design, then implement your design and evaluate at the end.</w:t>
      </w:r>
    </w:p>
    <w:p w14:paraId="64D58191" w14:textId="7113BB60" w:rsidR="007B03FC" w:rsidRDefault="007B03FC" w:rsidP="007B03FC">
      <w:r>
        <w:rPr>
          <w:u w:val="single"/>
        </w:rPr>
        <w:t>Disadvantages</w:t>
      </w:r>
      <w:r>
        <w:rPr>
          <w:u w:val="single"/>
        </w:rPr>
        <w:br/>
      </w:r>
      <w:r>
        <w:t xml:space="preserve">The big disadvantage is also because of the linear fashion of the life </w:t>
      </w:r>
      <w:r w:rsidR="00EA1849">
        <w:t>cycle;</w:t>
      </w:r>
      <w:r>
        <w:t xml:space="preserve"> you do not revisit any</w:t>
      </w:r>
      <w:r w:rsidR="00B65140">
        <w:t xml:space="preserve"> stages</w:t>
      </w:r>
      <w:r>
        <w:t>. If there is an oversight which is discovered at the end, using this life cycle, you would not revisit and improve.</w:t>
      </w:r>
    </w:p>
    <w:p w14:paraId="6DD87196" w14:textId="161A5D4B" w:rsidR="007B03FC" w:rsidRDefault="00EA1849" w:rsidP="007B03FC">
      <w:r>
        <w:rPr>
          <w:u w:val="single"/>
        </w:rPr>
        <w:t>Suitability for project</w:t>
      </w:r>
      <w:r w:rsidR="007B03FC">
        <w:rPr>
          <w:u w:val="single"/>
        </w:rPr>
        <w:br/>
      </w:r>
      <w:r w:rsidR="007B03FC">
        <w:t>This would be useful for keeping the project on track since it has a set deadline which is the length of the module, however, by not allowing iteration this would not work for my project.</w:t>
      </w:r>
    </w:p>
    <w:p w14:paraId="238A867F" w14:textId="77777777" w:rsidR="007B03FC" w:rsidRDefault="007B03FC" w:rsidP="007B03FC">
      <w:r>
        <w:rPr>
          <w:u w:val="single"/>
        </w:rPr>
        <w:t>Accept/reject</w:t>
      </w:r>
      <w:r>
        <w:rPr>
          <w:u w:val="single"/>
        </w:rPr>
        <w:br/>
      </w:r>
      <w:r>
        <w:t>Reject</w:t>
      </w:r>
    </w:p>
    <w:p w14:paraId="14568B7C" w14:textId="77777777" w:rsidR="007B03FC" w:rsidRDefault="007B03FC" w:rsidP="007B03FC">
      <w:pPr>
        <w:rPr>
          <w:b/>
          <w:bCs/>
        </w:rPr>
      </w:pPr>
      <w:r>
        <w:rPr>
          <w:b/>
          <w:bCs/>
          <w:i/>
          <w:iCs/>
        </w:rPr>
        <w:t xml:space="preserve">Iterative </w:t>
      </w:r>
      <w:r>
        <w:rPr>
          <w:b/>
          <w:bCs/>
        </w:rPr>
        <w:t xml:space="preserve">Waterfall </w:t>
      </w:r>
      <w:r>
        <w:rPr>
          <w:bCs/>
        </w:rPr>
        <w:t>(The Open University, 2020)</w:t>
      </w:r>
    </w:p>
    <w:p w14:paraId="5731C340" w14:textId="1D083588" w:rsidR="007B03FC" w:rsidRDefault="007B03FC" w:rsidP="007B03FC">
      <w:r>
        <w:t xml:space="preserve">An iterative waterfall life cycle is like the classic waterfall but iterates over and over each </w:t>
      </w:r>
      <w:r w:rsidR="00B65140">
        <w:t>stage</w:t>
      </w:r>
      <w:r>
        <w:t>.</w:t>
      </w:r>
    </w:p>
    <w:p w14:paraId="2B1C58BA" w14:textId="5EFA6C5C" w:rsidR="007B03FC" w:rsidRDefault="007B03FC" w:rsidP="007B03FC">
      <w:r>
        <w:rPr>
          <w:u w:val="single"/>
        </w:rPr>
        <w:t>Benefits</w:t>
      </w:r>
      <w:r>
        <w:rPr>
          <w:u w:val="single"/>
        </w:rPr>
        <w:br/>
      </w:r>
      <w:r>
        <w:t xml:space="preserve">The biggest benefit of an iterative waterfall is that each of the four main parts are revisited over and over and can be revisited from any </w:t>
      </w:r>
      <w:r w:rsidR="00B65140">
        <w:t>stage</w:t>
      </w:r>
      <w:r>
        <w:t>, e.g. when you are at the evaluation stage of the project, you can return to the analysis, beginning, stage.</w:t>
      </w:r>
    </w:p>
    <w:p w14:paraId="79848F50" w14:textId="77777777" w:rsidR="007B03FC" w:rsidRDefault="007B03FC" w:rsidP="007B03FC">
      <w:r>
        <w:rPr>
          <w:u w:val="single"/>
        </w:rPr>
        <w:t>Disadvantages</w:t>
      </w:r>
      <w:r>
        <w:rPr>
          <w:u w:val="single"/>
        </w:rPr>
        <w:br/>
      </w:r>
      <w:r>
        <w:t>A disadvantage is that this can mean you might keep revisiting earlier stages of the life cycle and not finish in the timeline given.</w:t>
      </w:r>
    </w:p>
    <w:p w14:paraId="6D7AF5A8" w14:textId="3FCF3D15" w:rsidR="007B03FC" w:rsidRDefault="00EA1849" w:rsidP="007B03FC">
      <w:r>
        <w:rPr>
          <w:u w:val="single"/>
        </w:rPr>
        <w:t>Suitability for project</w:t>
      </w:r>
      <w:r w:rsidR="007B03FC">
        <w:rPr>
          <w:u w:val="single"/>
        </w:rPr>
        <w:br/>
      </w:r>
      <w:r w:rsidR="007B03FC">
        <w:t>This would be useful for the project if the time is managed using a schedule to ensure that the targets are met.</w:t>
      </w:r>
    </w:p>
    <w:p w14:paraId="212F2924" w14:textId="77777777" w:rsidR="007B03FC" w:rsidRDefault="007B03FC" w:rsidP="007B03FC">
      <w:r>
        <w:rPr>
          <w:u w:val="single"/>
        </w:rPr>
        <w:t>Accept/reject</w:t>
      </w:r>
      <w:r>
        <w:rPr>
          <w:u w:val="single"/>
        </w:rPr>
        <w:br/>
      </w:r>
      <w:r>
        <w:t>Accept, but later declined based on feedback from tutor. It was suggested to investigate a Structured-case life cycle which was ideal for this project.</w:t>
      </w:r>
    </w:p>
    <w:p w14:paraId="294A0E57" w14:textId="77777777" w:rsidR="007B03FC" w:rsidRDefault="007B03FC" w:rsidP="007B03FC">
      <w:pPr>
        <w:rPr>
          <w:bCs/>
        </w:rPr>
      </w:pPr>
      <w:r>
        <w:rPr>
          <w:b/>
          <w:bCs/>
        </w:rPr>
        <w:lastRenderedPageBreak/>
        <w:t xml:space="preserve">Agile </w:t>
      </w:r>
      <w:r>
        <w:rPr>
          <w:bCs/>
        </w:rPr>
        <w:t>(Victor Osetskyi, 2017)</w:t>
      </w:r>
    </w:p>
    <w:p w14:paraId="1914E54B" w14:textId="77777777" w:rsidR="007B03FC" w:rsidRDefault="007B03FC" w:rsidP="007B03FC">
      <w:r>
        <w:t>An agile life cycle sets out work for a set period, usually two weeks, called a sprint. The progress made from each sprint is then factored in the following sprint.</w:t>
      </w:r>
    </w:p>
    <w:p w14:paraId="51AD1EE0" w14:textId="161E78E3" w:rsidR="007B03FC" w:rsidRDefault="007B03FC" w:rsidP="007B03FC">
      <w:r>
        <w:rPr>
          <w:u w:val="single"/>
        </w:rPr>
        <w:t>Benefits</w:t>
      </w:r>
      <w:r>
        <w:rPr>
          <w:u w:val="single"/>
        </w:rPr>
        <w:br/>
      </w:r>
      <w:r>
        <w:t xml:space="preserve">With agile development, you may have long term goals, but you are mainly </w:t>
      </w:r>
      <w:r w:rsidR="00B65140">
        <w:t>focused on</w:t>
      </w:r>
      <w:r>
        <w:t xml:space="preserve"> e</w:t>
      </w:r>
      <w:r w:rsidR="00B65140">
        <w:t>ach</w:t>
      </w:r>
      <w:r>
        <w:t xml:space="preserve"> </w:t>
      </w:r>
      <w:r w:rsidR="00EA1849">
        <w:t>two-week</w:t>
      </w:r>
      <w:r w:rsidR="00B65140">
        <w:t xml:space="preserve"> period and set yourself goals for that period</w:t>
      </w:r>
      <w:r>
        <w:t xml:space="preserve">. This is very good for keeping you on track </w:t>
      </w:r>
      <w:r w:rsidR="00B65140">
        <w:t xml:space="preserve">in the </w:t>
      </w:r>
      <w:r>
        <w:t>short term as you</w:t>
      </w:r>
      <w:r w:rsidR="00B65140">
        <w:t xml:space="preserve"> are</w:t>
      </w:r>
      <w:r>
        <w:t xml:space="preserve"> not allowed to deviate from the goals you</w:t>
      </w:r>
      <w:r w:rsidR="00B65140">
        <w:t xml:space="preserve"> have</w:t>
      </w:r>
      <w:r>
        <w:t xml:space="preserve"> set yourself for those two weeks. If you surpass your goals, you may have work to do from the backlog. </w:t>
      </w:r>
    </w:p>
    <w:p w14:paraId="79864CCA" w14:textId="535240EE" w:rsidR="007B03FC" w:rsidRDefault="007B03FC" w:rsidP="007B03FC">
      <w:r>
        <w:rPr>
          <w:u w:val="single"/>
        </w:rPr>
        <w:t>Disadvantages</w:t>
      </w:r>
      <w:r>
        <w:rPr>
          <w:u w:val="single"/>
        </w:rPr>
        <w:br/>
      </w:r>
      <w:r>
        <w:t xml:space="preserve">A disadvantage for this project as it is </w:t>
      </w:r>
      <w:r w:rsidR="00B65140">
        <w:t xml:space="preserve">better suited to </w:t>
      </w:r>
      <w:r>
        <w:t xml:space="preserve">collaborative work </w:t>
      </w:r>
      <w:r w:rsidR="00ED4640">
        <w:t xml:space="preserve">as you can come together as a team </w:t>
      </w:r>
      <w:r>
        <w:t xml:space="preserve">and review each sprint. It may be difficult for me to </w:t>
      </w:r>
      <w:r w:rsidR="00ED4640">
        <w:t xml:space="preserve">analyse each </w:t>
      </w:r>
      <w:r w:rsidR="00EA1849">
        <w:t>two-week</w:t>
      </w:r>
      <w:r w:rsidR="00ED4640">
        <w:t xml:space="preserve"> period individually</w:t>
      </w:r>
      <w:r>
        <w:t>.</w:t>
      </w:r>
    </w:p>
    <w:p w14:paraId="303CE449" w14:textId="64C092C9" w:rsidR="007B03FC" w:rsidRDefault="00EA1849" w:rsidP="007B03FC">
      <w:r>
        <w:rPr>
          <w:u w:val="single"/>
        </w:rPr>
        <w:t>Suitability for project</w:t>
      </w:r>
      <w:r w:rsidR="007B03FC">
        <w:rPr>
          <w:u w:val="single"/>
        </w:rPr>
        <w:br/>
      </w:r>
      <w:r w:rsidR="007B03FC">
        <w:t xml:space="preserve">This could be useful for the project, but I </w:t>
      </w:r>
      <w:r w:rsidR="00ED4640">
        <w:t xml:space="preserve">do not </w:t>
      </w:r>
      <w:r w:rsidR="007B03FC">
        <w:t xml:space="preserve">think it would </w:t>
      </w:r>
      <w:r w:rsidR="00ED4640">
        <w:t xml:space="preserve">be best suited to </w:t>
      </w:r>
      <w:r w:rsidR="007B03FC">
        <w:t xml:space="preserve">an agile life cycle given that </w:t>
      </w:r>
      <w:r w:rsidR="00ED4640">
        <w:t xml:space="preserve">it </w:t>
      </w:r>
      <w:r w:rsidR="00954FB5">
        <w:t>is a</w:t>
      </w:r>
      <w:r w:rsidR="007B03FC">
        <w:t xml:space="preserve"> solo project. There is also a set deadline so working in sets of two weeks may put the project behind and would</w:t>
      </w:r>
      <w:r w:rsidR="00ED4640">
        <w:t xml:space="preserve"> not</w:t>
      </w:r>
      <w:r w:rsidR="007B03FC">
        <w:t xml:space="preserve"> be realised until too late.</w:t>
      </w:r>
    </w:p>
    <w:p w14:paraId="2B0E8496" w14:textId="77777777" w:rsidR="007B03FC" w:rsidRDefault="007B03FC" w:rsidP="007B03FC">
      <w:r>
        <w:rPr>
          <w:u w:val="single"/>
        </w:rPr>
        <w:t>Accept/reject</w:t>
      </w:r>
      <w:r>
        <w:rPr>
          <w:u w:val="single"/>
        </w:rPr>
        <w:br/>
      </w:r>
      <w:r>
        <w:t>Reject</w:t>
      </w:r>
    </w:p>
    <w:p w14:paraId="67012D94" w14:textId="1DADA73F" w:rsidR="007B03FC" w:rsidRDefault="007B03FC" w:rsidP="007B03FC">
      <w:r>
        <w:rPr>
          <w:b/>
        </w:rPr>
        <w:t xml:space="preserve">Structured-case </w:t>
      </w:r>
      <w:r>
        <w:t>(J.</w:t>
      </w:r>
      <w:r w:rsidR="00954FB5">
        <w:t>M. Carroll</w:t>
      </w:r>
      <w:r>
        <w:t xml:space="preserve"> et al., 2000)</w:t>
      </w:r>
    </w:p>
    <w:p w14:paraId="333E84B9" w14:textId="30BFED31" w:rsidR="007B03FC" w:rsidRDefault="007B03FC" w:rsidP="007B03FC">
      <w:r>
        <w:t xml:space="preserve">A structured splits work into 4 phases: </w:t>
      </w:r>
      <w:r w:rsidR="00ED4640">
        <w:t>p</w:t>
      </w:r>
      <w:r>
        <w:t>lan, collect data, analyse and reflect. These are known as conceptual frameworks and each one is referred to as CF1, CF2, CF3 etc.</w:t>
      </w:r>
    </w:p>
    <w:p w14:paraId="00766DA6" w14:textId="757055B6" w:rsidR="007B03FC" w:rsidRDefault="007B03FC" w:rsidP="007B03FC">
      <w:r>
        <w:rPr>
          <w:u w:val="single"/>
        </w:rPr>
        <w:t>Benefits</w:t>
      </w:r>
      <w:r>
        <w:rPr>
          <w:u w:val="single"/>
        </w:rPr>
        <w:br/>
      </w:r>
      <w:r>
        <w:t xml:space="preserve">This organises each chunk of work into its own section which can be seen </w:t>
      </w:r>
      <w:r w:rsidR="00EA1849">
        <w:t>above</w:t>
      </w:r>
      <w:r>
        <w:t xml:space="preserve"> in </w:t>
      </w:r>
      <w:r w:rsidR="00ED4640">
        <w:t>F</w:t>
      </w:r>
      <w:r>
        <w:t xml:space="preserve">igure 1 and will be worked through chronologically which means you will not get distracted by starting to work on CF4 if you’re still on CF2 as an example. </w:t>
      </w:r>
    </w:p>
    <w:p w14:paraId="5A5934DF" w14:textId="71951F00" w:rsidR="007B03FC" w:rsidRDefault="007B03FC" w:rsidP="007B03FC">
      <w:r>
        <w:rPr>
          <w:u w:val="single"/>
        </w:rPr>
        <w:t>Disadvantages</w:t>
      </w:r>
      <w:r>
        <w:rPr>
          <w:u w:val="single"/>
        </w:rPr>
        <w:br/>
      </w:r>
      <w:r>
        <w:t xml:space="preserve">The tasks which are later in the life cycle may never get </w:t>
      </w:r>
      <w:r w:rsidR="00ED4640">
        <w:t xml:space="preserve">started </w:t>
      </w:r>
      <w:r>
        <w:t xml:space="preserve">because of the chronological ordering. If you have ten CFs but only manage to do eight, </w:t>
      </w:r>
      <w:r w:rsidR="00ED4640">
        <w:t xml:space="preserve">and </w:t>
      </w:r>
      <w:r>
        <w:t>the final two will never get looked at.</w:t>
      </w:r>
    </w:p>
    <w:p w14:paraId="2B4E385D" w14:textId="00D334D2" w:rsidR="007B03FC" w:rsidRDefault="00EA1849" w:rsidP="007B03FC">
      <w:r>
        <w:rPr>
          <w:u w:val="single"/>
        </w:rPr>
        <w:t>Suitability for project</w:t>
      </w:r>
      <w:r w:rsidR="007B03FC">
        <w:rPr>
          <w:u w:val="single"/>
        </w:rPr>
        <w:br/>
      </w:r>
      <w:r w:rsidR="007B03FC">
        <w:t>This will be very useful for the project because there will be three to four algorithms which will be worked through</w:t>
      </w:r>
      <w:r w:rsidR="00ED4640">
        <w:t>,</w:t>
      </w:r>
      <w:r w:rsidR="007B03FC">
        <w:t xml:space="preserve"> but each bit of work is separate so if only three are managed then </w:t>
      </w:r>
      <w:r w:rsidR="00ED4640">
        <w:t>this is acceptable</w:t>
      </w:r>
      <w:r w:rsidR="007B03FC">
        <w:t xml:space="preserve"> because the other work will not be affected by having not looked at the fourth algorithm.</w:t>
      </w:r>
    </w:p>
    <w:p w14:paraId="72D5158F" w14:textId="03F2EF52" w:rsidR="007B03FC" w:rsidRDefault="007B03FC" w:rsidP="007B03FC">
      <w:r>
        <w:rPr>
          <w:u w:val="single"/>
        </w:rPr>
        <w:t>Accept/reject</w:t>
      </w:r>
      <w:r>
        <w:rPr>
          <w:u w:val="single"/>
        </w:rPr>
        <w:br/>
      </w:r>
      <w:r>
        <w:t>Accept</w:t>
      </w:r>
    </w:p>
    <w:p w14:paraId="19D3C301" w14:textId="6BECC943" w:rsidR="002E4DA9" w:rsidRDefault="002E4DA9" w:rsidP="007B03FC"/>
    <w:p w14:paraId="75F20F9D" w14:textId="16EC5164" w:rsidR="002E4DA9" w:rsidRDefault="002E4DA9" w:rsidP="007B03FC"/>
    <w:p w14:paraId="02FB2D71" w14:textId="437F0BD2" w:rsidR="002E4DA9" w:rsidRDefault="002E4DA9" w:rsidP="007B03FC"/>
    <w:p w14:paraId="7BF55E76" w14:textId="77777777" w:rsidR="002E4DA9" w:rsidRPr="00FF7162" w:rsidRDefault="002E4DA9" w:rsidP="007B03FC"/>
    <w:p w14:paraId="101ED3CD" w14:textId="3EB01B2F" w:rsidR="006B08AE" w:rsidRDefault="006B08AE" w:rsidP="006B08AE">
      <w:pPr>
        <w:pStyle w:val="Heading2"/>
      </w:pPr>
      <w:bookmarkStart w:id="35" w:name="_Toc50209188"/>
      <w:r>
        <w:lastRenderedPageBreak/>
        <w:t>2.4 Resources</w:t>
      </w:r>
      <w:bookmarkEnd w:id="35"/>
    </w:p>
    <w:p w14:paraId="050FA023" w14:textId="419E0C78" w:rsidR="002E4DA9" w:rsidRPr="002E4DA9" w:rsidRDefault="002E4DA9" w:rsidP="002E4DA9">
      <w:r>
        <w:t xml:space="preserve">The full list of resources required for PLePA can be seen below in Table </w:t>
      </w:r>
      <w:r w:rsidR="00AB208B">
        <w:t>5</w:t>
      </w:r>
      <w:r>
        <w:t>, the only change to this list from the original, s</w:t>
      </w:r>
      <w:r w:rsidR="00ED4640">
        <w:t>hown</w:t>
      </w:r>
      <w:r>
        <w:t xml:space="preserve"> in Appendix 4</w:t>
      </w:r>
      <w:r w:rsidR="00ED4640">
        <w:t>,</w:t>
      </w:r>
      <w:r>
        <w:t xml:space="preserve"> was the addition of “Information from previous studies”. It was a very necessary resource because it helped guide the development of PLePA into a way that I thought was most suitable.</w:t>
      </w:r>
    </w:p>
    <w:tbl>
      <w:tblPr>
        <w:tblStyle w:val="TableGrid"/>
        <w:tblW w:w="9067" w:type="dxa"/>
        <w:tblLook w:val="04A0" w:firstRow="1" w:lastRow="0" w:firstColumn="1" w:lastColumn="0" w:noHBand="0" w:noVBand="1"/>
      </w:tblPr>
      <w:tblGrid>
        <w:gridCol w:w="1187"/>
        <w:gridCol w:w="1487"/>
        <w:gridCol w:w="1677"/>
        <w:gridCol w:w="2220"/>
        <w:gridCol w:w="2496"/>
      </w:tblGrid>
      <w:tr w:rsidR="002E4DA9" w14:paraId="1D04443E" w14:textId="77777777" w:rsidTr="002E4DA9">
        <w:tc>
          <w:tcPr>
            <w:tcW w:w="1042" w:type="dxa"/>
            <w:tcBorders>
              <w:top w:val="single" w:sz="4" w:space="0" w:color="auto"/>
              <w:left w:val="single" w:sz="4" w:space="0" w:color="auto"/>
              <w:bottom w:val="single" w:sz="4" w:space="0" w:color="auto"/>
              <w:right w:val="single" w:sz="4" w:space="0" w:color="auto"/>
            </w:tcBorders>
            <w:hideMark/>
          </w:tcPr>
          <w:p w14:paraId="577104F5" w14:textId="77777777" w:rsidR="002E4DA9" w:rsidRDefault="002E4DA9">
            <w:pPr>
              <w:rPr>
                <w:u w:val="single"/>
              </w:rPr>
            </w:pPr>
            <w:r>
              <w:rPr>
                <w:u w:val="single"/>
              </w:rPr>
              <w:t>Resource</w:t>
            </w:r>
          </w:p>
        </w:tc>
        <w:tc>
          <w:tcPr>
            <w:tcW w:w="1505" w:type="dxa"/>
            <w:tcBorders>
              <w:top w:val="single" w:sz="4" w:space="0" w:color="auto"/>
              <w:left w:val="single" w:sz="4" w:space="0" w:color="auto"/>
              <w:bottom w:val="single" w:sz="4" w:space="0" w:color="auto"/>
              <w:right w:val="single" w:sz="4" w:space="0" w:color="auto"/>
            </w:tcBorders>
            <w:hideMark/>
          </w:tcPr>
          <w:p w14:paraId="25D80D3D" w14:textId="77777777" w:rsidR="002E4DA9" w:rsidRDefault="002E4DA9">
            <w:pPr>
              <w:rPr>
                <w:u w:val="single"/>
              </w:rPr>
            </w:pPr>
            <w:r>
              <w:rPr>
                <w:u w:val="single"/>
              </w:rPr>
              <w:t>Why needed</w:t>
            </w:r>
          </w:p>
        </w:tc>
        <w:tc>
          <w:tcPr>
            <w:tcW w:w="1701" w:type="dxa"/>
            <w:tcBorders>
              <w:top w:val="single" w:sz="4" w:space="0" w:color="auto"/>
              <w:left w:val="single" w:sz="4" w:space="0" w:color="auto"/>
              <w:bottom w:val="single" w:sz="4" w:space="0" w:color="auto"/>
              <w:right w:val="single" w:sz="4" w:space="0" w:color="auto"/>
            </w:tcBorders>
            <w:hideMark/>
          </w:tcPr>
          <w:p w14:paraId="6C8095A7" w14:textId="77777777" w:rsidR="002E4DA9" w:rsidRDefault="002E4DA9">
            <w:pPr>
              <w:rPr>
                <w:u w:val="single"/>
              </w:rPr>
            </w:pPr>
            <w:r>
              <w:rPr>
                <w:u w:val="single"/>
              </w:rPr>
              <w:t>When needed</w:t>
            </w:r>
          </w:p>
        </w:tc>
        <w:tc>
          <w:tcPr>
            <w:tcW w:w="2268" w:type="dxa"/>
            <w:tcBorders>
              <w:top w:val="single" w:sz="4" w:space="0" w:color="auto"/>
              <w:left w:val="single" w:sz="4" w:space="0" w:color="auto"/>
              <w:bottom w:val="single" w:sz="4" w:space="0" w:color="auto"/>
              <w:right w:val="single" w:sz="4" w:space="0" w:color="auto"/>
            </w:tcBorders>
            <w:hideMark/>
          </w:tcPr>
          <w:p w14:paraId="1BFA2639" w14:textId="77777777" w:rsidR="002E4DA9" w:rsidRDefault="002E4DA9">
            <w:pPr>
              <w:rPr>
                <w:u w:val="single"/>
              </w:rPr>
            </w:pPr>
            <w:r>
              <w:rPr>
                <w:u w:val="single"/>
              </w:rPr>
              <w:t>Problems if not available</w:t>
            </w:r>
          </w:p>
        </w:tc>
        <w:tc>
          <w:tcPr>
            <w:tcW w:w="2551" w:type="dxa"/>
            <w:tcBorders>
              <w:top w:val="single" w:sz="4" w:space="0" w:color="auto"/>
              <w:left w:val="single" w:sz="4" w:space="0" w:color="auto"/>
              <w:bottom w:val="single" w:sz="4" w:space="0" w:color="auto"/>
              <w:right w:val="single" w:sz="4" w:space="0" w:color="auto"/>
            </w:tcBorders>
            <w:hideMark/>
          </w:tcPr>
          <w:p w14:paraId="66992A9A" w14:textId="77777777" w:rsidR="002E4DA9" w:rsidRDefault="002E4DA9">
            <w:pPr>
              <w:rPr>
                <w:u w:val="single"/>
              </w:rPr>
            </w:pPr>
            <w:r>
              <w:rPr>
                <w:u w:val="single"/>
              </w:rPr>
              <w:t>How to ensure availability</w:t>
            </w:r>
          </w:p>
        </w:tc>
      </w:tr>
      <w:tr w:rsidR="002E4DA9" w14:paraId="289CED0B" w14:textId="77777777" w:rsidTr="002E4DA9">
        <w:tc>
          <w:tcPr>
            <w:tcW w:w="1042" w:type="dxa"/>
            <w:tcBorders>
              <w:top w:val="single" w:sz="4" w:space="0" w:color="auto"/>
              <w:left w:val="single" w:sz="4" w:space="0" w:color="auto"/>
              <w:bottom w:val="single" w:sz="4" w:space="0" w:color="auto"/>
              <w:right w:val="single" w:sz="4" w:space="0" w:color="auto"/>
            </w:tcBorders>
            <w:hideMark/>
          </w:tcPr>
          <w:p w14:paraId="47BAC063" w14:textId="77777777" w:rsidR="002E4DA9" w:rsidRDefault="002E4DA9">
            <w:pPr>
              <w:rPr>
                <w:sz w:val="20"/>
                <w:szCs w:val="20"/>
              </w:rPr>
            </w:pPr>
            <w:r>
              <w:rPr>
                <w:sz w:val="20"/>
                <w:szCs w:val="20"/>
              </w:rPr>
              <w:t>Time</w:t>
            </w:r>
          </w:p>
        </w:tc>
        <w:tc>
          <w:tcPr>
            <w:tcW w:w="1505" w:type="dxa"/>
            <w:tcBorders>
              <w:top w:val="single" w:sz="4" w:space="0" w:color="auto"/>
              <w:left w:val="single" w:sz="4" w:space="0" w:color="auto"/>
              <w:bottom w:val="single" w:sz="4" w:space="0" w:color="auto"/>
              <w:right w:val="single" w:sz="4" w:space="0" w:color="auto"/>
            </w:tcBorders>
            <w:hideMark/>
          </w:tcPr>
          <w:p w14:paraId="627362D7" w14:textId="77777777" w:rsidR="002E4DA9" w:rsidRDefault="002E4DA9">
            <w:pPr>
              <w:rPr>
                <w:sz w:val="20"/>
                <w:szCs w:val="20"/>
              </w:rPr>
            </w:pPr>
            <w:r>
              <w:rPr>
                <w:sz w:val="20"/>
                <w:szCs w:val="20"/>
              </w:rPr>
              <w:t>Complete any task for the project.</w:t>
            </w:r>
          </w:p>
        </w:tc>
        <w:tc>
          <w:tcPr>
            <w:tcW w:w="1701" w:type="dxa"/>
            <w:tcBorders>
              <w:top w:val="single" w:sz="4" w:space="0" w:color="auto"/>
              <w:left w:val="single" w:sz="4" w:space="0" w:color="auto"/>
              <w:bottom w:val="single" w:sz="4" w:space="0" w:color="auto"/>
              <w:right w:val="single" w:sz="4" w:space="0" w:color="auto"/>
            </w:tcBorders>
            <w:hideMark/>
          </w:tcPr>
          <w:p w14:paraId="7FA3B9E1" w14:textId="77777777" w:rsidR="002E4DA9" w:rsidRDefault="002E4DA9">
            <w:pPr>
              <w:rPr>
                <w:sz w:val="20"/>
                <w:szCs w:val="20"/>
              </w:rPr>
            </w:pPr>
            <w:r>
              <w:rPr>
                <w:sz w:val="20"/>
                <w:szCs w:val="20"/>
              </w:rPr>
              <w:t>Throughout project.</w:t>
            </w:r>
          </w:p>
        </w:tc>
        <w:tc>
          <w:tcPr>
            <w:tcW w:w="2268" w:type="dxa"/>
            <w:tcBorders>
              <w:top w:val="single" w:sz="4" w:space="0" w:color="auto"/>
              <w:left w:val="single" w:sz="4" w:space="0" w:color="auto"/>
              <w:bottom w:val="single" w:sz="4" w:space="0" w:color="auto"/>
              <w:right w:val="single" w:sz="4" w:space="0" w:color="auto"/>
            </w:tcBorders>
            <w:hideMark/>
          </w:tcPr>
          <w:p w14:paraId="471EDC88" w14:textId="77777777" w:rsidR="002E4DA9" w:rsidRDefault="002E4DA9">
            <w:pPr>
              <w:rPr>
                <w:sz w:val="20"/>
                <w:szCs w:val="20"/>
              </w:rPr>
            </w:pPr>
            <w:r>
              <w:rPr>
                <w:sz w:val="20"/>
                <w:szCs w:val="20"/>
              </w:rPr>
              <w:t>The less time available, the fewer tasks can be completed.</w:t>
            </w:r>
          </w:p>
        </w:tc>
        <w:tc>
          <w:tcPr>
            <w:tcW w:w="2551" w:type="dxa"/>
            <w:tcBorders>
              <w:top w:val="single" w:sz="4" w:space="0" w:color="auto"/>
              <w:left w:val="single" w:sz="4" w:space="0" w:color="auto"/>
              <w:bottom w:val="single" w:sz="4" w:space="0" w:color="auto"/>
              <w:right w:val="single" w:sz="4" w:space="0" w:color="auto"/>
            </w:tcBorders>
            <w:hideMark/>
          </w:tcPr>
          <w:p w14:paraId="05FF278D" w14:textId="77777777" w:rsidR="002E4DA9" w:rsidRDefault="002E4DA9">
            <w:pPr>
              <w:rPr>
                <w:sz w:val="20"/>
                <w:szCs w:val="20"/>
              </w:rPr>
            </w:pPr>
            <w:r>
              <w:rPr>
                <w:sz w:val="20"/>
                <w:szCs w:val="20"/>
              </w:rPr>
              <w:t>Cannot ensure time but can try to get ahead on tasks in case of any complications.</w:t>
            </w:r>
          </w:p>
        </w:tc>
      </w:tr>
      <w:tr w:rsidR="002E4DA9" w14:paraId="77B98A43" w14:textId="77777777" w:rsidTr="002E4DA9">
        <w:tc>
          <w:tcPr>
            <w:tcW w:w="1042" w:type="dxa"/>
            <w:tcBorders>
              <w:top w:val="single" w:sz="4" w:space="0" w:color="auto"/>
              <w:left w:val="single" w:sz="4" w:space="0" w:color="auto"/>
              <w:bottom w:val="single" w:sz="4" w:space="0" w:color="auto"/>
              <w:right w:val="single" w:sz="4" w:space="0" w:color="auto"/>
            </w:tcBorders>
            <w:hideMark/>
          </w:tcPr>
          <w:p w14:paraId="273E87E7" w14:textId="77777777" w:rsidR="002E4DA9" w:rsidRDefault="002E4DA9">
            <w:pPr>
              <w:rPr>
                <w:sz w:val="20"/>
                <w:szCs w:val="20"/>
              </w:rPr>
            </w:pPr>
            <w:r>
              <w:rPr>
                <w:sz w:val="20"/>
                <w:szCs w:val="20"/>
              </w:rPr>
              <w:t>PC</w:t>
            </w:r>
          </w:p>
        </w:tc>
        <w:tc>
          <w:tcPr>
            <w:tcW w:w="1505" w:type="dxa"/>
            <w:tcBorders>
              <w:top w:val="single" w:sz="4" w:space="0" w:color="auto"/>
              <w:left w:val="single" w:sz="4" w:space="0" w:color="auto"/>
              <w:bottom w:val="single" w:sz="4" w:space="0" w:color="auto"/>
              <w:right w:val="single" w:sz="4" w:space="0" w:color="auto"/>
            </w:tcBorders>
            <w:hideMark/>
          </w:tcPr>
          <w:p w14:paraId="24F078A5" w14:textId="77777777" w:rsidR="002E4DA9" w:rsidRDefault="002E4DA9">
            <w:pPr>
              <w:rPr>
                <w:sz w:val="20"/>
                <w:szCs w:val="20"/>
              </w:rPr>
            </w:pPr>
            <w:r>
              <w:rPr>
                <w:sz w:val="20"/>
                <w:szCs w:val="20"/>
              </w:rPr>
              <w:t>To complete all tasks, requires pc availability.</w:t>
            </w:r>
          </w:p>
        </w:tc>
        <w:tc>
          <w:tcPr>
            <w:tcW w:w="1701" w:type="dxa"/>
            <w:tcBorders>
              <w:top w:val="single" w:sz="4" w:space="0" w:color="auto"/>
              <w:left w:val="single" w:sz="4" w:space="0" w:color="auto"/>
              <w:bottom w:val="single" w:sz="4" w:space="0" w:color="auto"/>
              <w:right w:val="single" w:sz="4" w:space="0" w:color="auto"/>
            </w:tcBorders>
            <w:hideMark/>
          </w:tcPr>
          <w:p w14:paraId="38510F9C" w14:textId="77777777" w:rsidR="002E4DA9" w:rsidRDefault="002E4DA9">
            <w:pPr>
              <w:rPr>
                <w:sz w:val="20"/>
                <w:szCs w:val="20"/>
              </w:rPr>
            </w:pPr>
            <w:r>
              <w:rPr>
                <w:sz w:val="20"/>
                <w:szCs w:val="20"/>
              </w:rPr>
              <w:t>Throughout project.</w:t>
            </w:r>
          </w:p>
        </w:tc>
        <w:tc>
          <w:tcPr>
            <w:tcW w:w="2268" w:type="dxa"/>
            <w:tcBorders>
              <w:top w:val="single" w:sz="4" w:space="0" w:color="auto"/>
              <w:left w:val="single" w:sz="4" w:space="0" w:color="auto"/>
              <w:bottom w:val="single" w:sz="4" w:space="0" w:color="auto"/>
              <w:right w:val="single" w:sz="4" w:space="0" w:color="auto"/>
            </w:tcBorders>
            <w:hideMark/>
          </w:tcPr>
          <w:p w14:paraId="18D099F5" w14:textId="77777777" w:rsidR="002E4DA9" w:rsidRDefault="002E4DA9">
            <w:pPr>
              <w:rPr>
                <w:sz w:val="20"/>
                <w:szCs w:val="20"/>
              </w:rPr>
            </w:pPr>
            <w:r>
              <w:rPr>
                <w:sz w:val="20"/>
                <w:szCs w:val="20"/>
              </w:rPr>
              <w:t>Whilst no PC is available, most tasks will be unable to be achieved.</w:t>
            </w:r>
          </w:p>
        </w:tc>
        <w:tc>
          <w:tcPr>
            <w:tcW w:w="2551" w:type="dxa"/>
            <w:tcBorders>
              <w:top w:val="single" w:sz="4" w:space="0" w:color="auto"/>
              <w:left w:val="single" w:sz="4" w:space="0" w:color="auto"/>
              <w:bottom w:val="single" w:sz="4" w:space="0" w:color="auto"/>
              <w:right w:val="single" w:sz="4" w:space="0" w:color="auto"/>
            </w:tcBorders>
            <w:hideMark/>
          </w:tcPr>
          <w:p w14:paraId="15AF0E05" w14:textId="77777777" w:rsidR="002E4DA9" w:rsidRDefault="002E4DA9">
            <w:pPr>
              <w:rPr>
                <w:sz w:val="20"/>
                <w:szCs w:val="20"/>
              </w:rPr>
            </w:pPr>
            <w:r>
              <w:rPr>
                <w:sz w:val="20"/>
                <w:szCs w:val="20"/>
              </w:rPr>
              <w:t>I have a desktop and laptop. As a last resort, I can also use my work laptop.</w:t>
            </w:r>
          </w:p>
        </w:tc>
      </w:tr>
      <w:tr w:rsidR="002E4DA9" w14:paraId="7B26D9D0" w14:textId="77777777" w:rsidTr="002E4DA9">
        <w:tc>
          <w:tcPr>
            <w:tcW w:w="1042" w:type="dxa"/>
            <w:tcBorders>
              <w:top w:val="single" w:sz="4" w:space="0" w:color="auto"/>
              <w:left w:val="single" w:sz="4" w:space="0" w:color="auto"/>
              <w:bottom w:val="single" w:sz="4" w:space="0" w:color="auto"/>
              <w:right w:val="single" w:sz="4" w:space="0" w:color="auto"/>
            </w:tcBorders>
            <w:hideMark/>
          </w:tcPr>
          <w:p w14:paraId="23FA323D" w14:textId="77777777" w:rsidR="002E4DA9" w:rsidRDefault="002E4DA9">
            <w:pPr>
              <w:rPr>
                <w:sz w:val="20"/>
                <w:szCs w:val="20"/>
              </w:rPr>
            </w:pPr>
            <w:r>
              <w:rPr>
                <w:sz w:val="20"/>
                <w:szCs w:val="20"/>
              </w:rPr>
              <w:t>Python</w:t>
            </w:r>
          </w:p>
        </w:tc>
        <w:tc>
          <w:tcPr>
            <w:tcW w:w="1505" w:type="dxa"/>
            <w:tcBorders>
              <w:top w:val="single" w:sz="4" w:space="0" w:color="auto"/>
              <w:left w:val="single" w:sz="4" w:space="0" w:color="auto"/>
              <w:bottom w:val="single" w:sz="4" w:space="0" w:color="auto"/>
              <w:right w:val="single" w:sz="4" w:space="0" w:color="auto"/>
            </w:tcBorders>
            <w:hideMark/>
          </w:tcPr>
          <w:p w14:paraId="5066186A" w14:textId="77777777" w:rsidR="002E4DA9" w:rsidRDefault="002E4DA9">
            <w:pPr>
              <w:rPr>
                <w:sz w:val="20"/>
                <w:szCs w:val="20"/>
              </w:rPr>
            </w:pPr>
            <w:r>
              <w:rPr>
                <w:sz w:val="20"/>
                <w:szCs w:val="20"/>
              </w:rPr>
              <w:t>Write the code for the algorithms.</w:t>
            </w:r>
          </w:p>
        </w:tc>
        <w:tc>
          <w:tcPr>
            <w:tcW w:w="1701" w:type="dxa"/>
            <w:tcBorders>
              <w:top w:val="single" w:sz="4" w:space="0" w:color="auto"/>
              <w:left w:val="single" w:sz="4" w:space="0" w:color="auto"/>
              <w:bottom w:val="single" w:sz="4" w:space="0" w:color="auto"/>
              <w:right w:val="single" w:sz="4" w:space="0" w:color="auto"/>
            </w:tcBorders>
            <w:hideMark/>
          </w:tcPr>
          <w:p w14:paraId="77C37492" w14:textId="77777777" w:rsidR="002E4DA9" w:rsidRDefault="002E4DA9">
            <w:pPr>
              <w:rPr>
                <w:sz w:val="20"/>
                <w:szCs w:val="20"/>
              </w:rPr>
            </w:pPr>
            <w:r>
              <w:rPr>
                <w:sz w:val="20"/>
                <w:szCs w:val="20"/>
              </w:rPr>
              <w:t>During CF2-5.</w:t>
            </w:r>
          </w:p>
        </w:tc>
        <w:tc>
          <w:tcPr>
            <w:tcW w:w="2268" w:type="dxa"/>
            <w:tcBorders>
              <w:top w:val="single" w:sz="4" w:space="0" w:color="auto"/>
              <w:left w:val="single" w:sz="4" w:space="0" w:color="auto"/>
              <w:bottom w:val="single" w:sz="4" w:space="0" w:color="auto"/>
              <w:right w:val="single" w:sz="4" w:space="0" w:color="auto"/>
            </w:tcBorders>
            <w:hideMark/>
          </w:tcPr>
          <w:p w14:paraId="205BEB9E" w14:textId="77777777" w:rsidR="002E4DA9" w:rsidRDefault="002E4DA9">
            <w:pPr>
              <w:rPr>
                <w:sz w:val="20"/>
                <w:szCs w:val="20"/>
              </w:rPr>
            </w:pPr>
            <w:r>
              <w:rPr>
                <w:sz w:val="20"/>
                <w:szCs w:val="20"/>
              </w:rPr>
              <w:t>The code for the algorithms will not be able to be written.</w:t>
            </w:r>
          </w:p>
        </w:tc>
        <w:tc>
          <w:tcPr>
            <w:tcW w:w="2551" w:type="dxa"/>
            <w:tcBorders>
              <w:top w:val="single" w:sz="4" w:space="0" w:color="auto"/>
              <w:left w:val="single" w:sz="4" w:space="0" w:color="auto"/>
              <w:bottom w:val="single" w:sz="4" w:space="0" w:color="auto"/>
              <w:right w:val="single" w:sz="4" w:space="0" w:color="auto"/>
            </w:tcBorders>
            <w:hideMark/>
          </w:tcPr>
          <w:p w14:paraId="016AD981" w14:textId="77777777" w:rsidR="002E4DA9" w:rsidRDefault="002E4DA9">
            <w:pPr>
              <w:rPr>
                <w:sz w:val="20"/>
                <w:szCs w:val="20"/>
              </w:rPr>
            </w:pPr>
            <w:r>
              <w:rPr>
                <w:sz w:val="20"/>
                <w:szCs w:val="20"/>
              </w:rPr>
              <w:t>It is installed on all PCs available.</w:t>
            </w:r>
          </w:p>
        </w:tc>
      </w:tr>
      <w:tr w:rsidR="002E4DA9" w14:paraId="033B74AE" w14:textId="77777777" w:rsidTr="002E4DA9">
        <w:tc>
          <w:tcPr>
            <w:tcW w:w="1042" w:type="dxa"/>
            <w:tcBorders>
              <w:top w:val="single" w:sz="4" w:space="0" w:color="auto"/>
              <w:left w:val="single" w:sz="4" w:space="0" w:color="auto"/>
              <w:bottom w:val="single" w:sz="4" w:space="0" w:color="auto"/>
              <w:right w:val="single" w:sz="4" w:space="0" w:color="auto"/>
            </w:tcBorders>
            <w:hideMark/>
          </w:tcPr>
          <w:p w14:paraId="1C7F0A5C" w14:textId="77777777" w:rsidR="002E4DA9" w:rsidRDefault="002E4DA9">
            <w:pPr>
              <w:rPr>
                <w:sz w:val="20"/>
                <w:szCs w:val="20"/>
              </w:rPr>
            </w:pPr>
            <w:r>
              <w:rPr>
                <w:sz w:val="20"/>
                <w:szCs w:val="20"/>
              </w:rPr>
              <w:t>MySQL</w:t>
            </w:r>
          </w:p>
        </w:tc>
        <w:tc>
          <w:tcPr>
            <w:tcW w:w="1505" w:type="dxa"/>
            <w:tcBorders>
              <w:top w:val="single" w:sz="4" w:space="0" w:color="auto"/>
              <w:left w:val="single" w:sz="4" w:space="0" w:color="auto"/>
              <w:bottom w:val="single" w:sz="4" w:space="0" w:color="auto"/>
              <w:right w:val="single" w:sz="4" w:space="0" w:color="auto"/>
            </w:tcBorders>
            <w:hideMark/>
          </w:tcPr>
          <w:p w14:paraId="50BD2BEF" w14:textId="77777777" w:rsidR="002E4DA9" w:rsidRDefault="002E4DA9">
            <w:pPr>
              <w:rPr>
                <w:sz w:val="20"/>
                <w:szCs w:val="20"/>
              </w:rPr>
            </w:pPr>
            <w:r>
              <w:rPr>
                <w:sz w:val="20"/>
                <w:szCs w:val="20"/>
              </w:rPr>
              <w:t>Store the data used for algorithms.</w:t>
            </w:r>
          </w:p>
        </w:tc>
        <w:tc>
          <w:tcPr>
            <w:tcW w:w="1701" w:type="dxa"/>
            <w:tcBorders>
              <w:top w:val="single" w:sz="4" w:space="0" w:color="auto"/>
              <w:left w:val="single" w:sz="4" w:space="0" w:color="auto"/>
              <w:bottom w:val="single" w:sz="4" w:space="0" w:color="auto"/>
              <w:right w:val="single" w:sz="4" w:space="0" w:color="auto"/>
            </w:tcBorders>
            <w:hideMark/>
          </w:tcPr>
          <w:p w14:paraId="044B58BA" w14:textId="77777777" w:rsidR="002E4DA9" w:rsidRDefault="002E4DA9">
            <w:pPr>
              <w:rPr>
                <w:sz w:val="20"/>
                <w:szCs w:val="20"/>
              </w:rPr>
            </w:pPr>
            <w:r>
              <w:rPr>
                <w:sz w:val="20"/>
                <w:szCs w:val="20"/>
              </w:rPr>
              <w:t>Set up in CF1 but will be required from CF1 – CF7.</w:t>
            </w:r>
          </w:p>
        </w:tc>
        <w:tc>
          <w:tcPr>
            <w:tcW w:w="2268" w:type="dxa"/>
            <w:tcBorders>
              <w:top w:val="single" w:sz="4" w:space="0" w:color="auto"/>
              <w:left w:val="single" w:sz="4" w:space="0" w:color="auto"/>
              <w:bottom w:val="single" w:sz="4" w:space="0" w:color="auto"/>
              <w:right w:val="single" w:sz="4" w:space="0" w:color="auto"/>
            </w:tcBorders>
            <w:hideMark/>
          </w:tcPr>
          <w:p w14:paraId="5997966F" w14:textId="77777777" w:rsidR="002E4DA9" w:rsidRDefault="002E4DA9">
            <w:pPr>
              <w:rPr>
                <w:sz w:val="20"/>
                <w:szCs w:val="20"/>
              </w:rPr>
            </w:pPr>
            <w:r>
              <w:rPr>
                <w:sz w:val="20"/>
                <w:szCs w:val="20"/>
              </w:rPr>
              <w:t>The algorithms will have no database to read from.</w:t>
            </w:r>
          </w:p>
        </w:tc>
        <w:tc>
          <w:tcPr>
            <w:tcW w:w="2551" w:type="dxa"/>
            <w:tcBorders>
              <w:top w:val="single" w:sz="4" w:space="0" w:color="auto"/>
              <w:left w:val="single" w:sz="4" w:space="0" w:color="auto"/>
              <w:bottom w:val="single" w:sz="4" w:space="0" w:color="auto"/>
              <w:right w:val="single" w:sz="4" w:space="0" w:color="auto"/>
            </w:tcBorders>
            <w:hideMark/>
          </w:tcPr>
          <w:p w14:paraId="27730960" w14:textId="77777777" w:rsidR="002E4DA9" w:rsidRDefault="002E4DA9">
            <w:pPr>
              <w:rPr>
                <w:sz w:val="20"/>
                <w:szCs w:val="20"/>
              </w:rPr>
            </w:pPr>
            <w:r>
              <w:rPr>
                <w:sz w:val="20"/>
                <w:szCs w:val="20"/>
              </w:rPr>
              <w:t>It is installed on all PCs available.</w:t>
            </w:r>
          </w:p>
        </w:tc>
      </w:tr>
      <w:tr w:rsidR="002E4DA9" w14:paraId="5A83F690" w14:textId="77777777" w:rsidTr="002E4DA9">
        <w:tc>
          <w:tcPr>
            <w:tcW w:w="1042" w:type="dxa"/>
            <w:tcBorders>
              <w:top w:val="single" w:sz="4" w:space="0" w:color="auto"/>
              <w:left w:val="single" w:sz="4" w:space="0" w:color="auto"/>
              <w:bottom w:val="single" w:sz="4" w:space="0" w:color="auto"/>
              <w:right w:val="single" w:sz="4" w:space="0" w:color="auto"/>
            </w:tcBorders>
            <w:hideMark/>
          </w:tcPr>
          <w:p w14:paraId="1AF7F1A8" w14:textId="77777777" w:rsidR="002E4DA9" w:rsidRDefault="002E4DA9">
            <w:pPr>
              <w:rPr>
                <w:sz w:val="20"/>
                <w:szCs w:val="20"/>
              </w:rPr>
            </w:pPr>
            <w:r>
              <w:rPr>
                <w:sz w:val="20"/>
                <w:szCs w:val="20"/>
              </w:rPr>
              <w:t>Premier League data</w:t>
            </w:r>
          </w:p>
        </w:tc>
        <w:tc>
          <w:tcPr>
            <w:tcW w:w="1505" w:type="dxa"/>
            <w:tcBorders>
              <w:top w:val="single" w:sz="4" w:space="0" w:color="auto"/>
              <w:left w:val="single" w:sz="4" w:space="0" w:color="auto"/>
              <w:bottom w:val="single" w:sz="4" w:space="0" w:color="auto"/>
              <w:right w:val="single" w:sz="4" w:space="0" w:color="auto"/>
            </w:tcBorders>
            <w:hideMark/>
          </w:tcPr>
          <w:p w14:paraId="34FE8796" w14:textId="77777777" w:rsidR="002E4DA9" w:rsidRDefault="002E4DA9">
            <w:pPr>
              <w:rPr>
                <w:sz w:val="20"/>
                <w:szCs w:val="20"/>
              </w:rPr>
            </w:pPr>
            <w:r>
              <w:rPr>
                <w:sz w:val="20"/>
                <w:szCs w:val="20"/>
              </w:rPr>
              <w:t>The project is using data from the Premier League for the algorithms.</w:t>
            </w:r>
          </w:p>
        </w:tc>
        <w:tc>
          <w:tcPr>
            <w:tcW w:w="1701" w:type="dxa"/>
            <w:tcBorders>
              <w:top w:val="single" w:sz="4" w:space="0" w:color="auto"/>
              <w:left w:val="single" w:sz="4" w:space="0" w:color="auto"/>
              <w:bottom w:val="single" w:sz="4" w:space="0" w:color="auto"/>
              <w:right w:val="single" w:sz="4" w:space="0" w:color="auto"/>
            </w:tcBorders>
            <w:hideMark/>
          </w:tcPr>
          <w:p w14:paraId="23A44FE6" w14:textId="77777777" w:rsidR="002E4DA9" w:rsidRDefault="002E4DA9">
            <w:pPr>
              <w:rPr>
                <w:sz w:val="20"/>
                <w:szCs w:val="20"/>
              </w:rPr>
            </w:pPr>
            <w:r>
              <w:rPr>
                <w:sz w:val="20"/>
                <w:szCs w:val="20"/>
              </w:rPr>
              <w:t>Pre CF1, it will then be stored in the MySQL database.</w:t>
            </w:r>
          </w:p>
        </w:tc>
        <w:tc>
          <w:tcPr>
            <w:tcW w:w="2268" w:type="dxa"/>
            <w:tcBorders>
              <w:top w:val="single" w:sz="4" w:space="0" w:color="auto"/>
              <w:left w:val="single" w:sz="4" w:space="0" w:color="auto"/>
              <w:bottom w:val="single" w:sz="4" w:space="0" w:color="auto"/>
              <w:right w:val="single" w:sz="4" w:space="0" w:color="auto"/>
            </w:tcBorders>
            <w:hideMark/>
          </w:tcPr>
          <w:p w14:paraId="7199EC30" w14:textId="77777777" w:rsidR="002E4DA9" w:rsidRDefault="002E4DA9">
            <w:pPr>
              <w:rPr>
                <w:sz w:val="20"/>
                <w:szCs w:val="20"/>
              </w:rPr>
            </w:pPr>
            <w:r>
              <w:rPr>
                <w:sz w:val="20"/>
                <w:szCs w:val="20"/>
              </w:rPr>
              <w:t>No data to be used for the algorithms.</w:t>
            </w:r>
          </w:p>
        </w:tc>
        <w:tc>
          <w:tcPr>
            <w:tcW w:w="2551" w:type="dxa"/>
            <w:tcBorders>
              <w:top w:val="single" w:sz="4" w:space="0" w:color="auto"/>
              <w:left w:val="single" w:sz="4" w:space="0" w:color="auto"/>
              <w:bottom w:val="single" w:sz="4" w:space="0" w:color="auto"/>
              <w:right w:val="single" w:sz="4" w:space="0" w:color="auto"/>
            </w:tcBorders>
            <w:hideMark/>
          </w:tcPr>
          <w:p w14:paraId="3906F223" w14:textId="77777777" w:rsidR="002E4DA9" w:rsidRDefault="002E4DA9">
            <w:pPr>
              <w:rPr>
                <w:sz w:val="20"/>
                <w:szCs w:val="20"/>
              </w:rPr>
            </w:pPr>
            <w:r>
              <w:rPr>
                <w:sz w:val="20"/>
                <w:szCs w:val="20"/>
              </w:rPr>
              <w:t>Once gathered and stored in the database, store a copy of the database.</w:t>
            </w:r>
          </w:p>
        </w:tc>
      </w:tr>
      <w:tr w:rsidR="002E4DA9" w14:paraId="539B6F45" w14:textId="77777777" w:rsidTr="002E4DA9">
        <w:tc>
          <w:tcPr>
            <w:tcW w:w="1042" w:type="dxa"/>
            <w:tcBorders>
              <w:top w:val="single" w:sz="4" w:space="0" w:color="auto"/>
              <w:left w:val="single" w:sz="4" w:space="0" w:color="auto"/>
              <w:bottom w:val="single" w:sz="4" w:space="0" w:color="auto"/>
              <w:right w:val="single" w:sz="4" w:space="0" w:color="auto"/>
            </w:tcBorders>
            <w:hideMark/>
          </w:tcPr>
          <w:p w14:paraId="1396E7F4" w14:textId="77777777" w:rsidR="002E4DA9" w:rsidRDefault="002E4DA9">
            <w:pPr>
              <w:rPr>
                <w:sz w:val="20"/>
                <w:szCs w:val="20"/>
              </w:rPr>
            </w:pPr>
            <w:r>
              <w:rPr>
                <w:sz w:val="20"/>
                <w:szCs w:val="20"/>
              </w:rPr>
              <w:t>Information from previous studies</w:t>
            </w:r>
          </w:p>
        </w:tc>
        <w:tc>
          <w:tcPr>
            <w:tcW w:w="1505" w:type="dxa"/>
            <w:tcBorders>
              <w:top w:val="single" w:sz="4" w:space="0" w:color="auto"/>
              <w:left w:val="single" w:sz="4" w:space="0" w:color="auto"/>
              <w:bottom w:val="single" w:sz="4" w:space="0" w:color="auto"/>
              <w:right w:val="single" w:sz="4" w:space="0" w:color="auto"/>
            </w:tcBorders>
            <w:hideMark/>
          </w:tcPr>
          <w:p w14:paraId="1F4D35DD" w14:textId="77777777" w:rsidR="002E4DA9" w:rsidRDefault="002E4DA9">
            <w:pPr>
              <w:rPr>
                <w:sz w:val="20"/>
                <w:szCs w:val="20"/>
              </w:rPr>
            </w:pPr>
            <w:r>
              <w:rPr>
                <w:sz w:val="20"/>
                <w:szCs w:val="20"/>
              </w:rPr>
              <w:t>To understand what went well and not so well for similar projects.</w:t>
            </w:r>
          </w:p>
        </w:tc>
        <w:tc>
          <w:tcPr>
            <w:tcW w:w="1701" w:type="dxa"/>
            <w:tcBorders>
              <w:top w:val="single" w:sz="4" w:space="0" w:color="auto"/>
              <w:left w:val="single" w:sz="4" w:space="0" w:color="auto"/>
              <w:bottom w:val="single" w:sz="4" w:space="0" w:color="auto"/>
              <w:right w:val="single" w:sz="4" w:space="0" w:color="auto"/>
            </w:tcBorders>
            <w:hideMark/>
          </w:tcPr>
          <w:p w14:paraId="701817EE" w14:textId="77777777" w:rsidR="002E4DA9" w:rsidRDefault="002E4DA9">
            <w:pPr>
              <w:rPr>
                <w:sz w:val="20"/>
                <w:szCs w:val="20"/>
              </w:rPr>
            </w:pPr>
            <w:r>
              <w:rPr>
                <w:sz w:val="20"/>
                <w:szCs w:val="20"/>
              </w:rPr>
              <w:t>Studied prior to any real task being completed, used throughout.</w:t>
            </w:r>
          </w:p>
        </w:tc>
        <w:tc>
          <w:tcPr>
            <w:tcW w:w="2268" w:type="dxa"/>
            <w:tcBorders>
              <w:top w:val="single" w:sz="4" w:space="0" w:color="auto"/>
              <w:left w:val="single" w:sz="4" w:space="0" w:color="auto"/>
              <w:bottom w:val="single" w:sz="4" w:space="0" w:color="auto"/>
              <w:right w:val="single" w:sz="4" w:space="0" w:color="auto"/>
            </w:tcBorders>
            <w:hideMark/>
          </w:tcPr>
          <w:p w14:paraId="675AEB96" w14:textId="77777777" w:rsidR="002E4DA9" w:rsidRDefault="002E4DA9">
            <w:pPr>
              <w:rPr>
                <w:sz w:val="20"/>
                <w:szCs w:val="20"/>
              </w:rPr>
            </w:pPr>
            <w:r>
              <w:rPr>
                <w:sz w:val="20"/>
                <w:szCs w:val="20"/>
              </w:rPr>
              <w:t>No knowledge from other teams’ experiences so PLePA may make similar mistakes as other studies which were not investigated.</w:t>
            </w:r>
          </w:p>
        </w:tc>
        <w:tc>
          <w:tcPr>
            <w:tcW w:w="2551" w:type="dxa"/>
            <w:tcBorders>
              <w:top w:val="single" w:sz="4" w:space="0" w:color="auto"/>
              <w:left w:val="single" w:sz="4" w:space="0" w:color="auto"/>
              <w:bottom w:val="single" w:sz="4" w:space="0" w:color="auto"/>
              <w:right w:val="single" w:sz="4" w:space="0" w:color="auto"/>
            </w:tcBorders>
            <w:hideMark/>
          </w:tcPr>
          <w:p w14:paraId="260CC983" w14:textId="77777777" w:rsidR="002E4DA9" w:rsidRDefault="002E4DA9">
            <w:pPr>
              <w:rPr>
                <w:sz w:val="20"/>
                <w:szCs w:val="20"/>
              </w:rPr>
            </w:pPr>
            <w:r>
              <w:rPr>
                <w:sz w:val="20"/>
                <w:szCs w:val="20"/>
              </w:rPr>
              <w:t>Look on the internet and in the library early in the project.</w:t>
            </w:r>
          </w:p>
        </w:tc>
      </w:tr>
    </w:tbl>
    <w:p w14:paraId="14CDE8BC" w14:textId="625DBB38" w:rsidR="006B08AE" w:rsidRDefault="002E4DA9" w:rsidP="006B08AE">
      <w:r>
        <w:t xml:space="preserve">Table </w:t>
      </w:r>
      <w:r w:rsidR="00AB208B">
        <w:t>5</w:t>
      </w:r>
      <w:r>
        <w:t xml:space="preserve"> (Blagg, 2020) A table to show the resources required for PLePA</w:t>
      </w:r>
    </w:p>
    <w:p w14:paraId="3CD19586" w14:textId="567B41F8" w:rsidR="00B30DD7" w:rsidRDefault="00B30DD7" w:rsidP="006B08AE">
      <w:r>
        <w:t>My review of the resources required is below:</w:t>
      </w:r>
    </w:p>
    <w:p w14:paraId="4A2ABF06" w14:textId="39BAADB8" w:rsidR="00B30DD7" w:rsidRDefault="00B30DD7" w:rsidP="00B30DD7">
      <w:pPr>
        <w:pStyle w:val="ListParagraph"/>
        <w:numPr>
          <w:ilvl w:val="0"/>
          <w:numId w:val="12"/>
        </w:numPr>
        <w:spacing w:line="256" w:lineRule="auto"/>
      </w:pPr>
      <w:r>
        <w:t xml:space="preserve">Time has been managed appropriately, as previously stated, and PLePA has kept to schedule where possible, </w:t>
      </w:r>
      <w:r w:rsidR="00ED4640">
        <w:t>with minimal</w:t>
      </w:r>
      <w:r>
        <w:t xml:space="preserve"> changes to the schedule.</w:t>
      </w:r>
    </w:p>
    <w:p w14:paraId="64EF1B73" w14:textId="370F8D6D" w:rsidR="00B30DD7" w:rsidRDefault="00B30DD7" w:rsidP="00B30DD7">
      <w:pPr>
        <w:pStyle w:val="ListParagraph"/>
        <w:numPr>
          <w:ilvl w:val="0"/>
          <w:numId w:val="12"/>
        </w:numPr>
        <w:spacing w:line="256" w:lineRule="auto"/>
      </w:pPr>
      <w:r>
        <w:t xml:space="preserve">There have been no PC issues, </w:t>
      </w:r>
      <w:r w:rsidR="00ED4640">
        <w:t xml:space="preserve">and I </w:t>
      </w:r>
      <w:r>
        <w:t xml:space="preserve">still have </w:t>
      </w:r>
      <w:r w:rsidR="00ED4640">
        <w:t xml:space="preserve">a </w:t>
      </w:r>
      <w:r>
        <w:t>laptop available and all work is stored in GitHub as well as locally.</w:t>
      </w:r>
    </w:p>
    <w:p w14:paraId="43FCF58D" w14:textId="5CBD37F3" w:rsidR="00B30DD7" w:rsidRDefault="00B30DD7" w:rsidP="00B30DD7">
      <w:pPr>
        <w:pStyle w:val="ListParagraph"/>
        <w:numPr>
          <w:ilvl w:val="0"/>
          <w:numId w:val="12"/>
        </w:numPr>
        <w:spacing w:line="256" w:lineRule="auto"/>
      </w:pPr>
      <w:r>
        <w:t xml:space="preserve">Python has been installed everywhere, </w:t>
      </w:r>
      <w:r w:rsidR="00ED4640">
        <w:t xml:space="preserve">with </w:t>
      </w:r>
      <w:r>
        <w:t>no Python issues.</w:t>
      </w:r>
    </w:p>
    <w:p w14:paraId="5A64F5D7" w14:textId="77777777" w:rsidR="00B30DD7" w:rsidRDefault="00B30DD7" w:rsidP="00B30DD7">
      <w:pPr>
        <w:pStyle w:val="ListParagraph"/>
        <w:numPr>
          <w:ilvl w:val="0"/>
          <w:numId w:val="12"/>
        </w:numPr>
        <w:spacing w:line="256" w:lineRule="auto"/>
      </w:pPr>
      <w:r>
        <w:t>MySQL has been installed everywhere, all database files are backed up, the database runs on the main desktop.</w:t>
      </w:r>
    </w:p>
    <w:p w14:paraId="6E382E37" w14:textId="77777777" w:rsidR="00B30DD7" w:rsidRDefault="00B30DD7" w:rsidP="00B30DD7">
      <w:pPr>
        <w:pStyle w:val="ListParagraph"/>
        <w:numPr>
          <w:ilvl w:val="0"/>
          <w:numId w:val="12"/>
        </w:numPr>
        <w:spacing w:line="256" w:lineRule="auto"/>
      </w:pPr>
      <w:r>
        <w:t>All data stored in CSV files and in the database. Backed up to GitHub.</w:t>
      </w:r>
    </w:p>
    <w:p w14:paraId="7C51F082" w14:textId="49A74EC0" w:rsidR="00B30DD7" w:rsidRDefault="00B30DD7" w:rsidP="00B30DD7">
      <w:pPr>
        <w:pStyle w:val="ListParagraph"/>
        <w:numPr>
          <w:ilvl w:val="0"/>
          <w:numId w:val="12"/>
        </w:numPr>
        <w:spacing w:line="256" w:lineRule="auto"/>
      </w:pPr>
      <w:r>
        <w:t>Research has been carried out throughout the project</w:t>
      </w:r>
      <w:r w:rsidR="00ED4640">
        <w:t xml:space="preserve">; </w:t>
      </w:r>
      <w:r>
        <w:t>there was lots of research done at the beginning of PLePA and each CF stage starts with further research.</w:t>
      </w:r>
    </w:p>
    <w:p w14:paraId="7C726433" w14:textId="4F369BB5" w:rsidR="006B08AE" w:rsidRDefault="006B08AE" w:rsidP="006B08AE">
      <w:pPr>
        <w:pStyle w:val="Heading2"/>
      </w:pPr>
      <w:bookmarkStart w:id="36" w:name="_Toc50209189"/>
      <w:r>
        <w:t>2.5 Risks</w:t>
      </w:r>
      <w:bookmarkEnd w:id="36"/>
    </w:p>
    <w:p w14:paraId="62906A24" w14:textId="2731388E" w:rsidR="006B08AE" w:rsidRDefault="002E4DA9" w:rsidP="006B08AE">
      <w:r>
        <w:t xml:space="preserve">The full list of risks can be seen below in Table </w:t>
      </w:r>
      <w:r w:rsidR="00AB208B">
        <w:t>6</w:t>
      </w:r>
      <w:r w:rsidR="00ED4640">
        <w:t>.</w:t>
      </w:r>
      <w:r>
        <w:t xml:space="preserve"> </w:t>
      </w:r>
      <w:r w:rsidR="00ED4640">
        <w:t>T</w:t>
      </w:r>
      <w:r>
        <w:t xml:space="preserve">here are a couple of differences from this list and the initial list, </w:t>
      </w:r>
      <w:r w:rsidR="00ED4640">
        <w:t xml:space="preserve">shown </w:t>
      </w:r>
      <w:r>
        <w:t xml:space="preserve">in Appendix 5. </w:t>
      </w:r>
      <w:r w:rsidR="00284662">
        <w:t xml:space="preserve">A high risk added was the inability to obtain the Premier League </w:t>
      </w:r>
      <w:r w:rsidR="00284662">
        <w:lastRenderedPageBreak/>
        <w:t xml:space="preserve">data required, </w:t>
      </w:r>
      <w:r w:rsidR="00ED4640">
        <w:t xml:space="preserve">as </w:t>
      </w:r>
      <w:r w:rsidR="00284662">
        <w:t xml:space="preserve">PLePA was obviously pivotal on the data being available. The second risk added was time and being able to manage it correctly. </w:t>
      </w:r>
    </w:p>
    <w:tbl>
      <w:tblPr>
        <w:tblStyle w:val="TableGrid"/>
        <w:tblW w:w="9351" w:type="dxa"/>
        <w:tblLook w:val="04A0" w:firstRow="1" w:lastRow="0" w:firstColumn="1" w:lastColumn="0" w:noHBand="0" w:noVBand="1"/>
      </w:tblPr>
      <w:tblGrid>
        <w:gridCol w:w="1413"/>
        <w:gridCol w:w="1134"/>
        <w:gridCol w:w="2145"/>
        <w:gridCol w:w="2098"/>
        <w:gridCol w:w="2561"/>
      </w:tblGrid>
      <w:tr w:rsidR="002E4DA9" w14:paraId="1DCD9B1F" w14:textId="77777777" w:rsidTr="002E4DA9">
        <w:tc>
          <w:tcPr>
            <w:tcW w:w="1413" w:type="dxa"/>
            <w:tcBorders>
              <w:top w:val="single" w:sz="4" w:space="0" w:color="auto"/>
              <w:left w:val="single" w:sz="4" w:space="0" w:color="auto"/>
              <w:bottom w:val="single" w:sz="4" w:space="0" w:color="auto"/>
              <w:right w:val="single" w:sz="4" w:space="0" w:color="auto"/>
            </w:tcBorders>
            <w:hideMark/>
          </w:tcPr>
          <w:p w14:paraId="02FC4828" w14:textId="77777777" w:rsidR="002E4DA9" w:rsidRDefault="002E4DA9">
            <w:pPr>
              <w:rPr>
                <w:u w:val="single"/>
              </w:rPr>
            </w:pPr>
            <w:r>
              <w:rPr>
                <w:u w:val="single"/>
              </w:rPr>
              <w:t>Risk involved</w:t>
            </w:r>
          </w:p>
        </w:tc>
        <w:tc>
          <w:tcPr>
            <w:tcW w:w="1134" w:type="dxa"/>
            <w:tcBorders>
              <w:top w:val="single" w:sz="4" w:space="0" w:color="auto"/>
              <w:left w:val="single" w:sz="4" w:space="0" w:color="auto"/>
              <w:bottom w:val="single" w:sz="4" w:space="0" w:color="auto"/>
              <w:right w:val="single" w:sz="4" w:space="0" w:color="auto"/>
            </w:tcBorders>
            <w:hideMark/>
          </w:tcPr>
          <w:p w14:paraId="2368DEF4" w14:textId="77777777" w:rsidR="002E4DA9" w:rsidRDefault="002E4DA9">
            <w:pPr>
              <w:rPr>
                <w:u w:val="single"/>
              </w:rPr>
            </w:pPr>
            <w:r>
              <w:rPr>
                <w:u w:val="single"/>
              </w:rPr>
              <w:t>Priority – low to high</w:t>
            </w:r>
          </w:p>
        </w:tc>
        <w:tc>
          <w:tcPr>
            <w:tcW w:w="2145" w:type="dxa"/>
            <w:tcBorders>
              <w:top w:val="single" w:sz="4" w:space="0" w:color="auto"/>
              <w:left w:val="single" w:sz="4" w:space="0" w:color="auto"/>
              <w:bottom w:val="single" w:sz="4" w:space="0" w:color="auto"/>
              <w:right w:val="single" w:sz="4" w:space="0" w:color="auto"/>
            </w:tcBorders>
            <w:hideMark/>
          </w:tcPr>
          <w:p w14:paraId="093E07DE" w14:textId="77777777" w:rsidR="002E4DA9" w:rsidRDefault="002E4DA9">
            <w:pPr>
              <w:rPr>
                <w:u w:val="single"/>
              </w:rPr>
            </w:pPr>
            <w:r>
              <w:rPr>
                <w:u w:val="single"/>
              </w:rPr>
              <w:t>Overcome/manage risk</w:t>
            </w:r>
          </w:p>
        </w:tc>
        <w:tc>
          <w:tcPr>
            <w:tcW w:w="2098" w:type="dxa"/>
            <w:tcBorders>
              <w:top w:val="single" w:sz="4" w:space="0" w:color="auto"/>
              <w:left w:val="single" w:sz="4" w:space="0" w:color="auto"/>
              <w:bottom w:val="single" w:sz="4" w:space="0" w:color="auto"/>
              <w:right w:val="single" w:sz="4" w:space="0" w:color="auto"/>
            </w:tcBorders>
            <w:hideMark/>
          </w:tcPr>
          <w:p w14:paraId="2BC0963C" w14:textId="77777777" w:rsidR="002E4DA9" w:rsidRDefault="002E4DA9">
            <w:pPr>
              <w:rPr>
                <w:u w:val="single"/>
              </w:rPr>
            </w:pPr>
            <w:r>
              <w:rPr>
                <w:u w:val="single"/>
              </w:rPr>
              <w:t>What to do if not managed</w:t>
            </w:r>
          </w:p>
        </w:tc>
        <w:tc>
          <w:tcPr>
            <w:tcW w:w="2561" w:type="dxa"/>
            <w:tcBorders>
              <w:top w:val="single" w:sz="4" w:space="0" w:color="auto"/>
              <w:left w:val="single" w:sz="4" w:space="0" w:color="auto"/>
              <w:bottom w:val="single" w:sz="4" w:space="0" w:color="auto"/>
              <w:right w:val="single" w:sz="4" w:space="0" w:color="auto"/>
            </w:tcBorders>
            <w:hideMark/>
          </w:tcPr>
          <w:p w14:paraId="16503352" w14:textId="77777777" w:rsidR="002E4DA9" w:rsidRDefault="002E4DA9">
            <w:pPr>
              <w:rPr>
                <w:u w:val="single"/>
              </w:rPr>
            </w:pPr>
            <w:r>
              <w:rPr>
                <w:u w:val="single"/>
              </w:rPr>
              <w:t>Review of risk</w:t>
            </w:r>
          </w:p>
        </w:tc>
      </w:tr>
      <w:tr w:rsidR="002E4DA9" w14:paraId="2201C267" w14:textId="77777777" w:rsidTr="002E4DA9">
        <w:tc>
          <w:tcPr>
            <w:tcW w:w="1413" w:type="dxa"/>
            <w:tcBorders>
              <w:top w:val="single" w:sz="4" w:space="0" w:color="auto"/>
              <w:left w:val="single" w:sz="4" w:space="0" w:color="auto"/>
              <w:bottom w:val="single" w:sz="4" w:space="0" w:color="auto"/>
              <w:right w:val="single" w:sz="4" w:space="0" w:color="auto"/>
            </w:tcBorders>
            <w:hideMark/>
          </w:tcPr>
          <w:p w14:paraId="73C4AEEE" w14:textId="77777777" w:rsidR="002E4DA9" w:rsidRDefault="002E4DA9">
            <w:pPr>
              <w:rPr>
                <w:sz w:val="20"/>
                <w:szCs w:val="20"/>
              </w:rPr>
            </w:pPr>
            <w:r>
              <w:rPr>
                <w:sz w:val="20"/>
                <w:szCs w:val="20"/>
              </w:rPr>
              <w:t>Planning on a house move.</w:t>
            </w:r>
          </w:p>
        </w:tc>
        <w:tc>
          <w:tcPr>
            <w:tcW w:w="1134" w:type="dxa"/>
            <w:tcBorders>
              <w:top w:val="single" w:sz="4" w:space="0" w:color="auto"/>
              <w:left w:val="single" w:sz="4" w:space="0" w:color="auto"/>
              <w:bottom w:val="single" w:sz="4" w:space="0" w:color="auto"/>
              <w:right w:val="single" w:sz="4" w:space="0" w:color="auto"/>
            </w:tcBorders>
            <w:hideMark/>
          </w:tcPr>
          <w:p w14:paraId="5B77C2EA" w14:textId="77777777" w:rsidR="002E4DA9" w:rsidRDefault="002E4DA9">
            <w:pPr>
              <w:rPr>
                <w:sz w:val="20"/>
                <w:szCs w:val="20"/>
              </w:rPr>
            </w:pPr>
            <w:r>
              <w:rPr>
                <w:sz w:val="20"/>
                <w:szCs w:val="20"/>
              </w:rPr>
              <w:t>Medium</w:t>
            </w:r>
          </w:p>
        </w:tc>
        <w:tc>
          <w:tcPr>
            <w:tcW w:w="2145" w:type="dxa"/>
            <w:tcBorders>
              <w:top w:val="single" w:sz="4" w:space="0" w:color="auto"/>
              <w:left w:val="single" w:sz="4" w:space="0" w:color="auto"/>
              <w:bottom w:val="single" w:sz="4" w:space="0" w:color="auto"/>
              <w:right w:val="single" w:sz="4" w:space="0" w:color="auto"/>
            </w:tcBorders>
            <w:hideMark/>
          </w:tcPr>
          <w:p w14:paraId="1C7D7EED" w14:textId="77777777" w:rsidR="002E4DA9" w:rsidRDefault="002E4DA9">
            <w:pPr>
              <w:rPr>
                <w:sz w:val="20"/>
                <w:szCs w:val="20"/>
              </w:rPr>
            </w:pPr>
            <w:r>
              <w:rPr>
                <w:sz w:val="20"/>
                <w:szCs w:val="20"/>
              </w:rPr>
              <w:t>Get ahead on project when possible, manage time during move.</w:t>
            </w:r>
          </w:p>
        </w:tc>
        <w:tc>
          <w:tcPr>
            <w:tcW w:w="2098" w:type="dxa"/>
            <w:tcBorders>
              <w:top w:val="single" w:sz="4" w:space="0" w:color="auto"/>
              <w:left w:val="single" w:sz="4" w:space="0" w:color="auto"/>
              <w:bottom w:val="single" w:sz="4" w:space="0" w:color="auto"/>
              <w:right w:val="single" w:sz="4" w:space="0" w:color="auto"/>
            </w:tcBorders>
            <w:hideMark/>
          </w:tcPr>
          <w:p w14:paraId="157AFD80" w14:textId="77777777" w:rsidR="002E4DA9" w:rsidRDefault="002E4DA9">
            <w:pPr>
              <w:rPr>
                <w:sz w:val="20"/>
                <w:szCs w:val="20"/>
              </w:rPr>
            </w:pPr>
            <w:r>
              <w:rPr>
                <w:sz w:val="20"/>
                <w:szCs w:val="20"/>
              </w:rPr>
              <w:t>Make up the time after the house move is complete.</w:t>
            </w:r>
          </w:p>
        </w:tc>
        <w:tc>
          <w:tcPr>
            <w:tcW w:w="2561" w:type="dxa"/>
            <w:tcBorders>
              <w:top w:val="single" w:sz="4" w:space="0" w:color="auto"/>
              <w:left w:val="single" w:sz="4" w:space="0" w:color="auto"/>
              <w:bottom w:val="single" w:sz="4" w:space="0" w:color="auto"/>
              <w:right w:val="single" w:sz="4" w:space="0" w:color="auto"/>
            </w:tcBorders>
            <w:hideMark/>
          </w:tcPr>
          <w:p w14:paraId="2A5BE235" w14:textId="77777777" w:rsidR="002E4DA9" w:rsidRDefault="002E4DA9">
            <w:pPr>
              <w:rPr>
                <w:sz w:val="20"/>
                <w:szCs w:val="20"/>
              </w:rPr>
            </w:pPr>
            <w:r>
              <w:rPr>
                <w:sz w:val="20"/>
                <w:szCs w:val="20"/>
              </w:rPr>
              <w:t>Accept – try to manage time accordingly around busy times for house move.</w:t>
            </w:r>
          </w:p>
        </w:tc>
      </w:tr>
      <w:tr w:rsidR="002E4DA9" w14:paraId="13166014" w14:textId="77777777" w:rsidTr="002E4DA9">
        <w:tc>
          <w:tcPr>
            <w:tcW w:w="1413" w:type="dxa"/>
            <w:tcBorders>
              <w:top w:val="single" w:sz="4" w:space="0" w:color="auto"/>
              <w:left w:val="single" w:sz="4" w:space="0" w:color="auto"/>
              <w:bottom w:val="single" w:sz="4" w:space="0" w:color="auto"/>
              <w:right w:val="single" w:sz="4" w:space="0" w:color="auto"/>
            </w:tcBorders>
            <w:hideMark/>
          </w:tcPr>
          <w:p w14:paraId="388BB745" w14:textId="77777777" w:rsidR="002E4DA9" w:rsidRDefault="002E4DA9">
            <w:pPr>
              <w:rPr>
                <w:sz w:val="20"/>
                <w:szCs w:val="20"/>
              </w:rPr>
            </w:pPr>
            <w:r>
              <w:rPr>
                <w:sz w:val="20"/>
                <w:szCs w:val="20"/>
              </w:rPr>
              <w:t>Work travel, 2-4 days a month.</w:t>
            </w:r>
          </w:p>
        </w:tc>
        <w:tc>
          <w:tcPr>
            <w:tcW w:w="1134" w:type="dxa"/>
            <w:tcBorders>
              <w:top w:val="single" w:sz="4" w:space="0" w:color="auto"/>
              <w:left w:val="single" w:sz="4" w:space="0" w:color="auto"/>
              <w:bottom w:val="single" w:sz="4" w:space="0" w:color="auto"/>
              <w:right w:val="single" w:sz="4" w:space="0" w:color="auto"/>
            </w:tcBorders>
            <w:hideMark/>
          </w:tcPr>
          <w:p w14:paraId="6302A157" w14:textId="77777777" w:rsidR="002E4DA9" w:rsidRDefault="002E4DA9">
            <w:pPr>
              <w:rPr>
                <w:sz w:val="20"/>
                <w:szCs w:val="20"/>
              </w:rPr>
            </w:pPr>
            <w:r>
              <w:rPr>
                <w:sz w:val="20"/>
                <w:szCs w:val="20"/>
              </w:rPr>
              <w:t>Low</w:t>
            </w:r>
          </w:p>
        </w:tc>
        <w:tc>
          <w:tcPr>
            <w:tcW w:w="2145" w:type="dxa"/>
            <w:tcBorders>
              <w:top w:val="single" w:sz="4" w:space="0" w:color="auto"/>
              <w:left w:val="single" w:sz="4" w:space="0" w:color="auto"/>
              <w:bottom w:val="single" w:sz="4" w:space="0" w:color="auto"/>
              <w:right w:val="single" w:sz="4" w:space="0" w:color="auto"/>
            </w:tcBorders>
            <w:hideMark/>
          </w:tcPr>
          <w:p w14:paraId="76F4672F" w14:textId="77777777" w:rsidR="002E4DA9" w:rsidRDefault="002E4DA9">
            <w:pPr>
              <w:rPr>
                <w:sz w:val="20"/>
                <w:szCs w:val="20"/>
              </w:rPr>
            </w:pPr>
            <w:r>
              <w:rPr>
                <w:sz w:val="20"/>
                <w:szCs w:val="20"/>
              </w:rPr>
              <w:t>Manage workload accordingly around work travel to get ahead.</w:t>
            </w:r>
          </w:p>
        </w:tc>
        <w:tc>
          <w:tcPr>
            <w:tcW w:w="2098" w:type="dxa"/>
            <w:tcBorders>
              <w:top w:val="single" w:sz="4" w:space="0" w:color="auto"/>
              <w:left w:val="single" w:sz="4" w:space="0" w:color="auto"/>
              <w:bottom w:val="single" w:sz="4" w:space="0" w:color="auto"/>
              <w:right w:val="single" w:sz="4" w:space="0" w:color="auto"/>
            </w:tcBorders>
            <w:hideMark/>
          </w:tcPr>
          <w:p w14:paraId="19277B73" w14:textId="77777777" w:rsidR="002E4DA9" w:rsidRDefault="002E4DA9">
            <w:pPr>
              <w:rPr>
                <w:sz w:val="20"/>
                <w:szCs w:val="20"/>
              </w:rPr>
            </w:pPr>
            <w:r>
              <w:rPr>
                <w:sz w:val="20"/>
                <w:szCs w:val="20"/>
              </w:rPr>
              <w:t>Try to find a bit of extra time following the travel to catch up on project.</w:t>
            </w:r>
          </w:p>
        </w:tc>
        <w:tc>
          <w:tcPr>
            <w:tcW w:w="2561" w:type="dxa"/>
            <w:tcBorders>
              <w:top w:val="single" w:sz="4" w:space="0" w:color="auto"/>
              <w:left w:val="single" w:sz="4" w:space="0" w:color="auto"/>
              <w:bottom w:val="single" w:sz="4" w:space="0" w:color="auto"/>
              <w:right w:val="single" w:sz="4" w:space="0" w:color="auto"/>
            </w:tcBorders>
            <w:hideMark/>
          </w:tcPr>
          <w:p w14:paraId="1AB7AA8B" w14:textId="77777777" w:rsidR="002E4DA9" w:rsidRDefault="002E4DA9">
            <w:pPr>
              <w:rPr>
                <w:sz w:val="20"/>
                <w:szCs w:val="20"/>
              </w:rPr>
            </w:pPr>
            <w:r>
              <w:rPr>
                <w:sz w:val="20"/>
                <w:szCs w:val="20"/>
              </w:rPr>
              <w:t>Accept – try to get ahead before work travel and catch up if needed afterwards.</w:t>
            </w:r>
          </w:p>
        </w:tc>
      </w:tr>
      <w:tr w:rsidR="002E4DA9" w14:paraId="5460FF20" w14:textId="77777777" w:rsidTr="002E4DA9">
        <w:tc>
          <w:tcPr>
            <w:tcW w:w="1413" w:type="dxa"/>
            <w:tcBorders>
              <w:top w:val="single" w:sz="4" w:space="0" w:color="auto"/>
              <w:left w:val="single" w:sz="4" w:space="0" w:color="auto"/>
              <w:bottom w:val="single" w:sz="4" w:space="0" w:color="auto"/>
              <w:right w:val="single" w:sz="4" w:space="0" w:color="auto"/>
            </w:tcBorders>
            <w:hideMark/>
          </w:tcPr>
          <w:p w14:paraId="5C70A0FA" w14:textId="77777777" w:rsidR="002E4DA9" w:rsidRDefault="002E4DA9">
            <w:pPr>
              <w:rPr>
                <w:sz w:val="20"/>
                <w:szCs w:val="20"/>
              </w:rPr>
            </w:pPr>
            <w:r>
              <w:rPr>
                <w:sz w:val="20"/>
                <w:szCs w:val="20"/>
              </w:rPr>
              <w:t>Desktop and laptop failure</w:t>
            </w:r>
          </w:p>
        </w:tc>
        <w:tc>
          <w:tcPr>
            <w:tcW w:w="1134" w:type="dxa"/>
            <w:tcBorders>
              <w:top w:val="single" w:sz="4" w:space="0" w:color="auto"/>
              <w:left w:val="single" w:sz="4" w:space="0" w:color="auto"/>
              <w:bottom w:val="single" w:sz="4" w:space="0" w:color="auto"/>
              <w:right w:val="single" w:sz="4" w:space="0" w:color="auto"/>
            </w:tcBorders>
            <w:hideMark/>
          </w:tcPr>
          <w:p w14:paraId="67DC7C1F" w14:textId="77777777" w:rsidR="002E4DA9" w:rsidRDefault="002E4DA9">
            <w:pPr>
              <w:rPr>
                <w:sz w:val="20"/>
                <w:szCs w:val="20"/>
              </w:rPr>
            </w:pPr>
            <w:r>
              <w:rPr>
                <w:sz w:val="20"/>
                <w:szCs w:val="20"/>
              </w:rPr>
              <w:t>Low</w:t>
            </w:r>
          </w:p>
        </w:tc>
        <w:tc>
          <w:tcPr>
            <w:tcW w:w="2145" w:type="dxa"/>
            <w:tcBorders>
              <w:top w:val="single" w:sz="4" w:space="0" w:color="auto"/>
              <w:left w:val="single" w:sz="4" w:space="0" w:color="auto"/>
              <w:bottom w:val="single" w:sz="4" w:space="0" w:color="auto"/>
              <w:right w:val="single" w:sz="4" w:space="0" w:color="auto"/>
            </w:tcBorders>
            <w:hideMark/>
          </w:tcPr>
          <w:p w14:paraId="1092A148" w14:textId="77777777" w:rsidR="002E4DA9" w:rsidRDefault="002E4DA9">
            <w:pPr>
              <w:rPr>
                <w:sz w:val="20"/>
                <w:szCs w:val="20"/>
              </w:rPr>
            </w:pPr>
            <w:r>
              <w:rPr>
                <w:sz w:val="20"/>
                <w:szCs w:val="20"/>
              </w:rPr>
              <w:t>Data stored at GitHub and locally on both machines.</w:t>
            </w:r>
          </w:p>
        </w:tc>
        <w:tc>
          <w:tcPr>
            <w:tcW w:w="2098" w:type="dxa"/>
            <w:tcBorders>
              <w:top w:val="single" w:sz="4" w:space="0" w:color="auto"/>
              <w:left w:val="single" w:sz="4" w:space="0" w:color="auto"/>
              <w:bottom w:val="single" w:sz="4" w:space="0" w:color="auto"/>
              <w:right w:val="single" w:sz="4" w:space="0" w:color="auto"/>
            </w:tcBorders>
            <w:hideMark/>
          </w:tcPr>
          <w:p w14:paraId="64420FD6" w14:textId="77777777" w:rsidR="002E4DA9" w:rsidRDefault="002E4DA9">
            <w:pPr>
              <w:rPr>
                <w:sz w:val="20"/>
                <w:szCs w:val="20"/>
              </w:rPr>
            </w:pPr>
            <w:r>
              <w:rPr>
                <w:sz w:val="20"/>
                <w:szCs w:val="20"/>
              </w:rPr>
              <w:t>Library work or purchase new laptop/desktop to replace.</w:t>
            </w:r>
          </w:p>
        </w:tc>
        <w:tc>
          <w:tcPr>
            <w:tcW w:w="2561" w:type="dxa"/>
            <w:tcBorders>
              <w:top w:val="single" w:sz="4" w:space="0" w:color="auto"/>
              <w:left w:val="single" w:sz="4" w:space="0" w:color="auto"/>
              <w:bottom w:val="single" w:sz="4" w:space="0" w:color="auto"/>
              <w:right w:val="single" w:sz="4" w:space="0" w:color="auto"/>
            </w:tcBorders>
            <w:hideMark/>
          </w:tcPr>
          <w:p w14:paraId="556665EC" w14:textId="77777777" w:rsidR="002E4DA9" w:rsidRDefault="002E4DA9">
            <w:pPr>
              <w:rPr>
                <w:sz w:val="20"/>
                <w:szCs w:val="20"/>
              </w:rPr>
            </w:pPr>
            <w:r>
              <w:rPr>
                <w:sz w:val="20"/>
                <w:szCs w:val="20"/>
              </w:rPr>
              <w:t>Avoid – Unlikely that both desktop and laptop will fail.</w:t>
            </w:r>
          </w:p>
        </w:tc>
      </w:tr>
      <w:tr w:rsidR="002E4DA9" w14:paraId="56061D2B" w14:textId="77777777" w:rsidTr="002E4DA9">
        <w:tc>
          <w:tcPr>
            <w:tcW w:w="1413" w:type="dxa"/>
            <w:tcBorders>
              <w:top w:val="single" w:sz="4" w:space="0" w:color="auto"/>
              <w:left w:val="single" w:sz="4" w:space="0" w:color="auto"/>
              <w:bottom w:val="single" w:sz="4" w:space="0" w:color="auto"/>
              <w:right w:val="single" w:sz="4" w:space="0" w:color="auto"/>
            </w:tcBorders>
            <w:hideMark/>
          </w:tcPr>
          <w:p w14:paraId="28285A26" w14:textId="77777777" w:rsidR="002E4DA9" w:rsidRDefault="002E4DA9">
            <w:pPr>
              <w:rPr>
                <w:sz w:val="20"/>
                <w:szCs w:val="20"/>
              </w:rPr>
            </w:pPr>
            <w:r>
              <w:rPr>
                <w:sz w:val="20"/>
                <w:szCs w:val="20"/>
              </w:rPr>
              <w:t>Knowledge gap on new Python modules</w:t>
            </w:r>
          </w:p>
        </w:tc>
        <w:tc>
          <w:tcPr>
            <w:tcW w:w="1134" w:type="dxa"/>
            <w:tcBorders>
              <w:top w:val="single" w:sz="4" w:space="0" w:color="auto"/>
              <w:left w:val="single" w:sz="4" w:space="0" w:color="auto"/>
              <w:bottom w:val="single" w:sz="4" w:space="0" w:color="auto"/>
              <w:right w:val="single" w:sz="4" w:space="0" w:color="auto"/>
            </w:tcBorders>
            <w:hideMark/>
          </w:tcPr>
          <w:p w14:paraId="2F173062" w14:textId="77777777" w:rsidR="002E4DA9" w:rsidRDefault="002E4DA9">
            <w:pPr>
              <w:rPr>
                <w:sz w:val="20"/>
                <w:szCs w:val="20"/>
              </w:rPr>
            </w:pPr>
            <w:r>
              <w:rPr>
                <w:sz w:val="20"/>
                <w:szCs w:val="20"/>
              </w:rPr>
              <w:t>High</w:t>
            </w:r>
          </w:p>
        </w:tc>
        <w:tc>
          <w:tcPr>
            <w:tcW w:w="2145" w:type="dxa"/>
            <w:tcBorders>
              <w:top w:val="single" w:sz="4" w:space="0" w:color="auto"/>
              <w:left w:val="single" w:sz="4" w:space="0" w:color="auto"/>
              <w:bottom w:val="single" w:sz="4" w:space="0" w:color="auto"/>
              <w:right w:val="single" w:sz="4" w:space="0" w:color="auto"/>
            </w:tcBorders>
            <w:hideMark/>
          </w:tcPr>
          <w:p w14:paraId="27A7EB81" w14:textId="77777777" w:rsidR="002E4DA9" w:rsidRDefault="002E4DA9">
            <w:pPr>
              <w:rPr>
                <w:sz w:val="20"/>
                <w:szCs w:val="20"/>
              </w:rPr>
            </w:pPr>
            <w:r>
              <w:rPr>
                <w:sz w:val="20"/>
                <w:szCs w:val="20"/>
              </w:rPr>
              <w:t>Research the modules required, also have a Python expert at my work who I can consult with.</w:t>
            </w:r>
          </w:p>
        </w:tc>
        <w:tc>
          <w:tcPr>
            <w:tcW w:w="2098" w:type="dxa"/>
            <w:tcBorders>
              <w:top w:val="single" w:sz="4" w:space="0" w:color="auto"/>
              <w:left w:val="single" w:sz="4" w:space="0" w:color="auto"/>
              <w:bottom w:val="single" w:sz="4" w:space="0" w:color="auto"/>
              <w:right w:val="single" w:sz="4" w:space="0" w:color="auto"/>
            </w:tcBorders>
            <w:hideMark/>
          </w:tcPr>
          <w:p w14:paraId="70028DC6" w14:textId="77777777" w:rsidR="002E4DA9" w:rsidRDefault="002E4DA9">
            <w:pPr>
              <w:rPr>
                <w:sz w:val="20"/>
                <w:szCs w:val="20"/>
              </w:rPr>
            </w:pPr>
            <w:r>
              <w:rPr>
                <w:sz w:val="20"/>
                <w:szCs w:val="20"/>
              </w:rPr>
              <w:t>Lower the detail of the algorithms used.</w:t>
            </w:r>
          </w:p>
        </w:tc>
        <w:tc>
          <w:tcPr>
            <w:tcW w:w="2561" w:type="dxa"/>
            <w:tcBorders>
              <w:top w:val="single" w:sz="4" w:space="0" w:color="auto"/>
              <w:left w:val="single" w:sz="4" w:space="0" w:color="auto"/>
              <w:bottom w:val="single" w:sz="4" w:space="0" w:color="auto"/>
              <w:right w:val="single" w:sz="4" w:space="0" w:color="auto"/>
            </w:tcBorders>
            <w:hideMark/>
          </w:tcPr>
          <w:p w14:paraId="2D05E3EF" w14:textId="77777777" w:rsidR="002E4DA9" w:rsidRDefault="002E4DA9">
            <w:pPr>
              <w:rPr>
                <w:sz w:val="20"/>
                <w:szCs w:val="20"/>
              </w:rPr>
            </w:pPr>
            <w:r>
              <w:rPr>
                <w:sz w:val="20"/>
                <w:szCs w:val="20"/>
              </w:rPr>
              <w:t>Accept – start researching required modules early and learn how to use.</w:t>
            </w:r>
          </w:p>
        </w:tc>
      </w:tr>
      <w:tr w:rsidR="002E4DA9" w14:paraId="2A3B6895" w14:textId="77777777" w:rsidTr="002E4DA9">
        <w:tc>
          <w:tcPr>
            <w:tcW w:w="1413" w:type="dxa"/>
            <w:tcBorders>
              <w:top w:val="single" w:sz="4" w:space="0" w:color="auto"/>
              <w:left w:val="single" w:sz="4" w:space="0" w:color="auto"/>
              <w:bottom w:val="single" w:sz="4" w:space="0" w:color="auto"/>
              <w:right w:val="single" w:sz="4" w:space="0" w:color="auto"/>
            </w:tcBorders>
            <w:hideMark/>
          </w:tcPr>
          <w:p w14:paraId="4399D030" w14:textId="77777777" w:rsidR="002E4DA9" w:rsidRDefault="002E4DA9">
            <w:pPr>
              <w:rPr>
                <w:sz w:val="20"/>
                <w:szCs w:val="20"/>
              </w:rPr>
            </w:pPr>
            <w:r>
              <w:rPr>
                <w:sz w:val="20"/>
                <w:szCs w:val="20"/>
              </w:rPr>
              <w:t>Unable to gain knowledge on report writing</w:t>
            </w:r>
          </w:p>
        </w:tc>
        <w:tc>
          <w:tcPr>
            <w:tcW w:w="1134" w:type="dxa"/>
            <w:tcBorders>
              <w:top w:val="single" w:sz="4" w:space="0" w:color="auto"/>
              <w:left w:val="single" w:sz="4" w:space="0" w:color="auto"/>
              <w:bottom w:val="single" w:sz="4" w:space="0" w:color="auto"/>
              <w:right w:val="single" w:sz="4" w:space="0" w:color="auto"/>
            </w:tcBorders>
            <w:hideMark/>
          </w:tcPr>
          <w:p w14:paraId="7ED4ABE8" w14:textId="77777777" w:rsidR="002E4DA9" w:rsidRDefault="002E4DA9">
            <w:pPr>
              <w:rPr>
                <w:sz w:val="20"/>
                <w:szCs w:val="20"/>
              </w:rPr>
            </w:pPr>
            <w:r>
              <w:rPr>
                <w:sz w:val="20"/>
                <w:szCs w:val="20"/>
              </w:rPr>
              <w:t>High</w:t>
            </w:r>
          </w:p>
        </w:tc>
        <w:tc>
          <w:tcPr>
            <w:tcW w:w="2145" w:type="dxa"/>
            <w:tcBorders>
              <w:top w:val="single" w:sz="4" w:space="0" w:color="auto"/>
              <w:left w:val="single" w:sz="4" w:space="0" w:color="auto"/>
              <w:bottom w:val="single" w:sz="4" w:space="0" w:color="auto"/>
              <w:right w:val="single" w:sz="4" w:space="0" w:color="auto"/>
            </w:tcBorders>
            <w:hideMark/>
          </w:tcPr>
          <w:p w14:paraId="3FD3E7C1" w14:textId="26536738" w:rsidR="002E4DA9" w:rsidRDefault="002E4DA9">
            <w:pPr>
              <w:rPr>
                <w:sz w:val="20"/>
                <w:szCs w:val="20"/>
              </w:rPr>
            </w:pPr>
            <w:r>
              <w:rPr>
                <w:sz w:val="20"/>
                <w:szCs w:val="20"/>
              </w:rPr>
              <w:t>Lots of preparation and research ahead of the EMA</w:t>
            </w:r>
            <w:r w:rsidR="00ED4640">
              <w:rPr>
                <w:sz w:val="20"/>
                <w:szCs w:val="20"/>
              </w:rPr>
              <w:t>;</w:t>
            </w:r>
            <w:r>
              <w:rPr>
                <w:sz w:val="20"/>
                <w:szCs w:val="20"/>
              </w:rPr>
              <w:t xml:space="preserve"> the TMAs are good practice too.</w:t>
            </w:r>
          </w:p>
        </w:tc>
        <w:tc>
          <w:tcPr>
            <w:tcW w:w="2098" w:type="dxa"/>
            <w:tcBorders>
              <w:top w:val="single" w:sz="4" w:space="0" w:color="auto"/>
              <w:left w:val="single" w:sz="4" w:space="0" w:color="auto"/>
              <w:bottom w:val="single" w:sz="4" w:space="0" w:color="auto"/>
              <w:right w:val="single" w:sz="4" w:space="0" w:color="auto"/>
            </w:tcBorders>
            <w:hideMark/>
          </w:tcPr>
          <w:p w14:paraId="3F6EB659" w14:textId="68AB9BB2" w:rsidR="002E4DA9" w:rsidRDefault="002E4DA9">
            <w:pPr>
              <w:rPr>
                <w:sz w:val="20"/>
                <w:szCs w:val="20"/>
              </w:rPr>
            </w:pPr>
            <w:r>
              <w:rPr>
                <w:sz w:val="20"/>
                <w:szCs w:val="20"/>
              </w:rPr>
              <w:t>A poor representation of work done</w:t>
            </w:r>
            <w:r w:rsidR="00ED4640">
              <w:rPr>
                <w:sz w:val="20"/>
                <w:szCs w:val="20"/>
              </w:rPr>
              <w:t xml:space="preserve"> will not</w:t>
            </w:r>
            <w:r>
              <w:rPr>
                <w:sz w:val="20"/>
                <w:szCs w:val="20"/>
              </w:rPr>
              <w:t xml:space="preserve"> be reflective of the work put in in the project.</w:t>
            </w:r>
          </w:p>
        </w:tc>
        <w:tc>
          <w:tcPr>
            <w:tcW w:w="2561" w:type="dxa"/>
            <w:tcBorders>
              <w:top w:val="single" w:sz="4" w:space="0" w:color="auto"/>
              <w:left w:val="single" w:sz="4" w:space="0" w:color="auto"/>
              <w:bottom w:val="single" w:sz="4" w:space="0" w:color="auto"/>
              <w:right w:val="single" w:sz="4" w:space="0" w:color="auto"/>
            </w:tcBorders>
            <w:hideMark/>
          </w:tcPr>
          <w:p w14:paraId="15564901" w14:textId="77777777" w:rsidR="002E4DA9" w:rsidRDefault="002E4DA9">
            <w:pPr>
              <w:rPr>
                <w:sz w:val="20"/>
                <w:szCs w:val="20"/>
              </w:rPr>
            </w:pPr>
            <w:r>
              <w:rPr>
                <w:sz w:val="20"/>
                <w:szCs w:val="20"/>
              </w:rPr>
              <w:t>Avoid – make sure to research and ask for advice from contacts who are good at report writing.</w:t>
            </w:r>
          </w:p>
        </w:tc>
      </w:tr>
      <w:tr w:rsidR="002E4DA9" w14:paraId="22ED6F32" w14:textId="77777777" w:rsidTr="002E4DA9">
        <w:tc>
          <w:tcPr>
            <w:tcW w:w="1413" w:type="dxa"/>
            <w:tcBorders>
              <w:top w:val="single" w:sz="4" w:space="0" w:color="auto"/>
              <w:left w:val="single" w:sz="4" w:space="0" w:color="auto"/>
              <w:bottom w:val="single" w:sz="4" w:space="0" w:color="auto"/>
              <w:right w:val="single" w:sz="4" w:space="0" w:color="auto"/>
            </w:tcBorders>
            <w:hideMark/>
          </w:tcPr>
          <w:p w14:paraId="4427DEF7" w14:textId="77777777" w:rsidR="002E4DA9" w:rsidRDefault="002E4DA9">
            <w:pPr>
              <w:rPr>
                <w:sz w:val="20"/>
                <w:szCs w:val="20"/>
              </w:rPr>
            </w:pPr>
            <w:r>
              <w:rPr>
                <w:sz w:val="20"/>
                <w:szCs w:val="20"/>
              </w:rPr>
              <w:t>Unable to obtain Premier League data</w:t>
            </w:r>
          </w:p>
        </w:tc>
        <w:tc>
          <w:tcPr>
            <w:tcW w:w="1134" w:type="dxa"/>
            <w:tcBorders>
              <w:top w:val="single" w:sz="4" w:space="0" w:color="auto"/>
              <w:left w:val="single" w:sz="4" w:space="0" w:color="auto"/>
              <w:bottom w:val="single" w:sz="4" w:space="0" w:color="auto"/>
              <w:right w:val="single" w:sz="4" w:space="0" w:color="auto"/>
            </w:tcBorders>
            <w:hideMark/>
          </w:tcPr>
          <w:p w14:paraId="48A18478" w14:textId="77777777" w:rsidR="002E4DA9" w:rsidRDefault="002E4DA9">
            <w:pPr>
              <w:rPr>
                <w:sz w:val="20"/>
                <w:szCs w:val="20"/>
              </w:rPr>
            </w:pPr>
            <w:r>
              <w:rPr>
                <w:sz w:val="20"/>
                <w:szCs w:val="20"/>
              </w:rPr>
              <w:t>High</w:t>
            </w:r>
          </w:p>
        </w:tc>
        <w:tc>
          <w:tcPr>
            <w:tcW w:w="2145" w:type="dxa"/>
            <w:tcBorders>
              <w:top w:val="single" w:sz="4" w:space="0" w:color="auto"/>
              <w:left w:val="single" w:sz="4" w:space="0" w:color="auto"/>
              <w:bottom w:val="single" w:sz="4" w:space="0" w:color="auto"/>
              <w:right w:val="single" w:sz="4" w:space="0" w:color="auto"/>
            </w:tcBorders>
            <w:hideMark/>
          </w:tcPr>
          <w:p w14:paraId="7763C828" w14:textId="77777777" w:rsidR="002E4DA9" w:rsidRDefault="002E4DA9">
            <w:pPr>
              <w:rPr>
                <w:sz w:val="20"/>
                <w:szCs w:val="20"/>
              </w:rPr>
            </w:pPr>
            <w:r>
              <w:rPr>
                <w:sz w:val="20"/>
                <w:szCs w:val="20"/>
              </w:rPr>
              <w:t>Ensure the data is available and download onto PC before lost.</w:t>
            </w:r>
          </w:p>
        </w:tc>
        <w:tc>
          <w:tcPr>
            <w:tcW w:w="2098" w:type="dxa"/>
            <w:tcBorders>
              <w:top w:val="single" w:sz="4" w:space="0" w:color="auto"/>
              <w:left w:val="single" w:sz="4" w:space="0" w:color="auto"/>
              <w:bottom w:val="single" w:sz="4" w:space="0" w:color="auto"/>
              <w:right w:val="single" w:sz="4" w:space="0" w:color="auto"/>
            </w:tcBorders>
            <w:hideMark/>
          </w:tcPr>
          <w:p w14:paraId="4A029B32" w14:textId="77777777" w:rsidR="002E4DA9" w:rsidRDefault="002E4DA9">
            <w:pPr>
              <w:rPr>
                <w:sz w:val="20"/>
                <w:szCs w:val="20"/>
              </w:rPr>
            </w:pPr>
            <w:r>
              <w:rPr>
                <w:sz w:val="20"/>
                <w:szCs w:val="20"/>
              </w:rPr>
              <w:t>No data available for the project, very difficult to continue</w:t>
            </w:r>
          </w:p>
        </w:tc>
        <w:tc>
          <w:tcPr>
            <w:tcW w:w="2561" w:type="dxa"/>
            <w:tcBorders>
              <w:top w:val="single" w:sz="4" w:space="0" w:color="auto"/>
              <w:left w:val="single" w:sz="4" w:space="0" w:color="auto"/>
              <w:bottom w:val="single" w:sz="4" w:space="0" w:color="auto"/>
              <w:right w:val="single" w:sz="4" w:space="0" w:color="auto"/>
            </w:tcBorders>
            <w:hideMark/>
          </w:tcPr>
          <w:p w14:paraId="61089FF5" w14:textId="77777777" w:rsidR="002E4DA9" w:rsidRDefault="002E4DA9">
            <w:pPr>
              <w:rPr>
                <w:sz w:val="20"/>
                <w:szCs w:val="20"/>
              </w:rPr>
            </w:pPr>
            <w:r>
              <w:rPr>
                <w:sz w:val="20"/>
                <w:szCs w:val="20"/>
              </w:rPr>
              <w:t>Avoid – it would be disastrous to not obtain the data required.</w:t>
            </w:r>
          </w:p>
        </w:tc>
      </w:tr>
      <w:tr w:rsidR="002E4DA9" w14:paraId="03341A9C" w14:textId="77777777" w:rsidTr="002E4DA9">
        <w:tc>
          <w:tcPr>
            <w:tcW w:w="1413" w:type="dxa"/>
            <w:tcBorders>
              <w:top w:val="single" w:sz="4" w:space="0" w:color="auto"/>
              <w:left w:val="single" w:sz="4" w:space="0" w:color="auto"/>
              <w:bottom w:val="single" w:sz="4" w:space="0" w:color="auto"/>
              <w:right w:val="single" w:sz="4" w:space="0" w:color="auto"/>
            </w:tcBorders>
            <w:hideMark/>
          </w:tcPr>
          <w:p w14:paraId="09CF87F1" w14:textId="77777777" w:rsidR="002E4DA9" w:rsidRDefault="002E4DA9">
            <w:pPr>
              <w:rPr>
                <w:sz w:val="20"/>
                <w:szCs w:val="20"/>
              </w:rPr>
            </w:pPr>
            <w:r>
              <w:rPr>
                <w:sz w:val="20"/>
                <w:szCs w:val="20"/>
              </w:rPr>
              <w:t>Time</w:t>
            </w:r>
          </w:p>
        </w:tc>
        <w:tc>
          <w:tcPr>
            <w:tcW w:w="1134" w:type="dxa"/>
            <w:tcBorders>
              <w:top w:val="single" w:sz="4" w:space="0" w:color="auto"/>
              <w:left w:val="single" w:sz="4" w:space="0" w:color="auto"/>
              <w:bottom w:val="single" w:sz="4" w:space="0" w:color="auto"/>
              <w:right w:val="single" w:sz="4" w:space="0" w:color="auto"/>
            </w:tcBorders>
            <w:hideMark/>
          </w:tcPr>
          <w:p w14:paraId="799ED38E" w14:textId="77777777" w:rsidR="002E4DA9" w:rsidRDefault="002E4DA9">
            <w:pPr>
              <w:rPr>
                <w:sz w:val="20"/>
                <w:szCs w:val="20"/>
              </w:rPr>
            </w:pPr>
            <w:r>
              <w:rPr>
                <w:sz w:val="20"/>
                <w:szCs w:val="20"/>
              </w:rPr>
              <w:t>Medium</w:t>
            </w:r>
          </w:p>
        </w:tc>
        <w:tc>
          <w:tcPr>
            <w:tcW w:w="2145" w:type="dxa"/>
            <w:tcBorders>
              <w:top w:val="single" w:sz="4" w:space="0" w:color="auto"/>
              <w:left w:val="single" w:sz="4" w:space="0" w:color="auto"/>
              <w:bottom w:val="single" w:sz="4" w:space="0" w:color="auto"/>
              <w:right w:val="single" w:sz="4" w:space="0" w:color="auto"/>
            </w:tcBorders>
            <w:hideMark/>
          </w:tcPr>
          <w:p w14:paraId="5D26F8D4" w14:textId="77777777" w:rsidR="002E4DA9" w:rsidRDefault="002E4DA9">
            <w:pPr>
              <w:rPr>
                <w:sz w:val="20"/>
                <w:szCs w:val="20"/>
              </w:rPr>
            </w:pPr>
            <w:r>
              <w:rPr>
                <w:sz w:val="20"/>
                <w:szCs w:val="20"/>
              </w:rPr>
              <w:t>Manage time correctly, try to productive when working and keep up with the schedule.</w:t>
            </w:r>
          </w:p>
        </w:tc>
        <w:tc>
          <w:tcPr>
            <w:tcW w:w="2098" w:type="dxa"/>
            <w:tcBorders>
              <w:top w:val="single" w:sz="4" w:space="0" w:color="auto"/>
              <w:left w:val="single" w:sz="4" w:space="0" w:color="auto"/>
              <w:bottom w:val="single" w:sz="4" w:space="0" w:color="auto"/>
              <w:right w:val="single" w:sz="4" w:space="0" w:color="auto"/>
            </w:tcBorders>
            <w:hideMark/>
          </w:tcPr>
          <w:p w14:paraId="3B24BBCD" w14:textId="77777777" w:rsidR="002E4DA9" w:rsidRDefault="002E4DA9">
            <w:pPr>
              <w:rPr>
                <w:sz w:val="20"/>
                <w:szCs w:val="20"/>
              </w:rPr>
            </w:pPr>
            <w:r>
              <w:rPr>
                <w:sz w:val="20"/>
                <w:szCs w:val="20"/>
              </w:rPr>
              <w:t>Project may fall behind, and milestones may not be met. The project could be unfinished.</w:t>
            </w:r>
          </w:p>
        </w:tc>
        <w:tc>
          <w:tcPr>
            <w:tcW w:w="2561" w:type="dxa"/>
            <w:tcBorders>
              <w:top w:val="single" w:sz="4" w:space="0" w:color="auto"/>
              <w:left w:val="single" w:sz="4" w:space="0" w:color="auto"/>
              <w:bottom w:val="single" w:sz="4" w:space="0" w:color="auto"/>
              <w:right w:val="single" w:sz="4" w:space="0" w:color="auto"/>
            </w:tcBorders>
            <w:hideMark/>
          </w:tcPr>
          <w:p w14:paraId="0B4578B3" w14:textId="77777777" w:rsidR="002E4DA9" w:rsidRDefault="002E4DA9">
            <w:pPr>
              <w:rPr>
                <w:sz w:val="20"/>
                <w:szCs w:val="20"/>
              </w:rPr>
            </w:pPr>
            <w:r>
              <w:rPr>
                <w:sz w:val="20"/>
                <w:szCs w:val="20"/>
              </w:rPr>
              <w:t>Accept – manage time appropriately, try not to fall too far behind on schedule. If behind on schedule, try to catch up.</w:t>
            </w:r>
          </w:p>
        </w:tc>
      </w:tr>
    </w:tbl>
    <w:p w14:paraId="00ED9344" w14:textId="00F0BB26" w:rsidR="002E4DA9" w:rsidRDefault="002E4DA9" w:rsidP="002E4DA9">
      <w:r>
        <w:t xml:space="preserve">Table </w:t>
      </w:r>
      <w:r w:rsidR="00AB208B">
        <w:t>6</w:t>
      </w:r>
      <w:r>
        <w:t xml:space="preserve"> (Blagg, 2020) A table to show the risks to be manage for PLePA</w:t>
      </w:r>
    </w:p>
    <w:p w14:paraId="7133090E" w14:textId="3B3B803C" w:rsidR="00B30DD7" w:rsidRDefault="00B30DD7" w:rsidP="002E4DA9">
      <w:r>
        <w:t>The review of the risks to PLePA is below.</w:t>
      </w:r>
    </w:p>
    <w:p w14:paraId="040EE69C" w14:textId="4DE64318" w:rsidR="00B30DD7" w:rsidRDefault="00B30DD7" w:rsidP="00B30DD7">
      <w:pPr>
        <w:pStyle w:val="ListParagraph"/>
        <w:numPr>
          <w:ilvl w:val="0"/>
          <w:numId w:val="13"/>
        </w:numPr>
        <w:spacing w:line="256" w:lineRule="auto"/>
      </w:pPr>
      <w:r>
        <w:t xml:space="preserve">Planning on a house move would have taken up some time, however, due to COVID-19, the house move was cancelled so this is no longer a risk. </w:t>
      </w:r>
    </w:p>
    <w:p w14:paraId="4AB1A72B" w14:textId="249AE0C3" w:rsidR="00B30DD7" w:rsidRDefault="00B30DD7" w:rsidP="00B30DD7">
      <w:pPr>
        <w:pStyle w:val="ListParagraph"/>
        <w:numPr>
          <w:ilvl w:val="0"/>
          <w:numId w:val="13"/>
        </w:numPr>
        <w:spacing w:line="256" w:lineRule="auto"/>
      </w:pPr>
      <w:r>
        <w:t>Work travel has also been cancelled due to COVID-19</w:t>
      </w:r>
      <w:r w:rsidR="00A13D20">
        <w:t>,</w:t>
      </w:r>
      <w:r>
        <w:t xml:space="preserve"> so this is no longer a risk.</w:t>
      </w:r>
    </w:p>
    <w:p w14:paraId="1C66F4D0" w14:textId="15A8BEC5" w:rsidR="00B30DD7" w:rsidRDefault="00B30DD7" w:rsidP="00B30DD7">
      <w:pPr>
        <w:pStyle w:val="ListParagraph"/>
        <w:numPr>
          <w:ilvl w:val="0"/>
          <w:numId w:val="13"/>
        </w:numPr>
        <w:spacing w:line="256" w:lineRule="auto"/>
      </w:pPr>
      <w:r>
        <w:t xml:space="preserve">Desktop and laptop failure, as stated above, there have been no computer related issues. </w:t>
      </w:r>
    </w:p>
    <w:p w14:paraId="34CAA163" w14:textId="193ED0E6" w:rsidR="00B30DD7" w:rsidRDefault="00B30DD7" w:rsidP="00B30DD7">
      <w:pPr>
        <w:pStyle w:val="ListParagraph"/>
        <w:numPr>
          <w:ilvl w:val="0"/>
          <w:numId w:val="13"/>
        </w:numPr>
        <w:spacing w:line="256" w:lineRule="auto"/>
      </w:pPr>
      <w:r>
        <w:t xml:space="preserve">Knowledge gap for new Python modules is being handled by plenty of research being carried at the start of each CF so there is a good understanding of the modules required. </w:t>
      </w:r>
    </w:p>
    <w:p w14:paraId="5C9E13ED" w14:textId="19E0C633" w:rsidR="00B30DD7" w:rsidRDefault="00B30DD7" w:rsidP="00B30DD7">
      <w:pPr>
        <w:pStyle w:val="ListParagraph"/>
        <w:numPr>
          <w:ilvl w:val="0"/>
          <w:numId w:val="13"/>
        </w:numPr>
        <w:spacing w:line="256" w:lineRule="auto"/>
      </w:pPr>
      <w:r>
        <w:t xml:space="preserve">Unable to gain knowledge on report writing has been managed by speaking to my partner who writes plenty of reports in her work. I have also had to write more lengthy documents at work which has improved my report writing. </w:t>
      </w:r>
    </w:p>
    <w:p w14:paraId="376F5772" w14:textId="51C8DD05" w:rsidR="00B30DD7" w:rsidRDefault="00B30DD7" w:rsidP="00B30DD7">
      <w:pPr>
        <w:pStyle w:val="ListParagraph"/>
        <w:numPr>
          <w:ilvl w:val="0"/>
          <w:numId w:val="13"/>
        </w:numPr>
        <w:spacing w:line="256" w:lineRule="auto"/>
      </w:pPr>
      <w:r>
        <w:t xml:space="preserve">Premier league data has been downloaded and </w:t>
      </w:r>
      <w:r w:rsidR="00EA1849">
        <w:t>used, and</w:t>
      </w:r>
      <w:r w:rsidR="007F2F75">
        <w:t xml:space="preserve"> </w:t>
      </w:r>
      <w:r>
        <w:t xml:space="preserve">it is currently stored in the database, </w:t>
      </w:r>
      <w:r w:rsidR="007F2F75">
        <w:t xml:space="preserve">so this is </w:t>
      </w:r>
      <w:r>
        <w:t>no longer a risk.</w:t>
      </w:r>
      <w:r>
        <w:rPr>
          <w:b/>
          <w:bCs/>
          <w:color w:val="FF0000"/>
        </w:rPr>
        <w:t xml:space="preserve"> </w:t>
      </w:r>
    </w:p>
    <w:p w14:paraId="457A7CEA" w14:textId="21D3E8A7" w:rsidR="00B30DD7" w:rsidRDefault="00B30DD7" w:rsidP="00B30DD7">
      <w:pPr>
        <w:pStyle w:val="ListParagraph"/>
        <w:numPr>
          <w:ilvl w:val="0"/>
          <w:numId w:val="13"/>
        </w:numPr>
        <w:spacing w:line="256" w:lineRule="auto"/>
      </w:pPr>
      <w:r>
        <w:t xml:space="preserve">Time, kept to schedule </w:t>
      </w:r>
      <w:r w:rsidR="007F2F75">
        <w:t xml:space="preserve">for the most part </w:t>
      </w:r>
      <w:r>
        <w:t>with no major differences.</w:t>
      </w:r>
    </w:p>
    <w:p w14:paraId="4058CA22" w14:textId="1A711A14" w:rsidR="006B08AE" w:rsidRDefault="006B08AE" w:rsidP="006B08AE">
      <w:pPr>
        <w:pStyle w:val="Heading2"/>
      </w:pPr>
      <w:bookmarkStart w:id="37" w:name="_Toc50209190"/>
      <w:r>
        <w:lastRenderedPageBreak/>
        <w:t>2.</w:t>
      </w:r>
      <w:r w:rsidR="002E4DA9">
        <w:t>6</w:t>
      </w:r>
      <w:r>
        <w:t xml:space="preserve"> Personal review</w:t>
      </w:r>
      <w:bookmarkEnd w:id="37"/>
    </w:p>
    <w:p w14:paraId="137C1A14" w14:textId="721986FB" w:rsidR="00B30DD7" w:rsidRDefault="00B30DD7" w:rsidP="006B08AE">
      <w:r>
        <w:t xml:space="preserve">Overall, the project went </w:t>
      </w:r>
      <w:r w:rsidR="00EA1849">
        <w:t>reasonably well</w:t>
      </w:r>
      <w:r>
        <w:t xml:space="preserve">. I think I dealt with the complications of not being able </w:t>
      </w:r>
      <w:r w:rsidR="007F2F75">
        <w:t xml:space="preserve">to get </w:t>
      </w:r>
      <w:r>
        <w:t>the SVM algorithm working with three classifications in CF4 well and developed a good compromise. I then made it comparable to at least one other algorithm by developing the final algorithm, Naïve Bayes, with both two and three class classification results. That was the main issue experienced within the project.  Other than that issue, the development of the algorithms and creation of databases went quite smoothly</w:t>
      </w:r>
      <w:r w:rsidR="007F2F75">
        <w:t>,</w:t>
      </w:r>
      <w:r>
        <w:t xml:space="preserve"> using my knowledge of Python learnt through work and previous modules with the OU, specifically TM351</w:t>
      </w:r>
      <w:r w:rsidR="007F2F75">
        <w:t>,</w:t>
      </w:r>
      <w:r>
        <w:t xml:space="preserve"> and my knowledge of databases. The support of my tutor throughout the project was very useful, and the communication was mostly each fortnight</w:t>
      </w:r>
      <w:r w:rsidR="007F2F75">
        <w:t xml:space="preserve"> (</w:t>
      </w:r>
      <w:r>
        <w:t xml:space="preserve"> a snippet of the communication can be seen in Appendix 3</w:t>
      </w:r>
      <w:r w:rsidR="007F2F75">
        <w:t>)</w:t>
      </w:r>
      <w:r>
        <w:t>.</w:t>
      </w:r>
      <w:r w:rsidR="00F5400C">
        <w:br/>
        <w:t>I tried my best to follow the BCS Code of conduct (BCS, June 2019) throughout the project</w:t>
      </w:r>
      <w:r w:rsidR="007F2F75">
        <w:t>.</w:t>
      </w:r>
      <w:r w:rsidR="00F5400C">
        <w:t xml:space="preserve"> </w:t>
      </w:r>
      <w:r w:rsidR="007F2F75">
        <w:t>T</w:t>
      </w:r>
      <w:r w:rsidR="00F5400C">
        <w:t xml:space="preserve">his was sometimes difficult to </w:t>
      </w:r>
      <w:r w:rsidR="00954FB5">
        <w:t>manage,</w:t>
      </w:r>
      <w:r w:rsidR="007F2F75">
        <w:t xml:space="preserve"> </w:t>
      </w:r>
      <w:r w:rsidR="00F5400C">
        <w:t>and I had to go back through work to amend</w:t>
      </w:r>
      <w:r w:rsidR="007F2F75">
        <w:t xml:space="preserve"> it</w:t>
      </w:r>
      <w:r w:rsidR="00F5400C">
        <w:t>. I tried my best to consciously think about it when doing any of my project work</w:t>
      </w:r>
      <w:r w:rsidR="007F2F75">
        <w:t xml:space="preserve"> to avoid this as far as possible</w:t>
      </w:r>
      <w:r w:rsidR="00F5400C">
        <w:t>.</w:t>
      </w:r>
      <w:r>
        <w:br/>
        <w:t xml:space="preserve">The skills required for PLePA can be seen below in Table </w:t>
      </w:r>
      <w:r w:rsidR="00AB208B">
        <w:t>7</w:t>
      </w:r>
      <w:r>
        <w:t xml:space="preserve">, </w:t>
      </w:r>
      <w:r w:rsidR="007F2F75">
        <w:t xml:space="preserve">and </w:t>
      </w:r>
      <w:r>
        <w:t xml:space="preserve">the initial skills list can be seen in Appendix 6. </w:t>
      </w:r>
    </w:p>
    <w:tbl>
      <w:tblPr>
        <w:tblStyle w:val="TableGrid"/>
        <w:tblW w:w="9351" w:type="dxa"/>
        <w:tblLook w:val="04A0" w:firstRow="1" w:lastRow="0" w:firstColumn="1" w:lastColumn="0" w:noHBand="0" w:noVBand="1"/>
      </w:tblPr>
      <w:tblGrid>
        <w:gridCol w:w="1298"/>
        <w:gridCol w:w="1477"/>
        <w:gridCol w:w="1665"/>
        <w:gridCol w:w="2189"/>
        <w:gridCol w:w="2722"/>
      </w:tblGrid>
      <w:tr w:rsidR="002E4DA9" w14:paraId="6AF25CE4" w14:textId="77777777" w:rsidTr="00B75C76">
        <w:tc>
          <w:tcPr>
            <w:tcW w:w="1298" w:type="dxa"/>
            <w:tcBorders>
              <w:top w:val="single" w:sz="4" w:space="0" w:color="auto"/>
              <w:left w:val="single" w:sz="4" w:space="0" w:color="auto"/>
              <w:bottom w:val="single" w:sz="4" w:space="0" w:color="auto"/>
              <w:right w:val="single" w:sz="4" w:space="0" w:color="auto"/>
            </w:tcBorders>
            <w:hideMark/>
          </w:tcPr>
          <w:p w14:paraId="522C766C" w14:textId="77777777" w:rsidR="002E4DA9" w:rsidRDefault="002E4DA9" w:rsidP="00B75C76">
            <w:pPr>
              <w:rPr>
                <w:u w:val="single"/>
              </w:rPr>
            </w:pPr>
            <w:r>
              <w:rPr>
                <w:u w:val="single"/>
              </w:rPr>
              <w:t>Skill</w:t>
            </w:r>
          </w:p>
        </w:tc>
        <w:tc>
          <w:tcPr>
            <w:tcW w:w="1477" w:type="dxa"/>
            <w:tcBorders>
              <w:top w:val="single" w:sz="4" w:space="0" w:color="auto"/>
              <w:left w:val="single" w:sz="4" w:space="0" w:color="auto"/>
              <w:bottom w:val="single" w:sz="4" w:space="0" w:color="auto"/>
              <w:right w:val="single" w:sz="4" w:space="0" w:color="auto"/>
            </w:tcBorders>
            <w:hideMark/>
          </w:tcPr>
          <w:p w14:paraId="0EC7E01C" w14:textId="77777777" w:rsidR="002E4DA9" w:rsidRDefault="002E4DA9" w:rsidP="00B75C76">
            <w:pPr>
              <w:rPr>
                <w:u w:val="single"/>
              </w:rPr>
            </w:pPr>
            <w:r>
              <w:rPr>
                <w:u w:val="single"/>
              </w:rPr>
              <w:t>Why needed</w:t>
            </w:r>
          </w:p>
        </w:tc>
        <w:tc>
          <w:tcPr>
            <w:tcW w:w="1665" w:type="dxa"/>
            <w:tcBorders>
              <w:top w:val="single" w:sz="4" w:space="0" w:color="auto"/>
              <w:left w:val="single" w:sz="4" w:space="0" w:color="auto"/>
              <w:bottom w:val="single" w:sz="4" w:space="0" w:color="auto"/>
              <w:right w:val="single" w:sz="4" w:space="0" w:color="auto"/>
            </w:tcBorders>
            <w:hideMark/>
          </w:tcPr>
          <w:p w14:paraId="24ED419A" w14:textId="77777777" w:rsidR="002E4DA9" w:rsidRDefault="002E4DA9" w:rsidP="00B75C76">
            <w:pPr>
              <w:rPr>
                <w:u w:val="single"/>
              </w:rPr>
            </w:pPr>
            <w:r>
              <w:rPr>
                <w:u w:val="single"/>
              </w:rPr>
              <w:t>When needed</w:t>
            </w:r>
          </w:p>
        </w:tc>
        <w:tc>
          <w:tcPr>
            <w:tcW w:w="2189" w:type="dxa"/>
            <w:tcBorders>
              <w:top w:val="single" w:sz="4" w:space="0" w:color="auto"/>
              <w:left w:val="single" w:sz="4" w:space="0" w:color="auto"/>
              <w:bottom w:val="single" w:sz="4" w:space="0" w:color="auto"/>
              <w:right w:val="single" w:sz="4" w:space="0" w:color="auto"/>
            </w:tcBorders>
            <w:hideMark/>
          </w:tcPr>
          <w:p w14:paraId="3CFA89F6" w14:textId="77777777" w:rsidR="002E4DA9" w:rsidRDefault="002E4DA9" w:rsidP="00B75C76">
            <w:pPr>
              <w:rPr>
                <w:u w:val="single"/>
              </w:rPr>
            </w:pPr>
            <w:r>
              <w:rPr>
                <w:u w:val="single"/>
              </w:rPr>
              <w:t>Problems if not available</w:t>
            </w:r>
          </w:p>
        </w:tc>
        <w:tc>
          <w:tcPr>
            <w:tcW w:w="2722" w:type="dxa"/>
            <w:tcBorders>
              <w:top w:val="single" w:sz="4" w:space="0" w:color="auto"/>
              <w:left w:val="single" w:sz="4" w:space="0" w:color="auto"/>
              <w:bottom w:val="single" w:sz="4" w:space="0" w:color="auto"/>
              <w:right w:val="single" w:sz="4" w:space="0" w:color="auto"/>
            </w:tcBorders>
            <w:hideMark/>
          </w:tcPr>
          <w:p w14:paraId="728B741C" w14:textId="77777777" w:rsidR="002E4DA9" w:rsidRDefault="002E4DA9" w:rsidP="00B75C76">
            <w:pPr>
              <w:rPr>
                <w:u w:val="single"/>
              </w:rPr>
            </w:pPr>
            <w:r>
              <w:rPr>
                <w:u w:val="single"/>
              </w:rPr>
              <w:t>How to ensure availability</w:t>
            </w:r>
          </w:p>
        </w:tc>
      </w:tr>
      <w:tr w:rsidR="002E4DA9" w14:paraId="5258322F" w14:textId="77777777" w:rsidTr="00B75C76">
        <w:tc>
          <w:tcPr>
            <w:tcW w:w="1298" w:type="dxa"/>
            <w:tcBorders>
              <w:top w:val="single" w:sz="4" w:space="0" w:color="auto"/>
              <w:left w:val="single" w:sz="4" w:space="0" w:color="auto"/>
              <w:bottom w:val="single" w:sz="4" w:space="0" w:color="auto"/>
              <w:right w:val="single" w:sz="4" w:space="0" w:color="auto"/>
            </w:tcBorders>
            <w:hideMark/>
          </w:tcPr>
          <w:p w14:paraId="6EE28771" w14:textId="77777777" w:rsidR="002E4DA9" w:rsidRDefault="002E4DA9" w:rsidP="00B75C76">
            <w:pPr>
              <w:rPr>
                <w:color w:val="FF0000"/>
                <w:sz w:val="20"/>
                <w:szCs w:val="20"/>
              </w:rPr>
            </w:pPr>
            <w:r>
              <w:rPr>
                <w:sz w:val="20"/>
                <w:szCs w:val="20"/>
              </w:rPr>
              <w:t>Python coding</w:t>
            </w:r>
          </w:p>
        </w:tc>
        <w:tc>
          <w:tcPr>
            <w:tcW w:w="1477" w:type="dxa"/>
            <w:tcBorders>
              <w:top w:val="single" w:sz="4" w:space="0" w:color="auto"/>
              <w:left w:val="single" w:sz="4" w:space="0" w:color="auto"/>
              <w:bottom w:val="single" w:sz="4" w:space="0" w:color="auto"/>
              <w:right w:val="single" w:sz="4" w:space="0" w:color="auto"/>
            </w:tcBorders>
            <w:hideMark/>
          </w:tcPr>
          <w:p w14:paraId="0372FA8F" w14:textId="77777777" w:rsidR="002E4DA9" w:rsidRDefault="002E4DA9" w:rsidP="00B75C76">
            <w:pPr>
              <w:rPr>
                <w:sz w:val="20"/>
                <w:szCs w:val="20"/>
              </w:rPr>
            </w:pPr>
            <w:r>
              <w:rPr>
                <w:sz w:val="20"/>
                <w:szCs w:val="20"/>
              </w:rPr>
              <w:t>Write the code for the algorithms.</w:t>
            </w:r>
          </w:p>
        </w:tc>
        <w:tc>
          <w:tcPr>
            <w:tcW w:w="1665" w:type="dxa"/>
            <w:tcBorders>
              <w:top w:val="single" w:sz="4" w:space="0" w:color="auto"/>
              <w:left w:val="single" w:sz="4" w:space="0" w:color="auto"/>
              <w:bottom w:val="single" w:sz="4" w:space="0" w:color="auto"/>
              <w:right w:val="single" w:sz="4" w:space="0" w:color="auto"/>
            </w:tcBorders>
            <w:hideMark/>
          </w:tcPr>
          <w:p w14:paraId="6D02E0D7" w14:textId="77777777" w:rsidR="002E4DA9" w:rsidRDefault="002E4DA9" w:rsidP="00B75C76">
            <w:pPr>
              <w:rPr>
                <w:sz w:val="20"/>
                <w:szCs w:val="20"/>
              </w:rPr>
            </w:pPr>
            <w:r>
              <w:rPr>
                <w:sz w:val="20"/>
                <w:szCs w:val="20"/>
              </w:rPr>
              <w:t>During CF2-5.</w:t>
            </w:r>
          </w:p>
        </w:tc>
        <w:tc>
          <w:tcPr>
            <w:tcW w:w="2189" w:type="dxa"/>
            <w:tcBorders>
              <w:top w:val="single" w:sz="4" w:space="0" w:color="auto"/>
              <w:left w:val="single" w:sz="4" w:space="0" w:color="auto"/>
              <w:bottom w:val="single" w:sz="4" w:space="0" w:color="auto"/>
              <w:right w:val="single" w:sz="4" w:space="0" w:color="auto"/>
            </w:tcBorders>
            <w:hideMark/>
          </w:tcPr>
          <w:p w14:paraId="22788E58" w14:textId="77777777" w:rsidR="002E4DA9" w:rsidRDefault="002E4DA9" w:rsidP="00B75C76">
            <w:pPr>
              <w:rPr>
                <w:sz w:val="20"/>
                <w:szCs w:val="20"/>
              </w:rPr>
            </w:pPr>
            <w:r>
              <w:rPr>
                <w:sz w:val="20"/>
                <w:szCs w:val="20"/>
              </w:rPr>
              <w:t>The code for the algorithms will not be able to be written.</w:t>
            </w:r>
          </w:p>
        </w:tc>
        <w:tc>
          <w:tcPr>
            <w:tcW w:w="2722" w:type="dxa"/>
            <w:tcBorders>
              <w:top w:val="single" w:sz="4" w:space="0" w:color="auto"/>
              <w:left w:val="single" w:sz="4" w:space="0" w:color="auto"/>
              <w:bottom w:val="single" w:sz="4" w:space="0" w:color="auto"/>
              <w:right w:val="single" w:sz="4" w:space="0" w:color="auto"/>
            </w:tcBorders>
            <w:hideMark/>
          </w:tcPr>
          <w:p w14:paraId="05F991BA" w14:textId="3F020B4A" w:rsidR="002E4DA9" w:rsidRDefault="002E4DA9" w:rsidP="00B75C76">
            <w:pPr>
              <w:rPr>
                <w:sz w:val="20"/>
                <w:szCs w:val="20"/>
              </w:rPr>
            </w:pPr>
            <w:r>
              <w:rPr>
                <w:sz w:val="20"/>
                <w:szCs w:val="20"/>
              </w:rPr>
              <w:t xml:space="preserve">Research </w:t>
            </w:r>
            <w:r w:rsidR="00EA1849">
              <w:rPr>
                <w:sz w:val="20"/>
                <w:szCs w:val="20"/>
              </w:rPr>
              <w:t>unknown</w:t>
            </w:r>
            <w:r>
              <w:rPr>
                <w:sz w:val="20"/>
                <w:szCs w:val="20"/>
              </w:rPr>
              <w:t xml:space="preserve"> additional Python modules which are required.</w:t>
            </w:r>
          </w:p>
        </w:tc>
      </w:tr>
      <w:tr w:rsidR="002E4DA9" w14:paraId="3CFE96BC" w14:textId="77777777" w:rsidTr="00B75C76">
        <w:tc>
          <w:tcPr>
            <w:tcW w:w="1298" w:type="dxa"/>
            <w:tcBorders>
              <w:top w:val="single" w:sz="4" w:space="0" w:color="auto"/>
              <w:left w:val="single" w:sz="4" w:space="0" w:color="auto"/>
              <w:bottom w:val="single" w:sz="4" w:space="0" w:color="auto"/>
              <w:right w:val="single" w:sz="4" w:space="0" w:color="auto"/>
            </w:tcBorders>
            <w:hideMark/>
          </w:tcPr>
          <w:p w14:paraId="1C8A15F6" w14:textId="77777777" w:rsidR="002E4DA9" w:rsidRDefault="002E4DA9" w:rsidP="00B75C76">
            <w:pPr>
              <w:rPr>
                <w:sz w:val="20"/>
                <w:szCs w:val="20"/>
              </w:rPr>
            </w:pPr>
            <w:r>
              <w:rPr>
                <w:sz w:val="20"/>
                <w:szCs w:val="20"/>
              </w:rPr>
              <w:t>SQL coding</w:t>
            </w:r>
          </w:p>
        </w:tc>
        <w:tc>
          <w:tcPr>
            <w:tcW w:w="1477" w:type="dxa"/>
            <w:tcBorders>
              <w:top w:val="single" w:sz="4" w:space="0" w:color="auto"/>
              <w:left w:val="single" w:sz="4" w:space="0" w:color="auto"/>
              <w:bottom w:val="single" w:sz="4" w:space="0" w:color="auto"/>
              <w:right w:val="single" w:sz="4" w:space="0" w:color="auto"/>
            </w:tcBorders>
            <w:hideMark/>
          </w:tcPr>
          <w:p w14:paraId="78792C85" w14:textId="77777777" w:rsidR="002E4DA9" w:rsidRDefault="002E4DA9" w:rsidP="00B75C76">
            <w:pPr>
              <w:rPr>
                <w:sz w:val="20"/>
                <w:szCs w:val="20"/>
              </w:rPr>
            </w:pPr>
            <w:r>
              <w:rPr>
                <w:sz w:val="20"/>
                <w:szCs w:val="20"/>
              </w:rPr>
              <w:t>Write the code for the database.</w:t>
            </w:r>
          </w:p>
        </w:tc>
        <w:tc>
          <w:tcPr>
            <w:tcW w:w="1665" w:type="dxa"/>
            <w:tcBorders>
              <w:top w:val="single" w:sz="4" w:space="0" w:color="auto"/>
              <w:left w:val="single" w:sz="4" w:space="0" w:color="auto"/>
              <w:bottom w:val="single" w:sz="4" w:space="0" w:color="auto"/>
              <w:right w:val="single" w:sz="4" w:space="0" w:color="auto"/>
            </w:tcBorders>
            <w:hideMark/>
          </w:tcPr>
          <w:p w14:paraId="5BADE652" w14:textId="77777777" w:rsidR="002E4DA9" w:rsidRDefault="002E4DA9" w:rsidP="00B75C76">
            <w:pPr>
              <w:rPr>
                <w:sz w:val="20"/>
                <w:szCs w:val="20"/>
              </w:rPr>
            </w:pPr>
            <w:r>
              <w:rPr>
                <w:sz w:val="20"/>
                <w:szCs w:val="20"/>
              </w:rPr>
              <w:t>During CF1.</w:t>
            </w:r>
          </w:p>
        </w:tc>
        <w:tc>
          <w:tcPr>
            <w:tcW w:w="2189" w:type="dxa"/>
            <w:tcBorders>
              <w:top w:val="single" w:sz="4" w:space="0" w:color="auto"/>
              <w:left w:val="single" w:sz="4" w:space="0" w:color="auto"/>
              <w:bottom w:val="single" w:sz="4" w:space="0" w:color="auto"/>
              <w:right w:val="single" w:sz="4" w:space="0" w:color="auto"/>
            </w:tcBorders>
            <w:hideMark/>
          </w:tcPr>
          <w:p w14:paraId="3969C94E" w14:textId="77777777" w:rsidR="002E4DA9" w:rsidRDefault="002E4DA9" w:rsidP="00B75C76">
            <w:pPr>
              <w:rPr>
                <w:sz w:val="20"/>
                <w:szCs w:val="20"/>
              </w:rPr>
            </w:pPr>
            <w:r>
              <w:rPr>
                <w:sz w:val="20"/>
                <w:szCs w:val="20"/>
              </w:rPr>
              <w:t>Unable to create the database structure and insert the data.</w:t>
            </w:r>
          </w:p>
        </w:tc>
        <w:tc>
          <w:tcPr>
            <w:tcW w:w="2722" w:type="dxa"/>
            <w:tcBorders>
              <w:top w:val="single" w:sz="4" w:space="0" w:color="auto"/>
              <w:left w:val="single" w:sz="4" w:space="0" w:color="auto"/>
              <w:bottom w:val="single" w:sz="4" w:space="0" w:color="auto"/>
              <w:right w:val="single" w:sz="4" w:space="0" w:color="auto"/>
            </w:tcBorders>
            <w:hideMark/>
          </w:tcPr>
          <w:p w14:paraId="2A5C964B" w14:textId="77777777" w:rsidR="002E4DA9" w:rsidRDefault="002E4DA9" w:rsidP="00B75C76">
            <w:pPr>
              <w:rPr>
                <w:sz w:val="20"/>
                <w:szCs w:val="20"/>
              </w:rPr>
            </w:pPr>
            <w:r>
              <w:rPr>
                <w:sz w:val="20"/>
                <w:szCs w:val="20"/>
              </w:rPr>
              <w:t>Used in everyday work, fluent in SQL.</w:t>
            </w:r>
          </w:p>
        </w:tc>
      </w:tr>
      <w:tr w:rsidR="002E4DA9" w14:paraId="0A07FACC" w14:textId="77777777" w:rsidTr="00B75C76">
        <w:tc>
          <w:tcPr>
            <w:tcW w:w="1298" w:type="dxa"/>
            <w:tcBorders>
              <w:top w:val="single" w:sz="4" w:space="0" w:color="auto"/>
              <w:left w:val="single" w:sz="4" w:space="0" w:color="auto"/>
              <w:bottom w:val="single" w:sz="4" w:space="0" w:color="auto"/>
              <w:right w:val="single" w:sz="4" w:space="0" w:color="auto"/>
            </w:tcBorders>
            <w:hideMark/>
          </w:tcPr>
          <w:p w14:paraId="0DE97BD2" w14:textId="77777777" w:rsidR="002E4DA9" w:rsidRDefault="002E4DA9" w:rsidP="00B75C76">
            <w:pPr>
              <w:rPr>
                <w:sz w:val="20"/>
                <w:szCs w:val="20"/>
              </w:rPr>
            </w:pPr>
            <w:r>
              <w:rPr>
                <w:sz w:val="20"/>
                <w:szCs w:val="20"/>
              </w:rPr>
              <w:t>Time management</w:t>
            </w:r>
          </w:p>
        </w:tc>
        <w:tc>
          <w:tcPr>
            <w:tcW w:w="1477" w:type="dxa"/>
            <w:tcBorders>
              <w:top w:val="single" w:sz="4" w:space="0" w:color="auto"/>
              <w:left w:val="single" w:sz="4" w:space="0" w:color="auto"/>
              <w:bottom w:val="single" w:sz="4" w:space="0" w:color="auto"/>
              <w:right w:val="single" w:sz="4" w:space="0" w:color="auto"/>
            </w:tcBorders>
            <w:hideMark/>
          </w:tcPr>
          <w:p w14:paraId="513FF2BE" w14:textId="77777777" w:rsidR="002E4DA9" w:rsidRDefault="002E4DA9" w:rsidP="00B75C76">
            <w:pPr>
              <w:rPr>
                <w:sz w:val="20"/>
                <w:szCs w:val="20"/>
              </w:rPr>
            </w:pPr>
            <w:r>
              <w:rPr>
                <w:sz w:val="20"/>
                <w:szCs w:val="20"/>
              </w:rPr>
              <w:t>Ensure milestones are met.</w:t>
            </w:r>
          </w:p>
        </w:tc>
        <w:tc>
          <w:tcPr>
            <w:tcW w:w="1665" w:type="dxa"/>
            <w:tcBorders>
              <w:top w:val="single" w:sz="4" w:space="0" w:color="auto"/>
              <w:left w:val="single" w:sz="4" w:space="0" w:color="auto"/>
              <w:bottom w:val="single" w:sz="4" w:space="0" w:color="auto"/>
              <w:right w:val="single" w:sz="4" w:space="0" w:color="auto"/>
            </w:tcBorders>
            <w:hideMark/>
          </w:tcPr>
          <w:p w14:paraId="1D50397E" w14:textId="77777777" w:rsidR="002E4DA9" w:rsidRDefault="002E4DA9" w:rsidP="00B75C76">
            <w:pPr>
              <w:rPr>
                <w:sz w:val="20"/>
                <w:szCs w:val="20"/>
              </w:rPr>
            </w:pPr>
            <w:r>
              <w:rPr>
                <w:sz w:val="20"/>
                <w:szCs w:val="20"/>
              </w:rPr>
              <w:t>Throughout project.</w:t>
            </w:r>
          </w:p>
        </w:tc>
        <w:tc>
          <w:tcPr>
            <w:tcW w:w="2189" w:type="dxa"/>
            <w:tcBorders>
              <w:top w:val="single" w:sz="4" w:space="0" w:color="auto"/>
              <w:left w:val="single" w:sz="4" w:space="0" w:color="auto"/>
              <w:bottom w:val="single" w:sz="4" w:space="0" w:color="auto"/>
              <w:right w:val="single" w:sz="4" w:space="0" w:color="auto"/>
            </w:tcBorders>
            <w:hideMark/>
          </w:tcPr>
          <w:p w14:paraId="29BA61C7" w14:textId="77777777" w:rsidR="002E4DA9" w:rsidRDefault="002E4DA9" w:rsidP="00B75C76">
            <w:pPr>
              <w:rPr>
                <w:sz w:val="20"/>
                <w:szCs w:val="20"/>
              </w:rPr>
            </w:pPr>
            <w:r>
              <w:rPr>
                <w:sz w:val="20"/>
                <w:szCs w:val="20"/>
              </w:rPr>
              <w:t>Milestones may be missed; project will be incomplete.</w:t>
            </w:r>
          </w:p>
        </w:tc>
        <w:tc>
          <w:tcPr>
            <w:tcW w:w="2722" w:type="dxa"/>
            <w:tcBorders>
              <w:top w:val="single" w:sz="4" w:space="0" w:color="auto"/>
              <w:left w:val="single" w:sz="4" w:space="0" w:color="auto"/>
              <w:bottom w:val="single" w:sz="4" w:space="0" w:color="auto"/>
              <w:right w:val="single" w:sz="4" w:space="0" w:color="auto"/>
            </w:tcBorders>
            <w:hideMark/>
          </w:tcPr>
          <w:p w14:paraId="6E45E250" w14:textId="77777777" w:rsidR="002E4DA9" w:rsidRDefault="002E4DA9" w:rsidP="00B75C76">
            <w:pPr>
              <w:rPr>
                <w:sz w:val="20"/>
                <w:szCs w:val="20"/>
              </w:rPr>
            </w:pPr>
            <w:r>
              <w:rPr>
                <w:sz w:val="20"/>
                <w:szCs w:val="20"/>
              </w:rPr>
              <w:t>Research good time management ideas and seek advice from people with good time management.</w:t>
            </w:r>
          </w:p>
        </w:tc>
      </w:tr>
      <w:tr w:rsidR="002E4DA9" w14:paraId="1C0A3682" w14:textId="77777777" w:rsidTr="00B75C76">
        <w:tc>
          <w:tcPr>
            <w:tcW w:w="1298" w:type="dxa"/>
            <w:tcBorders>
              <w:top w:val="single" w:sz="4" w:space="0" w:color="auto"/>
              <w:left w:val="single" w:sz="4" w:space="0" w:color="auto"/>
              <w:bottom w:val="single" w:sz="4" w:space="0" w:color="auto"/>
              <w:right w:val="single" w:sz="4" w:space="0" w:color="auto"/>
            </w:tcBorders>
            <w:hideMark/>
          </w:tcPr>
          <w:p w14:paraId="6F2D0E97" w14:textId="77777777" w:rsidR="002E4DA9" w:rsidRDefault="002E4DA9" w:rsidP="00B75C76">
            <w:pPr>
              <w:rPr>
                <w:sz w:val="20"/>
                <w:szCs w:val="20"/>
              </w:rPr>
            </w:pPr>
            <w:r>
              <w:rPr>
                <w:sz w:val="20"/>
                <w:szCs w:val="20"/>
              </w:rPr>
              <w:t>Report writing</w:t>
            </w:r>
          </w:p>
        </w:tc>
        <w:tc>
          <w:tcPr>
            <w:tcW w:w="1477" w:type="dxa"/>
            <w:tcBorders>
              <w:top w:val="single" w:sz="4" w:space="0" w:color="auto"/>
              <w:left w:val="single" w:sz="4" w:space="0" w:color="auto"/>
              <w:bottom w:val="single" w:sz="4" w:space="0" w:color="auto"/>
              <w:right w:val="single" w:sz="4" w:space="0" w:color="auto"/>
            </w:tcBorders>
            <w:hideMark/>
          </w:tcPr>
          <w:p w14:paraId="2E95B6AF" w14:textId="77777777" w:rsidR="002E4DA9" w:rsidRDefault="002E4DA9" w:rsidP="00B75C76">
            <w:pPr>
              <w:rPr>
                <w:sz w:val="20"/>
                <w:szCs w:val="20"/>
              </w:rPr>
            </w:pPr>
            <w:r>
              <w:rPr>
                <w:sz w:val="20"/>
                <w:szCs w:val="20"/>
              </w:rPr>
              <w:t>To write TMA1-3 and EMA.</w:t>
            </w:r>
          </w:p>
        </w:tc>
        <w:tc>
          <w:tcPr>
            <w:tcW w:w="1665" w:type="dxa"/>
            <w:tcBorders>
              <w:top w:val="single" w:sz="4" w:space="0" w:color="auto"/>
              <w:left w:val="single" w:sz="4" w:space="0" w:color="auto"/>
              <w:bottom w:val="single" w:sz="4" w:space="0" w:color="auto"/>
              <w:right w:val="single" w:sz="4" w:space="0" w:color="auto"/>
            </w:tcBorders>
            <w:hideMark/>
          </w:tcPr>
          <w:p w14:paraId="408E2CEB" w14:textId="77777777" w:rsidR="002E4DA9" w:rsidRDefault="002E4DA9" w:rsidP="00B75C76">
            <w:pPr>
              <w:rPr>
                <w:sz w:val="20"/>
                <w:szCs w:val="20"/>
              </w:rPr>
            </w:pPr>
            <w:r>
              <w:rPr>
                <w:sz w:val="20"/>
                <w:szCs w:val="20"/>
              </w:rPr>
              <w:t>For all assignments but mainly the EMA.</w:t>
            </w:r>
          </w:p>
        </w:tc>
        <w:tc>
          <w:tcPr>
            <w:tcW w:w="2189" w:type="dxa"/>
            <w:tcBorders>
              <w:top w:val="single" w:sz="4" w:space="0" w:color="auto"/>
              <w:left w:val="single" w:sz="4" w:space="0" w:color="auto"/>
              <w:bottom w:val="single" w:sz="4" w:space="0" w:color="auto"/>
              <w:right w:val="single" w:sz="4" w:space="0" w:color="auto"/>
            </w:tcBorders>
            <w:hideMark/>
          </w:tcPr>
          <w:p w14:paraId="295E08F1" w14:textId="77777777" w:rsidR="002E4DA9" w:rsidRDefault="002E4DA9" w:rsidP="00B75C76">
            <w:pPr>
              <w:rPr>
                <w:sz w:val="20"/>
                <w:szCs w:val="20"/>
              </w:rPr>
            </w:pPr>
            <w:r>
              <w:rPr>
                <w:sz w:val="20"/>
                <w:szCs w:val="20"/>
              </w:rPr>
              <w:t>The quality of writing for TMAs and EMAs will be lacking.</w:t>
            </w:r>
          </w:p>
        </w:tc>
        <w:tc>
          <w:tcPr>
            <w:tcW w:w="2722" w:type="dxa"/>
            <w:tcBorders>
              <w:top w:val="single" w:sz="4" w:space="0" w:color="auto"/>
              <w:left w:val="single" w:sz="4" w:space="0" w:color="auto"/>
              <w:bottom w:val="single" w:sz="4" w:space="0" w:color="auto"/>
              <w:right w:val="single" w:sz="4" w:space="0" w:color="auto"/>
            </w:tcBorders>
            <w:hideMark/>
          </w:tcPr>
          <w:p w14:paraId="1789C9AA" w14:textId="6800CBC1" w:rsidR="002E4DA9" w:rsidRDefault="002E4DA9" w:rsidP="00B75C76">
            <w:pPr>
              <w:rPr>
                <w:sz w:val="20"/>
                <w:szCs w:val="20"/>
              </w:rPr>
            </w:pPr>
            <w:r>
              <w:rPr>
                <w:sz w:val="20"/>
                <w:szCs w:val="20"/>
              </w:rPr>
              <w:t>Research and check previous module’s advice on report writing and read course booklet on the subject</w:t>
            </w:r>
            <w:r w:rsidR="007F2F75">
              <w:rPr>
                <w:sz w:val="20"/>
                <w:szCs w:val="20"/>
              </w:rPr>
              <w:t>.</w:t>
            </w:r>
          </w:p>
        </w:tc>
      </w:tr>
      <w:tr w:rsidR="002E4DA9" w14:paraId="026D78EA" w14:textId="77777777" w:rsidTr="00B75C76">
        <w:trPr>
          <w:trHeight w:val="85"/>
        </w:trPr>
        <w:tc>
          <w:tcPr>
            <w:tcW w:w="1298" w:type="dxa"/>
            <w:tcBorders>
              <w:top w:val="single" w:sz="4" w:space="0" w:color="auto"/>
              <w:left w:val="single" w:sz="4" w:space="0" w:color="auto"/>
              <w:bottom w:val="single" w:sz="4" w:space="0" w:color="auto"/>
              <w:right w:val="single" w:sz="4" w:space="0" w:color="auto"/>
            </w:tcBorders>
            <w:hideMark/>
          </w:tcPr>
          <w:p w14:paraId="4ED9D219" w14:textId="77777777" w:rsidR="002E4DA9" w:rsidRDefault="002E4DA9" w:rsidP="00B75C76">
            <w:pPr>
              <w:rPr>
                <w:sz w:val="20"/>
                <w:szCs w:val="20"/>
              </w:rPr>
            </w:pPr>
            <w:r>
              <w:rPr>
                <w:sz w:val="20"/>
                <w:szCs w:val="20"/>
              </w:rPr>
              <w:t>Researching</w:t>
            </w:r>
          </w:p>
        </w:tc>
        <w:tc>
          <w:tcPr>
            <w:tcW w:w="1477" w:type="dxa"/>
            <w:tcBorders>
              <w:top w:val="single" w:sz="4" w:space="0" w:color="auto"/>
              <w:left w:val="single" w:sz="4" w:space="0" w:color="auto"/>
              <w:bottom w:val="single" w:sz="4" w:space="0" w:color="auto"/>
              <w:right w:val="single" w:sz="4" w:space="0" w:color="auto"/>
            </w:tcBorders>
            <w:hideMark/>
          </w:tcPr>
          <w:p w14:paraId="155DDDC1" w14:textId="01958795" w:rsidR="002E4DA9" w:rsidRDefault="002E4DA9" w:rsidP="00B75C76">
            <w:pPr>
              <w:rPr>
                <w:sz w:val="20"/>
                <w:szCs w:val="20"/>
              </w:rPr>
            </w:pPr>
            <w:r>
              <w:rPr>
                <w:sz w:val="20"/>
                <w:szCs w:val="20"/>
              </w:rPr>
              <w:t>For several tasks to investigate best approach</w:t>
            </w:r>
            <w:r w:rsidR="007F2F75">
              <w:rPr>
                <w:sz w:val="20"/>
                <w:szCs w:val="20"/>
              </w:rPr>
              <w:t>.</w:t>
            </w:r>
          </w:p>
        </w:tc>
        <w:tc>
          <w:tcPr>
            <w:tcW w:w="1665" w:type="dxa"/>
            <w:tcBorders>
              <w:top w:val="single" w:sz="4" w:space="0" w:color="auto"/>
              <w:left w:val="single" w:sz="4" w:space="0" w:color="auto"/>
              <w:bottom w:val="single" w:sz="4" w:space="0" w:color="auto"/>
              <w:right w:val="single" w:sz="4" w:space="0" w:color="auto"/>
            </w:tcBorders>
            <w:hideMark/>
          </w:tcPr>
          <w:p w14:paraId="4D10F254" w14:textId="77777777" w:rsidR="002E4DA9" w:rsidRDefault="002E4DA9" w:rsidP="00B75C76">
            <w:pPr>
              <w:rPr>
                <w:sz w:val="20"/>
                <w:szCs w:val="20"/>
              </w:rPr>
            </w:pPr>
            <w:r>
              <w:rPr>
                <w:sz w:val="20"/>
                <w:szCs w:val="20"/>
              </w:rPr>
              <w:t>Throughout project.</w:t>
            </w:r>
          </w:p>
        </w:tc>
        <w:tc>
          <w:tcPr>
            <w:tcW w:w="2189" w:type="dxa"/>
            <w:tcBorders>
              <w:top w:val="single" w:sz="4" w:space="0" w:color="auto"/>
              <w:left w:val="single" w:sz="4" w:space="0" w:color="auto"/>
              <w:bottom w:val="single" w:sz="4" w:space="0" w:color="auto"/>
              <w:right w:val="single" w:sz="4" w:space="0" w:color="auto"/>
            </w:tcBorders>
            <w:hideMark/>
          </w:tcPr>
          <w:p w14:paraId="1E2D69B8" w14:textId="77777777" w:rsidR="002E4DA9" w:rsidRDefault="002E4DA9" w:rsidP="00B75C76">
            <w:pPr>
              <w:rPr>
                <w:sz w:val="20"/>
                <w:szCs w:val="20"/>
              </w:rPr>
            </w:pPr>
            <w:r>
              <w:rPr>
                <w:sz w:val="20"/>
                <w:szCs w:val="20"/>
              </w:rPr>
              <w:t>Project will suffer due to decisions being made without right information.</w:t>
            </w:r>
          </w:p>
        </w:tc>
        <w:tc>
          <w:tcPr>
            <w:tcW w:w="2722" w:type="dxa"/>
            <w:tcBorders>
              <w:top w:val="single" w:sz="4" w:space="0" w:color="auto"/>
              <w:left w:val="single" w:sz="4" w:space="0" w:color="auto"/>
              <w:bottom w:val="single" w:sz="4" w:space="0" w:color="auto"/>
              <w:right w:val="single" w:sz="4" w:space="0" w:color="auto"/>
            </w:tcBorders>
            <w:hideMark/>
          </w:tcPr>
          <w:p w14:paraId="4F3D6C38" w14:textId="02C65AD8" w:rsidR="002E4DA9" w:rsidRDefault="002E4DA9" w:rsidP="00B75C76">
            <w:pPr>
              <w:rPr>
                <w:sz w:val="20"/>
                <w:szCs w:val="20"/>
              </w:rPr>
            </w:pPr>
            <w:r>
              <w:rPr>
                <w:sz w:val="20"/>
                <w:szCs w:val="20"/>
              </w:rPr>
              <w:t>Look into ideas for researching, the best approaches to research</w:t>
            </w:r>
            <w:r w:rsidR="007F2F75">
              <w:rPr>
                <w:sz w:val="20"/>
                <w:szCs w:val="20"/>
              </w:rPr>
              <w:t>,</w:t>
            </w:r>
            <w:r>
              <w:rPr>
                <w:sz w:val="20"/>
                <w:szCs w:val="20"/>
              </w:rPr>
              <w:t xml:space="preserve"> and read course booklet on the subject</w:t>
            </w:r>
            <w:r w:rsidR="007F2F75">
              <w:rPr>
                <w:sz w:val="20"/>
                <w:szCs w:val="20"/>
              </w:rPr>
              <w:t>.</w:t>
            </w:r>
          </w:p>
        </w:tc>
      </w:tr>
    </w:tbl>
    <w:p w14:paraId="3CC450F2" w14:textId="28491AA8" w:rsidR="002E4DA9" w:rsidRPr="00E56BA0" w:rsidRDefault="002E4DA9" w:rsidP="002E4DA9">
      <w:r>
        <w:t xml:space="preserve">Table </w:t>
      </w:r>
      <w:r w:rsidR="00AB208B">
        <w:t>7</w:t>
      </w:r>
      <w:r>
        <w:t xml:space="preserve"> (Blagg, 2020) A table to show the skills require for PLePA</w:t>
      </w:r>
    </w:p>
    <w:p w14:paraId="571B162E" w14:textId="5CC2B4E6" w:rsidR="002E4DA9" w:rsidRDefault="00A13D20" w:rsidP="006B08AE">
      <w:r>
        <w:t>I will review each skill for PLePA below:</w:t>
      </w:r>
    </w:p>
    <w:p w14:paraId="611B55D8" w14:textId="2D8B1C88" w:rsidR="00A13D20" w:rsidRDefault="00A13D20" w:rsidP="00A13D20">
      <w:pPr>
        <w:pStyle w:val="ListParagraph"/>
        <w:numPr>
          <w:ilvl w:val="0"/>
          <w:numId w:val="14"/>
        </w:numPr>
        <w:spacing w:line="256" w:lineRule="auto"/>
      </w:pPr>
      <w:r>
        <w:t xml:space="preserve">There have not been issues with Python coding and lack of the skill has been resolved by doing research which has not been laborious due to </w:t>
      </w:r>
      <w:r w:rsidR="007F2F75">
        <w:t>my interest in</w:t>
      </w:r>
      <w:r>
        <w:t xml:space="preserve"> writing Python code.</w:t>
      </w:r>
    </w:p>
    <w:p w14:paraId="70B92DE9" w14:textId="77777777" w:rsidR="00A13D20" w:rsidRDefault="00A13D20" w:rsidP="00A13D20">
      <w:pPr>
        <w:pStyle w:val="ListParagraph"/>
        <w:numPr>
          <w:ilvl w:val="0"/>
          <w:numId w:val="14"/>
        </w:numPr>
        <w:spacing w:line="256" w:lineRule="auto"/>
      </w:pPr>
      <w:r>
        <w:t>The SQL for this project was quite basic compared to what I am used to so this skill has not caused any problems.</w:t>
      </w:r>
    </w:p>
    <w:p w14:paraId="0B2339CF" w14:textId="466E1D03" w:rsidR="00A13D20" w:rsidRDefault="00A13D20" w:rsidP="00A13D20">
      <w:pPr>
        <w:pStyle w:val="ListParagraph"/>
        <w:numPr>
          <w:ilvl w:val="0"/>
          <w:numId w:val="14"/>
        </w:numPr>
        <w:spacing w:line="256" w:lineRule="auto"/>
      </w:pPr>
      <w:r>
        <w:t xml:space="preserve">Report writing could be better, </w:t>
      </w:r>
      <w:r w:rsidR="007F2F75">
        <w:t xml:space="preserve">but </w:t>
      </w:r>
      <w:r>
        <w:t>I have worked on this</w:t>
      </w:r>
      <w:r w:rsidR="00F5400C">
        <w:t xml:space="preserve"> </w:t>
      </w:r>
      <w:r>
        <w:t xml:space="preserve">by conversing </w:t>
      </w:r>
      <w:r w:rsidR="007F2F75">
        <w:t xml:space="preserve">with </w:t>
      </w:r>
      <w:r>
        <w:t>and asking for help from my partner.</w:t>
      </w:r>
    </w:p>
    <w:p w14:paraId="616D7EE8" w14:textId="3BA23229" w:rsidR="00A13D20" w:rsidRDefault="00A13D20" w:rsidP="00A13D20">
      <w:pPr>
        <w:pStyle w:val="ListParagraph"/>
        <w:numPr>
          <w:ilvl w:val="0"/>
          <w:numId w:val="14"/>
        </w:numPr>
        <w:spacing w:line="256" w:lineRule="auto"/>
      </w:pPr>
      <w:r>
        <w:t>Researching has been an interesting skill to learn</w:t>
      </w:r>
      <w:r w:rsidR="007F2F75">
        <w:t>.</w:t>
      </w:r>
      <w:r>
        <w:t xml:space="preserve"> </w:t>
      </w:r>
      <w:r w:rsidR="007F2F75">
        <w:t>T</w:t>
      </w:r>
      <w:r>
        <w:t>his could still be better but the more that it is done, the more confident I feel about researching the next part required for the project.</w:t>
      </w:r>
    </w:p>
    <w:p w14:paraId="4797988E" w14:textId="6D09218A" w:rsidR="006B08AE" w:rsidRDefault="006B08AE" w:rsidP="006B08AE">
      <w:pPr>
        <w:pStyle w:val="Heading2"/>
      </w:pPr>
      <w:bookmarkStart w:id="38" w:name="_Toc50209191"/>
      <w:r>
        <w:lastRenderedPageBreak/>
        <w:t>2.</w:t>
      </w:r>
      <w:r w:rsidR="002E4DA9">
        <w:t>7</w:t>
      </w:r>
      <w:r>
        <w:t xml:space="preserve"> Effective working review</w:t>
      </w:r>
      <w:bookmarkEnd w:id="38"/>
    </w:p>
    <w:p w14:paraId="1095065B" w14:textId="5CF10717" w:rsidR="0077154A" w:rsidRDefault="007F2F75" w:rsidP="006B08AE">
      <w:r>
        <w:t>My method of working to produce</w:t>
      </w:r>
      <w:r w:rsidR="00F5400C">
        <w:t xml:space="preserve"> PLePA had a good start, </w:t>
      </w:r>
      <w:r>
        <w:t xml:space="preserve">and </w:t>
      </w:r>
      <w:r w:rsidR="00F5400C">
        <w:t>I communicated with my tutor early about all my plans for the project and kept in contact almost weekly to begin with to ensure the project was going in the right direction. I attended all the tutorials, which there were a few of at the start</w:t>
      </w:r>
      <w:r>
        <w:t xml:space="preserve">, </w:t>
      </w:r>
      <w:r w:rsidR="00F5400C">
        <w:t xml:space="preserve">to ensure </w:t>
      </w:r>
      <w:r>
        <w:t xml:space="preserve">I </w:t>
      </w:r>
      <w:r w:rsidR="00EA1849">
        <w:t>was on</w:t>
      </w:r>
      <w:r w:rsidR="00F5400C">
        <w:t xml:space="preserve"> the right track to begin with. This was very helpful in the early development of PLePA. I think having a good schedule and SDLC was important in the successfulness of this project, </w:t>
      </w:r>
      <w:r>
        <w:t xml:space="preserve">as </w:t>
      </w:r>
      <w:r w:rsidR="00F5400C">
        <w:t xml:space="preserve">being able to follow the schedule was very useful when planning work each week. </w:t>
      </w:r>
      <w:r w:rsidR="00F5400C">
        <w:br/>
        <w:t>I expected with the outbreak of COVID-19</w:t>
      </w:r>
      <w:r>
        <w:t>,</w:t>
      </w:r>
      <w:r w:rsidR="00F5400C">
        <w:t xml:space="preserve"> which meant I was working at home, </w:t>
      </w:r>
      <w:r>
        <w:t xml:space="preserve">that </w:t>
      </w:r>
      <w:r w:rsidR="00F5400C">
        <w:t>I would be able to get on top of the project and maybe push for the stretch goals</w:t>
      </w:r>
      <w:r>
        <w:t>.</w:t>
      </w:r>
      <w:r w:rsidR="00F5400C">
        <w:t xml:space="preserve"> </w:t>
      </w:r>
      <w:r>
        <w:t>H</w:t>
      </w:r>
      <w:r w:rsidR="00F5400C">
        <w:t>owever, I was wrong. This was because I found it harder to focus on the project on the weekdays after a full day work due to it all work being done in the same place. I had no separation from full-time job and project work.</w:t>
      </w:r>
      <w:r w:rsidR="00A01BE5">
        <w:t xml:space="preserve"> I would say it was more of a hindrance than a help to my project when working from home</w:t>
      </w:r>
      <w:r w:rsidR="00EA1849">
        <w:t>. However,</w:t>
      </w:r>
      <w:r w:rsidR="00713F92">
        <w:t xml:space="preserve"> the project was on the whole a success because I was able to </w:t>
      </w:r>
      <w:r w:rsidR="00777FF2">
        <w:t>meet</w:t>
      </w:r>
      <w:r w:rsidR="00713F92">
        <w:t xml:space="preserve"> all of the </w:t>
      </w:r>
      <w:r w:rsidR="00777FF2">
        <w:t>“must have”</w:t>
      </w:r>
      <w:r w:rsidR="00713F92">
        <w:t xml:space="preserve"> goals by developing the four algorithms and getting results from each one. </w:t>
      </w:r>
      <w:r w:rsidR="00777FF2">
        <w:t xml:space="preserve">The only </w:t>
      </w:r>
      <w:r w:rsidR="00986D44">
        <w:t>work that was not completed in the original scope of PLePA were two activities which were considered to be stretch goals.</w:t>
      </w:r>
    </w:p>
    <w:p w14:paraId="7CC5CB30" w14:textId="00F4B65A" w:rsidR="00CA0BC0" w:rsidRDefault="00CA0BC0" w:rsidP="006B08AE">
      <w:r>
        <w:t>(</w:t>
      </w:r>
      <w:r w:rsidR="0017442A">
        <w:t>100</w:t>
      </w:r>
      <w:r w:rsidR="00986D44">
        <w:t>55</w:t>
      </w:r>
      <w:bookmarkStart w:id="39" w:name="_GoBack"/>
      <w:bookmarkEnd w:id="39"/>
      <w:r>
        <w:t xml:space="preserve"> words)</w:t>
      </w:r>
    </w:p>
    <w:p w14:paraId="44FDA8FE" w14:textId="21C14144" w:rsidR="006B08AE" w:rsidRDefault="000E2C3F" w:rsidP="006B08AE">
      <w:pPr>
        <w:pStyle w:val="Heading1"/>
      </w:pPr>
      <w:bookmarkStart w:id="40" w:name="_Toc50209192"/>
      <w:r>
        <w:t>Bibliography</w:t>
      </w:r>
      <w:bookmarkEnd w:id="40"/>
    </w:p>
    <w:p w14:paraId="1E552C4F" w14:textId="77777777" w:rsidR="00EF6CED" w:rsidRDefault="00EF6CED" w:rsidP="00EF6CED">
      <w:pPr>
        <w:rPr>
          <w:sz w:val="20"/>
          <w:szCs w:val="20"/>
          <w:u w:val="single"/>
        </w:rPr>
      </w:pPr>
      <w:r>
        <w:rPr>
          <w:sz w:val="20"/>
          <w:szCs w:val="20"/>
        </w:rPr>
        <w:t xml:space="preserve">Avinash Navlani (August 2018) </w:t>
      </w:r>
      <w:r>
        <w:rPr>
          <w:i/>
          <w:iCs/>
          <w:sz w:val="20"/>
          <w:szCs w:val="20"/>
        </w:rPr>
        <w:t xml:space="preserve">KNN Classification using Scikit-learn </w:t>
      </w:r>
      <w:r>
        <w:rPr>
          <w:sz w:val="20"/>
          <w:szCs w:val="20"/>
        </w:rPr>
        <w:t xml:space="preserve">[Online] Available at </w:t>
      </w:r>
      <w:hyperlink r:id="rId26" w:history="1">
        <w:r>
          <w:rPr>
            <w:rStyle w:val="Hyperlink"/>
            <w:sz w:val="20"/>
            <w:szCs w:val="20"/>
          </w:rPr>
          <w:t>https://www.datacamp.com/community/tutorials/k-nearest-neighbor-classification-scikit-learn</w:t>
        </w:r>
      </w:hyperlink>
      <w:r>
        <w:t xml:space="preserve"> </w:t>
      </w:r>
      <w:r>
        <w:rPr>
          <w:sz w:val="20"/>
          <w:szCs w:val="20"/>
        </w:rPr>
        <w:t>(Accessed 17</w:t>
      </w:r>
      <w:r>
        <w:rPr>
          <w:sz w:val="20"/>
          <w:szCs w:val="20"/>
          <w:vertAlign w:val="superscript"/>
        </w:rPr>
        <w:t>th</w:t>
      </w:r>
      <w:r>
        <w:rPr>
          <w:sz w:val="20"/>
          <w:szCs w:val="20"/>
        </w:rPr>
        <w:t xml:space="preserve"> May)</w:t>
      </w:r>
    </w:p>
    <w:p w14:paraId="5CFFEC6D" w14:textId="7674446D" w:rsidR="00EF6CED" w:rsidRDefault="00EF6CED" w:rsidP="00EF6CED">
      <w:pPr>
        <w:rPr>
          <w:sz w:val="20"/>
          <w:szCs w:val="20"/>
        </w:rPr>
      </w:pPr>
      <w:r>
        <w:rPr>
          <w:sz w:val="20"/>
          <w:szCs w:val="20"/>
        </w:rPr>
        <w:t xml:space="preserve">Avinash Navlani (December 2019) </w:t>
      </w:r>
      <w:r>
        <w:rPr>
          <w:i/>
          <w:iCs/>
          <w:sz w:val="20"/>
          <w:szCs w:val="20"/>
        </w:rPr>
        <w:t>Support Vector Machines with Scikit-learn</w:t>
      </w:r>
      <w:r>
        <w:rPr>
          <w:sz w:val="20"/>
          <w:szCs w:val="20"/>
        </w:rPr>
        <w:t xml:space="preserve"> [Online] Available at </w:t>
      </w:r>
      <w:hyperlink r:id="rId27" w:history="1">
        <w:r>
          <w:rPr>
            <w:rStyle w:val="Hyperlink"/>
            <w:sz w:val="20"/>
            <w:szCs w:val="20"/>
          </w:rPr>
          <w:t>https://www.datacamp.com/community/tutorials/svm-classification-scikit-learn-python</w:t>
        </w:r>
      </w:hyperlink>
      <w:r>
        <w:t xml:space="preserve"> </w:t>
      </w:r>
      <w:r>
        <w:rPr>
          <w:sz w:val="20"/>
          <w:szCs w:val="20"/>
        </w:rPr>
        <w:t>(Accessed 9th July)</w:t>
      </w:r>
    </w:p>
    <w:p w14:paraId="6571FC50" w14:textId="750E0361" w:rsidR="000E2C3F" w:rsidRDefault="000E2C3F" w:rsidP="00EF6CED">
      <w:pPr>
        <w:rPr>
          <w:sz w:val="20"/>
          <w:szCs w:val="20"/>
        </w:rPr>
      </w:pPr>
      <w:r>
        <w:rPr>
          <w:sz w:val="20"/>
          <w:szCs w:val="20"/>
        </w:rPr>
        <w:t xml:space="preserve">BCS, The Charted Institute for IT (June 2019) </w:t>
      </w:r>
      <w:r>
        <w:rPr>
          <w:i/>
          <w:iCs/>
          <w:sz w:val="20"/>
          <w:szCs w:val="20"/>
        </w:rPr>
        <w:t xml:space="preserve">Code of Conduct for BCS Members </w:t>
      </w:r>
      <w:r>
        <w:rPr>
          <w:sz w:val="20"/>
          <w:szCs w:val="20"/>
        </w:rPr>
        <w:t xml:space="preserve">[Online] Available at </w:t>
      </w:r>
      <w:hyperlink r:id="rId28" w:history="1">
        <w:r>
          <w:rPr>
            <w:rStyle w:val="Hyperlink"/>
            <w:sz w:val="20"/>
            <w:szCs w:val="20"/>
          </w:rPr>
          <w:t>https://cdn.bcs.org/bcs-org-media/2211/bcs-code-of-conduct.pdf</w:t>
        </w:r>
      </w:hyperlink>
      <w:r>
        <w:rPr>
          <w:rStyle w:val="Hyperlink"/>
        </w:rPr>
        <w:t xml:space="preserve"> </w:t>
      </w:r>
      <w:r>
        <w:rPr>
          <w:rStyle w:val="Hyperlink"/>
          <w:sz w:val="20"/>
          <w:szCs w:val="20"/>
        </w:rPr>
        <w:t xml:space="preserve"> </w:t>
      </w:r>
      <w:r>
        <w:rPr>
          <w:sz w:val="20"/>
          <w:szCs w:val="20"/>
        </w:rPr>
        <w:t>(Accessed 1st April)</w:t>
      </w:r>
    </w:p>
    <w:p w14:paraId="1BDF3272" w14:textId="5ADE4F38" w:rsidR="000E2C3F" w:rsidRDefault="000E2C3F" w:rsidP="00EF6CED">
      <w:pPr>
        <w:rPr>
          <w:sz w:val="20"/>
          <w:szCs w:val="20"/>
        </w:rPr>
      </w:pPr>
      <w:r>
        <w:rPr>
          <w:sz w:val="20"/>
          <w:szCs w:val="20"/>
        </w:rPr>
        <w:t xml:space="preserve">Bruno Stecanella (June 2017) </w:t>
      </w:r>
      <w:r>
        <w:rPr>
          <w:i/>
          <w:iCs/>
          <w:sz w:val="20"/>
          <w:szCs w:val="20"/>
        </w:rPr>
        <w:t>In introduction to Support Vector Machines (SVM)</w:t>
      </w:r>
      <w:r>
        <w:rPr>
          <w:sz w:val="20"/>
          <w:szCs w:val="20"/>
        </w:rPr>
        <w:t xml:space="preserve"> [Online] Available at </w:t>
      </w:r>
      <w:hyperlink r:id="rId29" w:anchor=":~:text=A%20support%20vector%20machine%20(SVM,on%20a%20text%20classification%20problem." w:history="1">
        <w:r>
          <w:rPr>
            <w:rStyle w:val="Hyperlink"/>
            <w:sz w:val="20"/>
            <w:szCs w:val="20"/>
          </w:rPr>
          <w:t>https://monkeylearn.com/blog/introduction-to-support-vector-machines-svm/#:~:text=A%20support%20vector%20machine%20(SVM,on%20a%20text%20classification%20problem.</w:t>
        </w:r>
      </w:hyperlink>
      <w:r>
        <w:t xml:space="preserve"> </w:t>
      </w:r>
      <w:r>
        <w:rPr>
          <w:sz w:val="20"/>
          <w:szCs w:val="20"/>
        </w:rPr>
        <w:t>(Accessed 6th July)</w:t>
      </w:r>
    </w:p>
    <w:p w14:paraId="611DFFBE" w14:textId="17C63443" w:rsidR="00EF6CED" w:rsidRDefault="00EF6CED" w:rsidP="00EF6CED">
      <w:pPr>
        <w:rPr>
          <w:sz w:val="20"/>
          <w:szCs w:val="20"/>
        </w:rPr>
      </w:pPr>
      <w:r>
        <w:rPr>
          <w:sz w:val="20"/>
          <w:szCs w:val="20"/>
        </w:rPr>
        <w:t xml:space="preserve">Cory Maklin (August 2019) </w:t>
      </w:r>
      <w:r>
        <w:rPr>
          <w:i/>
          <w:iCs/>
          <w:sz w:val="20"/>
          <w:szCs w:val="20"/>
        </w:rPr>
        <w:t>Support Vector Machine Python Example</w:t>
      </w:r>
      <w:r>
        <w:rPr>
          <w:sz w:val="20"/>
          <w:szCs w:val="20"/>
        </w:rPr>
        <w:t xml:space="preserve"> [Online] Available at </w:t>
      </w:r>
      <w:hyperlink r:id="rId30" w:history="1">
        <w:r>
          <w:rPr>
            <w:rStyle w:val="Hyperlink"/>
            <w:sz w:val="20"/>
            <w:szCs w:val="20"/>
          </w:rPr>
          <w:t>https://towardsdatascience.com/support-vector-machine-python-example-d67d9b63f1c8</w:t>
        </w:r>
      </w:hyperlink>
      <w:r>
        <w:t xml:space="preserve"> </w:t>
      </w:r>
      <w:r>
        <w:rPr>
          <w:sz w:val="20"/>
          <w:szCs w:val="20"/>
        </w:rPr>
        <w:t>(Accessed 9th July)</w:t>
      </w:r>
    </w:p>
    <w:p w14:paraId="29CFA544" w14:textId="45160BF5" w:rsidR="000E2C3F" w:rsidRDefault="000E2C3F" w:rsidP="00EF6CED">
      <w:pPr>
        <w:rPr>
          <w:sz w:val="20"/>
          <w:szCs w:val="20"/>
        </w:rPr>
      </w:pPr>
      <w:r>
        <w:rPr>
          <w:sz w:val="20"/>
          <w:szCs w:val="20"/>
        </w:rPr>
        <w:t xml:space="preserve">Cory Maklin (July 2019) </w:t>
      </w:r>
      <w:r>
        <w:rPr>
          <w:i/>
          <w:iCs/>
          <w:sz w:val="20"/>
          <w:szCs w:val="20"/>
        </w:rPr>
        <w:t xml:space="preserve">K Nearest Neighbor Algorithm In Python </w:t>
      </w:r>
      <w:r>
        <w:rPr>
          <w:sz w:val="20"/>
          <w:szCs w:val="20"/>
        </w:rPr>
        <w:t xml:space="preserve">[Online] Available at </w:t>
      </w:r>
      <w:hyperlink r:id="rId31" w:history="1">
        <w:r>
          <w:rPr>
            <w:rStyle w:val="Hyperlink"/>
            <w:sz w:val="20"/>
            <w:szCs w:val="20"/>
          </w:rPr>
          <w:t>https://towardsdatascience.com/k-nearest-neighbor-python-2fccc47d2a55</w:t>
        </w:r>
      </w:hyperlink>
      <w:r>
        <w:t xml:space="preserve"> </w:t>
      </w:r>
      <w:r>
        <w:rPr>
          <w:sz w:val="20"/>
          <w:szCs w:val="20"/>
        </w:rPr>
        <w:t>(Accessed 17</w:t>
      </w:r>
      <w:r>
        <w:rPr>
          <w:sz w:val="20"/>
          <w:szCs w:val="20"/>
          <w:vertAlign w:val="superscript"/>
        </w:rPr>
        <w:t>th</w:t>
      </w:r>
      <w:r>
        <w:rPr>
          <w:sz w:val="20"/>
          <w:szCs w:val="20"/>
        </w:rPr>
        <w:t xml:space="preserve"> May)</w:t>
      </w:r>
    </w:p>
    <w:p w14:paraId="79D58487" w14:textId="2854800E" w:rsidR="000E2C3F" w:rsidRDefault="000E2C3F" w:rsidP="00EF6CED">
      <w:pPr>
        <w:rPr>
          <w:sz w:val="20"/>
          <w:szCs w:val="20"/>
        </w:rPr>
      </w:pPr>
      <w:r>
        <w:rPr>
          <w:sz w:val="20"/>
          <w:szCs w:val="20"/>
        </w:rPr>
        <w:t xml:space="preserve">Dataflair Team (September 2018) </w:t>
      </w:r>
      <w:r>
        <w:rPr>
          <w:i/>
          <w:iCs/>
          <w:sz w:val="20"/>
          <w:szCs w:val="20"/>
        </w:rPr>
        <w:t>8 Machine Learning Algorithms in Python</w:t>
      </w:r>
      <w:r>
        <w:rPr>
          <w:sz w:val="20"/>
          <w:szCs w:val="20"/>
        </w:rPr>
        <w:t xml:space="preserve"> [Online]. Available at </w:t>
      </w:r>
      <w:hyperlink r:id="rId32" w:history="1">
        <w:r>
          <w:rPr>
            <w:rStyle w:val="Hyperlink"/>
            <w:sz w:val="20"/>
            <w:szCs w:val="20"/>
          </w:rPr>
          <w:t>https://data-flair.training/blogs/machine-learning-algorithms-in-python/</w:t>
        </w:r>
      </w:hyperlink>
      <w:r>
        <w:rPr>
          <w:sz w:val="20"/>
          <w:szCs w:val="20"/>
        </w:rPr>
        <w:t xml:space="preserve"> (Accessed 16</w:t>
      </w:r>
      <w:r>
        <w:rPr>
          <w:sz w:val="20"/>
          <w:szCs w:val="20"/>
          <w:vertAlign w:val="superscript"/>
        </w:rPr>
        <w:t>th</w:t>
      </w:r>
      <w:r>
        <w:rPr>
          <w:sz w:val="20"/>
          <w:szCs w:val="20"/>
        </w:rPr>
        <w:t xml:space="preserve"> February 2020)</w:t>
      </w:r>
    </w:p>
    <w:p w14:paraId="56E8F650" w14:textId="6310A87F" w:rsidR="00EF6CED" w:rsidRDefault="00EF6CED" w:rsidP="00EF6CED">
      <w:pPr>
        <w:rPr>
          <w:sz w:val="20"/>
          <w:szCs w:val="20"/>
        </w:rPr>
      </w:pPr>
      <w:r>
        <w:rPr>
          <w:sz w:val="20"/>
          <w:szCs w:val="20"/>
        </w:rPr>
        <w:t xml:space="preserve">Devin Soni (May 2018) </w:t>
      </w:r>
      <w:r>
        <w:rPr>
          <w:i/>
          <w:iCs/>
          <w:sz w:val="20"/>
          <w:szCs w:val="20"/>
        </w:rPr>
        <w:t xml:space="preserve">Introduction to Naïve Bayes Classification </w:t>
      </w:r>
      <w:r>
        <w:rPr>
          <w:sz w:val="20"/>
          <w:szCs w:val="20"/>
        </w:rPr>
        <w:t xml:space="preserve">[Online] Available at </w:t>
      </w:r>
      <w:hyperlink r:id="rId33" w:history="1">
        <w:r>
          <w:rPr>
            <w:rStyle w:val="Hyperlink"/>
            <w:sz w:val="20"/>
            <w:szCs w:val="20"/>
          </w:rPr>
          <w:t>https://towardsdatascience.com/introduction-to-naive-bayes-classification-4cffabb1ae54</w:t>
        </w:r>
      </w:hyperlink>
      <w:r>
        <w:t xml:space="preserve"> </w:t>
      </w:r>
      <w:r>
        <w:rPr>
          <w:sz w:val="20"/>
          <w:szCs w:val="20"/>
        </w:rPr>
        <w:t>(Accessed 2nd August)</w:t>
      </w:r>
    </w:p>
    <w:p w14:paraId="111CF13F" w14:textId="6A448497" w:rsidR="000E2C3F" w:rsidRDefault="000E2C3F" w:rsidP="00EF6CED">
      <w:pPr>
        <w:rPr>
          <w:sz w:val="20"/>
          <w:szCs w:val="20"/>
        </w:rPr>
      </w:pPr>
      <w:r>
        <w:rPr>
          <w:sz w:val="20"/>
          <w:szCs w:val="20"/>
        </w:rPr>
        <w:t xml:space="preserve">FBREF (February 2020) </w:t>
      </w:r>
      <w:r>
        <w:rPr>
          <w:i/>
          <w:iCs/>
          <w:sz w:val="20"/>
          <w:szCs w:val="20"/>
        </w:rPr>
        <w:t>2019-2020 Premier League Stats</w:t>
      </w:r>
      <w:r>
        <w:rPr>
          <w:sz w:val="20"/>
          <w:szCs w:val="20"/>
        </w:rPr>
        <w:t xml:space="preserve"> [Online]. Available at </w:t>
      </w:r>
      <w:hyperlink r:id="rId34" w:history="1">
        <w:r>
          <w:rPr>
            <w:rStyle w:val="Hyperlink"/>
            <w:sz w:val="20"/>
            <w:szCs w:val="20"/>
          </w:rPr>
          <w:t>https://fbref.com/en/comps/9/Premier-League-Stats</w:t>
        </w:r>
      </w:hyperlink>
      <w:r>
        <w:rPr>
          <w:sz w:val="20"/>
          <w:szCs w:val="20"/>
        </w:rPr>
        <w:t xml:space="preserve"> (Accessed 24th February)</w:t>
      </w:r>
    </w:p>
    <w:p w14:paraId="619F835F" w14:textId="25740A75" w:rsidR="000E2C3F" w:rsidRDefault="000E2C3F" w:rsidP="00EF6CED">
      <w:pPr>
        <w:rPr>
          <w:sz w:val="20"/>
          <w:szCs w:val="20"/>
        </w:rPr>
      </w:pPr>
      <w:r>
        <w:rPr>
          <w:sz w:val="20"/>
          <w:szCs w:val="20"/>
        </w:rPr>
        <w:t xml:space="preserve">Football-Data (February 2020) </w:t>
      </w:r>
      <w:r>
        <w:rPr>
          <w:i/>
          <w:iCs/>
          <w:sz w:val="20"/>
          <w:szCs w:val="20"/>
        </w:rPr>
        <w:t xml:space="preserve">Data-files: England </w:t>
      </w:r>
      <w:r>
        <w:rPr>
          <w:sz w:val="20"/>
          <w:szCs w:val="20"/>
        </w:rPr>
        <w:t xml:space="preserve">[Online]. Available at </w:t>
      </w:r>
      <w:hyperlink r:id="rId35" w:history="1">
        <w:r>
          <w:rPr>
            <w:rStyle w:val="Hyperlink"/>
            <w:sz w:val="20"/>
            <w:szCs w:val="20"/>
          </w:rPr>
          <w:t>http://www.football-data.co.uk/englandm.php</w:t>
        </w:r>
      </w:hyperlink>
      <w:r>
        <w:t xml:space="preserve"> </w:t>
      </w:r>
      <w:r>
        <w:rPr>
          <w:sz w:val="20"/>
          <w:szCs w:val="20"/>
        </w:rPr>
        <w:t>(Accessed 24th February)</w:t>
      </w:r>
    </w:p>
    <w:p w14:paraId="5C343FDE" w14:textId="502CB86C" w:rsidR="000E2C3F" w:rsidRDefault="000E2C3F" w:rsidP="00EF6CED">
      <w:pPr>
        <w:rPr>
          <w:sz w:val="20"/>
          <w:szCs w:val="20"/>
        </w:rPr>
      </w:pPr>
      <w:r>
        <w:rPr>
          <w:sz w:val="20"/>
          <w:szCs w:val="20"/>
        </w:rPr>
        <w:lastRenderedPageBreak/>
        <w:t xml:space="preserve">Information Commissioner’s Office (n.d) </w:t>
      </w:r>
      <w:r>
        <w:rPr>
          <w:i/>
          <w:iCs/>
          <w:sz w:val="20"/>
          <w:szCs w:val="20"/>
        </w:rPr>
        <w:t xml:space="preserve">What is the Freedom of Information Act? </w:t>
      </w:r>
      <w:r>
        <w:rPr>
          <w:sz w:val="20"/>
          <w:szCs w:val="20"/>
        </w:rPr>
        <w:t xml:space="preserve">[Online]. Available at </w:t>
      </w:r>
      <w:hyperlink r:id="rId36" w:history="1">
        <w:r>
          <w:rPr>
            <w:rStyle w:val="Hyperlink"/>
            <w:sz w:val="20"/>
            <w:szCs w:val="20"/>
          </w:rPr>
          <w:t>https://ico.org.uk/for-organisations/guide-to-freedom-of-information/what-is-the-foi-act/</w:t>
        </w:r>
      </w:hyperlink>
      <w:r>
        <w:rPr>
          <w:rStyle w:val="Hyperlink"/>
          <w:sz w:val="20"/>
          <w:szCs w:val="20"/>
        </w:rPr>
        <w:t xml:space="preserve"> </w:t>
      </w:r>
      <w:r>
        <w:rPr>
          <w:sz w:val="20"/>
          <w:szCs w:val="20"/>
        </w:rPr>
        <w:t>(Accessed 1st April)</w:t>
      </w:r>
    </w:p>
    <w:p w14:paraId="1FB80AD8" w14:textId="6AB29D28" w:rsidR="000E2C3F" w:rsidRDefault="000E2C3F" w:rsidP="00EF6CED">
      <w:pPr>
        <w:rPr>
          <w:sz w:val="20"/>
          <w:szCs w:val="20"/>
        </w:rPr>
      </w:pPr>
      <w:r>
        <w:rPr>
          <w:sz w:val="20"/>
          <w:szCs w:val="20"/>
        </w:rPr>
        <w:t xml:space="preserve">Jake Huneycutt (May 2018) </w:t>
      </w:r>
      <w:r>
        <w:rPr>
          <w:i/>
          <w:iCs/>
          <w:sz w:val="20"/>
          <w:szCs w:val="20"/>
        </w:rPr>
        <w:t>Implementing a Random Forest Classification Model in Python</w:t>
      </w:r>
      <w:r>
        <w:rPr>
          <w:sz w:val="20"/>
          <w:szCs w:val="20"/>
        </w:rPr>
        <w:t xml:space="preserve"> [Online] Available at </w:t>
      </w:r>
      <w:hyperlink r:id="rId37" w:history="1">
        <w:r>
          <w:rPr>
            <w:rStyle w:val="Hyperlink"/>
            <w:sz w:val="20"/>
            <w:szCs w:val="20"/>
          </w:rPr>
          <w:t>https://medium.com/@hjhuney/implementing-a-random-forest-classification-model-in-python-583891c99652</w:t>
        </w:r>
      </w:hyperlink>
      <w:r>
        <w:rPr>
          <w:sz w:val="20"/>
          <w:szCs w:val="20"/>
        </w:rPr>
        <w:t xml:space="preserve"> (Accessed 19</w:t>
      </w:r>
      <w:r>
        <w:rPr>
          <w:sz w:val="20"/>
          <w:szCs w:val="20"/>
          <w:vertAlign w:val="superscript"/>
        </w:rPr>
        <w:t>th</w:t>
      </w:r>
      <w:r>
        <w:rPr>
          <w:sz w:val="20"/>
          <w:szCs w:val="20"/>
        </w:rPr>
        <w:t xml:space="preserve"> April)</w:t>
      </w:r>
    </w:p>
    <w:p w14:paraId="1CD84531" w14:textId="39390504" w:rsidR="000E2C3F" w:rsidRDefault="000E2C3F" w:rsidP="00EF6CED">
      <w:pPr>
        <w:rPr>
          <w:sz w:val="20"/>
          <w:szCs w:val="20"/>
        </w:rPr>
      </w:pPr>
      <w:r>
        <w:rPr>
          <w:sz w:val="20"/>
          <w:szCs w:val="20"/>
        </w:rPr>
        <w:t xml:space="preserve">Jake VanderPlas (n.d) </w:t>
      </w:r>
      <w:r>
        <w:rPr>
          <w:i/>
          <w:iCs/>
          <w:sz w:val="20"/>
          <w:szCs w:val="20"/>
        </w:rPr>
        <w:t xml:space="preserve">In-Depth: Decision Trees and Random Forests </w:t>
      </w:r>
      <w:r>
        <w:rPr>
          <w:sz w:val="20"/>
          <w:szCs w:val="20"/>
        </w:rPr>
        <w:t xml:space="preserve">[Online] Available at </w:t>
      </w:r>
      <w:hyperlink r:id="rId38" w:history="1">
        <w:r>
          <w:rPr>
            <w:rStyle w:val="Hyperlink"/>
            <w:sz w:val="20"/>
            <w:szCs w:val="20"/>
          </w:rPr>
          <w:t>https://jakevdp.github.io/PythonDataScienceHandbook/05.08-random-forests.html</w:t>
        </w:r>
      </w:hyperlink>
      <w:r>
        <w:t xml:space="preserve"> </w:t>
      </w:r>
      <w:r>
        <w:rPr>
          <w:sz w:val="20"/>
          <w:szCs w:val="20"/>
        </w:rPr>
        <w:t>(Accessed 19</w:t>
      </w:r>
      <w:r>
        <w:rPr>
          <w:sz w:val="20"/>
          <w:szCs w:val="20"/>
          <w:vertAlign w:val="superscript"/>
        </w:rPr>
        <w:t>th</w:t>
      </w:r>
      <w:r>
        <w:rPr>
          <w:sz w:val="20"/>
          <w:szCs w:val="20"/>
        </w:rPr>
        <w:t xml:space="preserve"> April)</w:t>
      </w:r>
    </w:p>
    <w:p w14:paraId="423E302E" w14:textId="77777777" w:rsidR="00EF6CED" w:rsidRDefault="00EF6CED" w:rsidP="00EF6CED">
      <w:pPr>
        <w:rPr>
          <w:sz w:val="20"/>
          <w:szCs w:val="20"/>
        </w:rPr>
      </w:pPr>
      <w:r>
        <w:rPr>
          <w:sz w:val="20"/>
          <w:szCs w:val="20"/>
        </w:rPr>
        <w:t xml:space="preserve">Jason Brownlee (December 2019) </w:t>
      </w:r>
      <w:r>
        <w:rPr>
          <w:i/>
          <w:iCs/>
          <w:sz w:val="20"/>
          <w:szCs w:val="20"/>
        </w:rPr>
        <w:t>A Gentle Introduction to Bayes Theorem for Machine Learning</w:t>
      </w:r>
      <w:r>
        <w:rPr>
          <w:sz w:val="20"/>
          <w:szCs w:val="20"/>
        </w:rPr>
        <w:t xml:space="preserve"> [Online] Available at </w:t>
      </w:r>
      <w:hyperlink r:id="rId39" w:history="1">
        <w:r>
          <w:rPr>
            <w:rStyle w:val="Hyperlink"/>
            <w:sz w:val="20"/>
            <w:szCs w:val="20"/>
          </w:rPr>
          <w:t>https://machinelearningmastery.com/bayes-theorem-for-machine-learning/</w:t>
        </w:r>
      </w:hyperlink>
      <w:r>
        <w:t xml:space="preserve"> </w:t>
      </w:r>
      <w:r>
        <w:rPr>
          <w:sz w:val="20"/>
          <w:szCs w:val="20"/>
        </w:rPr>
        <w:t>(Accessed 2nd August)</w:t>
      </w:r>
    </w:p>
    <w:p w14:paraId="66CB3BBC" w14:textId="069E7E8E" w:rsidR="00EF6CED" w:rsidRDefault="00EF6CED" w:rsidP="00EF6CED">
      <w:pPr>
        <w:rPr>
          <w:sz w:val="20"/>
          <w:szCs w:val="20"/>
        </w:rPr>
      </w:pPr>
      <w:r>
        <w:rPr>
          <w:sz w:val="20"/>
          <w:szCs w:val="20"/>
        </w:rPr>
        <w:t>Jason Brownlee (October 2019)</w:t>
      </w:r>
      <w:r>
        <w:t xml:space="preserve"> </w:t>
      </w:r>
      <w:r>
        <w:rPr>
          <w:i/>
          <w:iCs/>
          <w:sz w:val="20"/>
          <w:szCs w:val="20"/>
        </w:rPr>
        <w:t xml:space="preserve">Naive Bayes Classifier From Scratch in Python </w:t>
      </w:r>
      <w:r>
        <w:rPr>
          <w:sz w:val="20"/>
          <w:szCs w:val="20"/>
        </w:rPr>
        <w:t xml:space="preserve">[Online] Available at </w:t>
      </w:r>
      <w:hyperlink r:id="rId40" w:history="1">
        <w:r>
          <w:rPr>
            <w:rStyle w:val="Hyperlink"/>
            <w:sz w:val="20"/>
            <w:szCs w:val="20"/>
          </w:rPr>
          <w:t>https://machinelearningmastery.com/naive-bayes-classifier-scratch-python/</w:t>
        </w:r>
      </w:hyperlink>
      <w:r>
        <w:t xml:space="preserve"> </w:t>
      </w:r>
      <w:r>
        <w:rPr>
          <w:sz w:val="20"/>
          <w:szCs w:val="20"/>
        </w:rPr>
        <w:t>(Accessed 2nd August)</w:t>
      </w:r>
    </w:p>
    <w:p w14:paraId="0969C543" w14:textId="63446DD3" w:rsidR="000E2C3F" w:rsidRDefault="000E2C3F" w:rsidP="00EF6CED">
      <w:pPr>
        <w:rPr>
          <w:sz w:val="20"/>
          <w:szCs w:val="20"/>
        </w:rPr>
      </w:pPr>
      <w:r>
        <w:rPr>
          <w:sz w:val="20"/>
          <w:szCs w:val="20"/>
        </w:rPr>
        <w:t xml:space="preserve">Jason Brownlee (October 2019) </w:t>
      </w:r>
      <w:r>
        <w:rPr>
          <w:i/>
          <w:iCs/>
          <w:sz w:val="20"/>
          <w:szCs w:val="20"/>
        </w:rPr>
        <w:t>Develop k-Nearest Neighbors in Python from Scratch</w:t>
      </w:r>
      <w:r>
        <w:rPr>
          <w:sz w:val="20"/>
          <w:szCs w:val="20"/>
        </w:rPr>
        <w:t xml:space="preserve"> [Online] Available at </w:t>
      </w:r>
      <w:hyperlink r:id="rId41" w:history="1">
        <w:r>
          <w:rPr>
            <w:rStyle w:val="Hyperlink"/>
            <w:sz w:val="20"/>
            <w:szCs w:val="20"/>
          </w:rPr>
          <w:t>https://machinelearningmastery.com/tutorial-to-implement-k-nearest-neighbors-in-python-from-scratch/</w:t>
        </w:r>
      </w:hyperlink>
      <w:r>
        <w:t xml:space="preserve"> </w:t>
      </w:r>
      <w:r>
        <w:rPr>
          <w:sz w:val="20"/>
          <w:szCs w:val="20"/>
        </w:rPr>
        <w:t>(Accessed 17</w:t>
      </w:r>
      <w:r>
        <w:rPr>
          <w:sz w:val="20"/>
          <w:szCs w:val="20"/>
          <w:vertAlign w:val="superscript"/>
        </w:rPr>
        <w:t>th</w:t>
      </w:r>
      <w:r>
        <w:rPr>
          <w:sz w:val="20"/>
          <w:szCs w:val="20"/>
        </w:rPr>
        <w:t xml:space="preserve"> May)</w:t>
      </w:r>
    </w:p>
    <w:p w14:paraId="5D0A77C7" w14:textId="77777777" w:rsidR="000E2C3F" w:rsidRDefault="000E2C3F" w:rsidP="000E2C3F">
      <w:pPr>
        <w:rPr>
          <w:sz w:val="20"/>
          <w:szCs w:val="20"/>
        </w:rPr>
      </w:pPr>
      <w:r>
        <w:rPr>
          <w:sz w:val="20"/>
          <w:szCs w:val="20"/>
        </w:rPr>
        <w:t xml:space="preserve">Jason Brownlee (August 2019) </w:t>
      </w:r>
      <w:r>
        <w:rPr>
          <w:i/>
          <w:iCs/>
          <w:sz w:val="20"/>
          <w:szCs w:val="20"/>
        </w:rPr>
        <w:t>How to Implement Random Forest From Scratch in Python</w:t>
      </w:r>
      <w:r>
        <w:rPr>
          <w:sz w:val="20"/>
          <w:szCs w:val="20"/>
        </w:rPr>
        <w:t xml:space="preserve"> [Online] Available at </w:t>
      </w:r>
      <w:hyperlink r:id="rId42" w:history="1">
        <w:r>
          <w:rPr>
            <w:rStyle w:val="Hyperlink"/>
            <w:sz w:val="20"/>
            <w:szCs w:val="20"/>
          </w:rPr>
          <w:t>https://machinelearningmastery.com/implement-random-forest-scratch-python/</w:t>
        </w:r>
      </w:hyperlink>
      <w:r>
        <w:rPr>
          <w:sz w:val="20"/>
          <w:szCs w:val="20"/>
        </w:rPr>
        <w:t xml:space="preserve"> (Accessed 14</w:t>
      </w:r>
      <w:r>
        <w:rPr>
          <w:sz w:val="20"/>
          <w:szCs w:val="20"/>
          <w:vertAlign w:val="superscript"/>
        </w:rPr>
        <w:t>th</w:t>
      </w:r>
      <w:r>
        <w:rPr>
          <w:sz w:val="20"/>
          <w:szCs w:val="20"/>
        </w:rPr>
        <w:t xml:space="preserve"> April)</w:t>
      </w:r>
    </w:p>
    <w:p w14:paraId="53361683" w14:textId="1DA20CBE" w:rsidR="000E2C3F" w:rsidRDefault="000E2C3F" w:rsidP="00EF6CED">
      <w:pPr>
        <w:rPr>
          <w:sz w:val="20"/>
          <w:szCs w:val="20"/>
        </w:rPr>
      </w:pPr>
      <w:r>
        <w:rPr>
          <w:sz w:val="20"/>
          <w:szCs w:val="20"/>
        </w:rPr>
        <w:t xml:space="preserve">Jason Brownlee (December 2019) </w:t>
      </w:r>
      <w:r>
        <w:rPr>
          <w:i/>
          <w:iCs/>
          <w:sz w:val="20"/>
          <w:szCs w:val="20"/>
        </w:rPr>
        <w:t>How to Implement The Decision Tree From Scratch in Python</w:t>
      </w:r>
      <w:r>
        <w:rPr>
          <w:sz w:val="20"/>
          <w:szCs w:val="20"/>
        </w:rPr>
        <w:t xml:space="preserve"> [Online] Available at </w:t>
      </w:r>
      <w:hyperlink r:id="rId43" w:history="1">
        <w:r>
          <w:rPr>
            <w:rStyle w:val="Hyperlink"/>
            <w:sz w:val="20"/>
            <w:szCs w:val="20"/>
          </w:rPr>
          <w:t>https://machinelearningmastery.com/implement-decision-tree-scratch-python/</w:t>
        </w:r>
      </w:hyperlink>
      <w:r>
        <w:rPr>
          <w:sz w:val="20"/>
          <w:szCs w:val="20"/>
        </w:rPr>
        <w:t xml:space="preserve"> (Accessed 14</w:t>
      </w:r>
      <w:r>
        <w:rPr>
          <w:sz w:val="20"/>
          <w:szCs w:val="20"/>
          <w:vertAlign w:val="superscript"/>
        </w:rPr>
        <w:t>th</w:t>
      </w:r>
      <w:r>
        <w:rPr>
          <w:sz w:val="20"/>
          <w:szCs w:val="20"/>
        </w:rPr>
        <w:t xml:space="preserve"> April)</w:t>
      </w:r>
    </w:p>
    <w:p w14:paraId="6CCFA4AB" w14:textId="4B78C06A" w:rsidR="000E2C3F" w:rsidRDefault="000E2C3F" w:rsidP="00EF6CED">
      <w:pPr>
        <w:rPr>
          <w:sz w:val="20"/>
          <w:szCs w:val="20"/>
        </w:rPr>
      </w:pPr>
      <w:r>
        <w:rPr>
          <w:sz w:val="20"/>
          <w:szCs w:val="20"/>
        </w:rPr>
        <w:t xml:space="preserve">J.M.Carroll, P.A.Swatman (2000) </w:t>
      </w:r>
      <w:r>
        <w:rPr>
          <w:i/>
          <w:sz w:val="20"/>
          <w:szCs w:val="20"/>
        </w:rPr>
        <w:t>Structured Case: A Methodological Framework for Building Theory in Information Systems Research</w:t>
      </w:r>
      <w:r>
        <w:rPr>
          <w:sz w:val="20"/>
          <w:szCs w:val="20"/>
        </w:rPr>
        <w:t xml:space="preserve">. Available at </w:t>
      </w:r>
      <w:hyperlink r:id="rId44" w:history="1">
        <w:r>
          <w:rPr>
            <w:rStyle w:val="Hyperlink"/>
            <w:sz w:val="20"/>
            <w:szCs w:val="20"/>
          </w:rPr>
          <w:t>https://pdfs.semanticscholar.org/caff/950b0efc8f23e17e7de171d8836c8dfa1044.pdf</w:t>
        </w:r>
      </w:hyperlink>
      <w:r>
        <w:rPr>
          <w:i/>
        </w:rPr>
        <w:t xml:space="preserve"> </w:t>
      </w:r>
      <w:r>
        <w:rPr>
          <w:sz w:val="20"/>
          <w:szCs w:val="20"/>
        </w:rPr>
        <w:t>(Accessed 17th February 2020)</w:t>
      </w:r>
    </w:p>
    <w:p w14:paraId="31BEB16F" w14:textId="7987796C" w:rsidR="000E2C3F" w:rsidRDefault="000E2C3F" w:rsidP="00EF6CED">
      <w:pPr>
        <w:rPr>
          <w:sz w:val="20"/>
          <w:szCs w:val="20"/>
        </w:rPr>
      </w:pPr>
      <w:r>
        <w:rPr>
          <w:sz w:val="20"/>
          <w:szCs w:val="20"/>
        </w:rPr>
        <w:t xml:space="preserve">Lars Buitinck et al. (n.d) </w:t>
      </w:r>
      <w:r>
        <w:rPr>
          <w:i/>
          <w:iCs/>
          <w:sz w:val="20"/>
          <w:szCs w:val="20"/>
        </w:rPr>
        <w:t>1.4 Support Vector Machines</w:t>
      </w:r>
      <w:r>
        <w:rPr>
          <w:sz w:val="20"/>
          <w:szCs w:val="20"/>
        </w:rPr>
        <w:t xml:space="preserve"> [Online] Available at </w:t>
      </w:r>
      <w:hyperlink r:id="rId45" w:history="1">
        <w:r>
          <w:rPr>
            <w:rStyle w:val="Hyperlink"/>
            <w:sz w:val="20"/>
            <w:szCs w:val="20"/>
          </w:rPr>
          <w:t>https://scikit-learn.org/stable/modules/svm.html</w:t>
        </w:r>
      </w:hyperlink>
      <w:r>
        <w:t xml:space="preserve"> </w:t>
      </w:r>
      <w:r>
        <w:rPr>
          <w:sz w:val="20"/>
          <w:szCs w:val="20"/>
        </w:rPr>
        <w:t>(Accessed 9</w:t>
      </w:r>
      <w:r>
        <w:rPr>
          <w:sz w:val="20"/>
          <w:szCs w:val="20"/>
          <w:vertAlign w:val="superscript"/>
        </w:rPr>
        <w:t>th</w:t>
      </w:r>
      <w:r>
        <w:rPr>
          <w:sz w:val="20"/>
          <w:szCs w:val="20"/>
        </w:rPr>
        <w:t xml:space="preserve"> July)</w:t>
      </w:r>
    </w:p>
    <w:p w14:paraId="5D4A1394" w14:textId="25F868D7" w:rsidR="000E2C3F" w:rsidRDefault="000E2C3F" w:rsidP="00EF6CED">
      <w:pPr>
        <w:rPr>
          <w:sz w:val="20"/>
          <w:szCs w:val="20"/>
        </w:rPr>
      </w:pPr>
      <w:r>
        <w:rPr>
          <w:sz w:val="20"/>
          <w:szCs w:val="20"/>
        </w:rPr>
        <w:t xml:space="preserve">Lars Buitinck et al. (n.d) </w:t>
      </w:r>
      <w:r>
        <w:rPr>
          <w:i/>
          <w:iCs/>
          <w:sz w:val="20"/>
          <w:szCs w:val="20"/>
        </w:rPr>
        <w:t>1.6 Nearest Neighbors</w:t>
      </w:r>
      <w:r>
        <w:rPr>
          <w:sz w:val="20"/>
          <w:szCs w:val="20"/>
        </w:rPr>
        <w:t xml:space="preserve"> [Online] Available at </w:t>
      </w:r>
      <w:hyperlink r:id="rId46" w:history="1">
        <w:r>
          <w:rPr>
            <w:rStyle w:val="Hyperlink"/>
            <w:sz w:val="20"/>
            <w:szCs w:val="20"/>
          </w:rPr>
          <w:t>https://scikit-learn.org/stable/modules/neighbors.html</w:t>
        </w:r>
      </w:hyperlink>
      <w:r>
        <w:t xml:space="preserve"> </w:t>
      </w:r>
      <w:r>
        <w:rPr>
          <w:sz w:val="20"/>
          <w:szCs w:val="20"/>
        </w:rPr>
        <w:t>(Accessed 17</w:t>
      </w:r>
      <w:r>
        <w:rPr>
          <w:sz w:val="20"/>
          <w:szCs w:val="20"/>
          <w:vertAlign w:val="superscript"/>
        </w:rPr>
        <w:t>th</w:t>
      </w:r>
      <w:r>
        <w:rPr>
          <w:sz w:val="20"/>
          <w:szCs w:val="20"/>
        </w:rPr>
        <w:t xml:space="preserve"> May)</w:t>
      </w:r>
    </w:p>
    <w:p w14:paraId="45DACB8F" w14:textId="624FEADF" w:rsidR="000E2C3F" w:rsidRPr="000E2C3F" w:rsidRDefault="000E2C3F" w:rsidP="00EF6CED">
      <w:r>
        <w:rPr>
          <w:sz w:val="20"/>
          <w:szCs w:val="20"/>
        </w:rPr>
        <w:t xml:space="preserve">Nick Campanelli (May 2019) </w:t>
      </w:r>
      <w:r>
        <w:rPr>
          <w:i/>
          <w:iCs/>
          <w:sz w:val="20"/>
          <w:szCs w:val="20"/>
        </w:rPr>
        <w:t xml:space="preserve">Betting on the English Premier League </w:t>
      </w:r>
      <w:r>
        <w:rPr>
          <w:sz w:val="20"/>
          <w:szCs w:val="20"/>
        </w:rPr>
        <w:t xml:space="preserve">[Online]. Available at </w:t>
      </w:r>
      <w:hyperlink r:id="rId47" w:history="1">
        <w:r>
          <w:rPr>
            <w:rStyle w:val="Hyperlink"/>
            <w:sz w:val="20"/>
            <w:szCs w:val="20"/>
          </w:rPr>
          <w:t>https://towardsdatascience.com/betting-on-the-english-premier-league-making-money-with-machine-learning-fb6938760c64</w:t>
        </w:r>
      </w:hyperlink>
      <w:r>
        <w:rPr>
          <w:sz w:val="20"/>
          <w:szCs w:val="20"/>
        </w:rPr>
        <w:t xml:space="preserve"> (Accessed 24th February)</w:t>
      </w:r>
    </w:p>
    <w:p w14:paraId="5D7BD1CA" w14:textId="060C6D4A" w:rsidR="000E2C3F" w:rsidRDefault="000E2C3F" w:rsidP="00EF6CED">
      <w:pPr>
        <w:rPr>
          <w:sz w:val="20"/>
          <w:szCs w:val="20"/>
        </w:rPr>
      </w:pPr>
      <w:r>
        <w:rPr>
          <w:sz w:val="20"/>
          <w:szCs w:val="20"/>
        </w:rPr>
        <w:t xml:space="preserve">Saimadhu Polamuri (May 2017) </w:t>
      </w:r>
      <w:r>
        <w:rPr>
          <w:i/>
          <w:iCs/>
          <w:sz w:val="20"/>
          <w:szCs w:val="20"/>
        </w:rPr>
        <w:t>How the Random Forest Algorithm Works in Machine Learning</w:t>
      </w:r>
      <w:r>
        <w:rPr>
          <w:sz w:val="20"/>
          <w:szCs w:val="20"/>
        </w:rPr>
        <w:t xml:space="preserve"> [Online] Available at </w:t>
      </w:r>
      <w:hyperlink r:id="rId48" w:history="1">
        <w:r>
          <w:rPr>
            <w:rStyle w:val="Hyperlink"/>
            <w:sz w:val="20"/>
            <w:szCs w:val="20"/>
          </w:rPr>
          <w:t>https://dataaspirant.com/2017/05/22/random-forest-algorithm-machine-learing/</w:t>
        </w:r>
      </w:hyperlink>
      <w:r>
        <w:rPr>
          <w:sz w:val="20"/>
          <w:szCs w:val="20"/>
        </w:rPr>
        <w:t xml:space="preserve"> (Accessed 5</w:t>
      </w:r>
      <w:r>
        <w:rPr>
          <w:sz w:val="20"/>
          <w:szCs w:val="20"/>
          <w:vertAlign w:val="superscript"/>
        </w:rPr>
        <w:t>th</w:t>
      </w:r>
      <w:r>
        <w:rPr>
          <w:sz w:val="20"/>
          <w:szCs w:val="20"/>
        </w:rPr>
        <w:t xml:space="preserve"> April)</w:t>
      </w:r>
    </w:p>
    <w:p w14:paraId="25C96143" w14:textId="4B318234" w:rsidR="000E2C3F" w:rsidRDefault="000E2C3F" w:rsidP="00EF6CED">
      <w:pPr>
        <w:rPr>
          <w:sz w:val="20"/>
          <w:szCs w:val="20"/>
        </w:rPr>
      </w:pPr>
      <w:r>
        <w:rPr>
          <w:sz w:val="20"/>
          <w:szCs w:val="20"/>
        </w:rPr>
        <w:t xml:space="preserve">Synced (October 2017) </w:t>
      </w:r>
      <w:r>
        <w:rPr>
          <w:i/>
          <w:iCs/>
          <w:sz w:val="20"/>
          <w:szCs w:val="20"/>
        </w:rPr>
        <w:t>How Random Forest Algorithm Works in Machine Learning</w:t>
      </w:r>
      <w:r>
        <w:rPr>
          <w:sz w:val="20"/>
          <w:szCs w:val="20"/>
        </w:rPr>
        <w:t xml:space="preserve"> [Online] Available at </w:t>
      </w:r>
      <w:hyperlink r:id="rId49" w:history="1">
        <w:r>
          <w:rPr>
            <w:rStyle w:val="Hyperlink"/>
            <w:sz w:val="20"/>
            <w:szCs w:val="20"/>
          </w:rPr>
          <w:t>https://medium.com/@Synced/how-random-forest-algorithm-works-in-machine-learning-3c0fe15b6674</w:t>
        </w:r>
      </w:hyperlink>
      <w:r>
        <w:rPr>
          <w:sz w:val="20"/>
          <w:szCs w:val="20"/>
        </w:rPr>
        <w:t xml:space="preserve"> (Accessed 5</w:t>
      </w:r>
      <w:r>
        <w:rPr>
          <w:sz w:val="20"/>
          <w:szCs w:val="20"/>
          <w:vertAlign w:val="superscript"/>
        </w:rPr>
        <w:t>th</w:t>
      </w:r>
      <w:r>
        <w:rPr>
          <w:sz w:val="20"/>
          <w:szCs w:val="20"/>
        </w:rPr>
        <w:t xml:space="preserve"> April)</w:t>
      </w:r>
    </w:p>
    <w:p w14:paraId="18520CAB" w14:textId="77777777" w:rsidR="000E2C3F" w:rsidRDefault="000E2C3F" w:rsidP="000E2C3F">
      <w:pPr>
        <w:rPr>
          <w:sz w:val="20"/>
          <w:szCs w:val="20"/>
        </w:rPr>
      </w:pPr>
      <w:r>
        <w:rPr>
          <w:sz w:val="20"/>
          <w:szCs w:val="20"/>
        </w:rPr>
        <w:t xml:space="preserve">The Open University (2020) </w:t>
      </w:r>
      <w:r>
        <w:rPr>
          <w:i/>
          <w:iCs/>
          <w:sz w:val="20"/>
          <w:szCs w:val="20"/>
        </w:rPr>
        <w:t>Choosing a Lifecyle Model</w:t>
      </w:r>
      <w:r>
        <w:rPr>
          <w:sz w:val="20"/>
          <w:szCs w:val="20"/>
        </w:rPr>
        <w:t xml:space="preserve">, </w:t>
      </w:r>
      <w:r>
        <w:rPr>
          <w:i/>
          <w:sz w:val="20"/>
          <w:szCs w:val="20"/>
        </w:rPr>
        <w:t>TM470</w:t>
      </w:r>
      <w:r>
        <w:rPr>
          <w:sz w:val="20"/>
          <w:szCs w:val="20"/>
        </w:rPr>
        <w:t xml:space="preserve"> [Online]. Available at </w:t>
      </w:r>
      <w:hyperlink r:id="rId50" w:history="1">
        <w:r>
          <w:rPr>
            <w:rStyle w:val="Hyperlink"/>
            <w:sz w:val="20"/>
            <w:szCs w:val="20"/>
          </w:rPr>
          <w:t>https://learn2.open.ac.uk/mod/oucontent/view.php?id=1557365</w:t>
        </w:r>
      </w:hyperlink>
      <w:r>
        <w:rPr>
          <w:i/>
        </w:rPr>
        <w:t xml:space="preserve"> </w:t>
      </w:r>
      <w:r>
        <w:rPr>
          <w:sz w:val="20"/>
          <w:szCs w:val="20"/>
        </w:rPr>
        <w:t>(Accessed 2nd February 2020)</w:t>
      </w:r>
    </w:p>
    <w:p w14:paraId="1EBCAC61" w14:textId="77777777" w:rsidR="000E2C3F" w:rsidRDefault="000E2C3F" w:rsidP="000E2C3F">
      <w:pPr>
        <w:rPr>
          <w:sz w:val="20"/>
          <w:szCs w:val="20"/>
        </w:rPr>
      </w:pPr>
      <w:r>
        <w:rPr>
          <w:sz w:val="20"/>
          <w:szCs w:val="20"/>
        </w:rPr>
        <w:t xml:space="preserve">The Open University (2019) ‘Data mining I: classification tasks’ </w:t>
      </w:r>
      <w:r>
        <w:rPr>
          <w:i/>
          <w:iCs/>
          <w:sz w:val="20"/>
          <w:szCs w:val="20"/>
        </w:rPr>
        <w:t xml:space="preserve">The k-nearest neighbours algorithm, TMA351 </w:t>
      </w:r>
      <w:r>
        <w:rPr>
          <w:sz w:val="20"/>
          <w:szCs w:val="20"/>
        </w:rPr>
        <w:t xml:space="preserve">[Online]. Available at </w:t>
      </w:r>
      <w:hyperlink r:id="rId51" w:history="1">
        <w:r>
          <w:rPr>
            <w:rStyle w:val="Hyperlink"/>
            <w:sz w:val="20"/>
            <w:szCs w:val="20"/>
          </w:rPr>
          <w:t>https://learn2.open.ac.uk/mod/oucontent/view.php?id=1349974&amp;section=3</w:t>
        </w:r>
      </w:hyperlink>
      <w:r>
        <w:t xml:space="preserve"> </w:t>
      </w:r>
      <w:r>
        <w:rPr>
          <w:sz w:val="20"/>
          <w:szCs w:val="20"/>
        </w:rPr>
        <w:t>(Accessed 24th February 2020)</w:t>
      </w:r>
    </w:p>
    <w:p w14:paraId="455CE88C" w14:textId="3FF197B4" w:rsidR="000E2C3F" w:rsidRPr="000E2C3F" w:rsidRDefault="000E2C3F" w:rsidP="00EF6CED">
      <w:pPr>
        <w:rPr>
          <w:sz w:val="20"/>
          <w:szCs w:val="20"/>
          <w:u w:val="single"/>
        </w:rPr>
      </w:pPr>
      <w:r>
        <w:rPr>
          <w:sz w:val="20"/>
          <w:szCs w:val="20"/>
        </w:rPr>
        <w:lastRenderedPageBreak/>
        <w:t xml:space="preserve">The Open University (2019) ‘Data mining II: clustering tasks’ </w:t>
      </w:r>
      <w:r>
        <w:rPr>
          <w:i/>
          <w:iCs/>
          <w:sz w:val="20"/>
          <w:szCs w:val="20"/>
        </w:rPr>
        <w:t>Partitional clustering: the k-means algorithm, TM351</w:t>
      </w:r>
      <w:r>
        <w:rPr>
          <w:sz w:val="20"/>
          <w:szCs w:val="20"/>
        </w:rPr>
        <w:t xml:space="preserve"> [Online]. Available at </w:t>
      </w:r>
      <w:hyperlink r:id="rId52" w:history="1">
        <w:r>
          <w:rPr>
            <w:rStyle w:val="Hyperlink"/>
            <w:sz w:val="20"/>
            <w:szCs w:val="20"/>
          </w:rPr>
          <w:t>https://learn2.open.ac.uk/mod/oucontent/view.php?id=1349975&amp;section=2.2</w:t>
        </w:r>
      </w:hyperlink>
      <w:r>
        <w:rPr>
          <w:rStyle w:val="Hyperlink"/>
          <w:sz w:val="20"/>
          <w:szCs w:val="20"/>
        </w:rPr>
        <w:t xml:space="preserve"> </w:t>
      </w:r>
      <w:r>
        <w:rPr>
          <w:sz w:val="20"/>
          <w:szCs w:val="20"/>
        </w:rPr>
        <w:t>(Accessed 24th February 2020)</w:t>
      </w:r>
    </w:p>
    <w:p w14:paraId="5D7B5C18" w14:textId="2451F44B" w:rsidR="000E2C3F" w:rsidRDefault="000E2C3F" w:rsidP="00EF6CED">
      <w:pPr>
        <w:rPr>
          <w:sz w:val="20"/>
          <w:szCs w:val="20"/>
        </w:rPr>
      </w:pPr>
      <w:r>
        <w:rPr>
          <w:sz w:val="20"/>
          <w:szCs w:val="20"/>
        </w:rPr>
        <w:t xml:space="preserve">TM470 course team (2012) </w:t>
      </w:r>
      <w:r>
        <w:rPr>
          <w:i/>
          <w:iCs/>
          <w:sz w:val="20"/>
          <w:szCs w:val="20"/>
        </w:rPr>
        <w:t>‘Legal, Social, Ethical and Professional issues’ in TM470 study material, The Open University, Milton Keynes</w:t>
      </w:r>
      <w:r>
        <w:rPr>
          <w:sz w:val="20"/>
          <w:szCs w:val="20"/>
        </w:rPr>
        <w:t xml:space="preserve"> [Online]. Available at </w:t>
      </w:r>
      <w:hyperlink r:id="rId53" w:history="1">
        <w:r>
          <w:rPr>
            <w:rStyle w:val="Hyperlink"/>
            <w:sz w:val="20"/>
            <w:szCs w:val="20"/>
          </w:rPr>
          <w:t>https://learn2.open.ac.uk/mod/oucontent/view.php?id=1184585</w:t>
        </w:r>
      </w:hyperlink>
      <w:r>
        <w:rPr>
          <w:rStyle w:val="Hyperlink"/>
          <w:sz w:val="20"/>
          <w:szCs w:val="20"/>
        </w:rPr>
        <w:t xml:space="preserve"> </w:t>
      </w:r>
      <w:r>
        <w:rPr>
          <w:sz w:val="20"/>
          <w:szCs w:val="20"/>
        </w:rPr>
        <w:t>(Accessed 1st April)</w:t>
      </w:r>
    </w:p>
    <w:p w14:paraId="7715ADE5" w14:textId="1404E28B" w:rsidR="000E2C3F" w:rsidRDefault="000E2C3F" w:rsidP="00EF6CED">
      <w:pPr>
        <w:rPr>
          <w:sz w:val="20"/>
          <w:szCs w:val="20"/>
        </w:rPr>
      </w:pPr>
      <w:r>
        <w:rPr>
          <w:sz w:val="20"/>
          <w:szCs w:val="20"/>
        </w:rPr>
        <w:t xml:space="preserve">Tuan Doan Nguyen (August 2018) </w:t>
      </w:r>
      <w:r>
        <w:rPr>
          <w:i/>
          <w:iCs/>
          <w:sz w:val="20"/>
          <w:szCs w:val="20"/>
        </w:rPr>
        <w:t>The Beautiful Game: Predicting the Premier League with a random model</w:t>
      </w:r>
      <w:r>
        <w:rPr>
          <w:sz w:val="20"/>
          <w:szCs w:val="20"/>
        </w:rPr>
        <w:t xml:space="preserve"> [Online]. Available at </w:t>
      </w:r>
      <w:hyperlink r:id="rId54" w:history="1">
        <w:r>
          <w:rPr>
            <w:rStyle w:val="Hyperlink"/>
            <w:sz w:val="20"/>
            <w:szCs w:val="20"/>
          </w:rPr>
          <w:t>https://towardsdatascience.com/o-jogo-bonito-predicting-the-premier-league-with-a-random-model-1b02fa3a7e5a</w:t>
        </w:r>
      </w:hyperlink>
      <w:r>
        <w:t xml:space="preserve"> </w:t>
      </w:r>
      <w:r>
        <w:rPr>
          <w:sz w:val="20"/>
          <w:szCs w:val="20"/>
        </w:rPr>
        <w:t>(Accessed 24th February)</w:t>
      </w:r>
    </w:p>
    <w:p w14:paraId="56B65C9F" w14:textId="77777777" w:rsidR="000E2C3F" w:rsidRDefault="000E2C3F" w:rsidP="000E2C3F">
      <w:pPr>
        <w:rPr>
          <w:sz w:val="20"/>
          <w:szCs w:val="20"/>
        </w:rPr>
      </w:pPr>
      <w:r>
        <w:rPr>
          <w:sz w:val="20"/>
          <w:szCs w:val="20"/>
        </w:rPr>
        <w:t xml:space="preserve">UK Government (2018) </w:t>
      </w:r>
      <w:r>
        <w:rPr>
          <w:i/>
          <w:iCs/>
          <w:sz w:val="20"/>
          <w:szCs w:val="20"/>
        </w:rPr>
        <w:t>The Data Protection Act</w:t>
      </w:r>
      <w:r>
        <w:rPr>
          <w:sz w:val="20"/>
          <w:szCs w:val="20"/>
        </w:rPr>
        <w:t xml:space="preserve"> [Online]. Available at </w:t>
      </w:r>
      <w:hyperlink r:id="rId55" w:history="1">
        <w:r>
          <w:rPr>
            <w:rStyle w:val="Hyperlink"/>
            <w:sz w:val="20"/>
            <w:szCs w:val="20"/>
          </w:rPr>
          <w:t>https://www.gov.uk/data-protection</w:t>
        </w:r>
      </w:hyperlink>
      <w:r>
        <w:rPr>
          <w:rStyle w:val="Hyperlink"/>
          <w:sz w:val="20"/>
          <w:szCs w:val="20"/>
        </w:rPr>
        <w:t xml:space="preserve"> </w:t>
      </w:r>
      <w:r>
        <w:rPr>
          <w:sz w:val="20"/>
          <w:szCs w:val="20"/>
        </w:rPr>
        <w:t>(Accessed 1st April)</w:t>
      </w:r>
    </w:p>
    <w:p w14:paraId="2D0C1465" w14:textId="77777777" w:rsidR="000E2C3F" w:rsidRDefault="000E2C3F" w:rsidP="000E2C3F">
      <w:pPr>
        <w:rPr>
          <w:sz w:val="20"/>
          <w:szCs w:val="20"/>
        </w:rPr>
      </w:pPr>
      <w:r>
        <w:rPr>
          <w:sz w:val="20"/>
          <w:szCs w:val="20"/>
        </w:rPr>
        <w:t xml:space="preserve">UK Government (2015) </w:t>
      </w:r>
      <w:r>
        <w:rPr>
          <w:i/>
          <w:iCs/>
          <w:sz w:val="20"/>
          <w:szCs w:val="20"/>
        </w:rPr>
        <w:t>Equality Act 2010: guidance</w:t>
      </w:r>
      <w:r>
        <w:rPr>
          <w:sz w:val="20"/>
          <w:szCs w:val="20"/>
        </w:rPr>
        <w:t xml:space="preserve"> [Online]. Available at </w:t>
      </w:r>
      <w:hyperlink r:id="rId56" w:history="1">
        <w:r>
          <w:rPr>
            <w:rStyle w:val="Hyperlink"/>
            <w:sz w:val="20"/>
            <w:szCs w:val="20"/>
          </w:rPr>
          <w:t>https://www.gov.uk/guidance/equality-act-2010-guidance</w:t>
        </w:r>
      </w:hyperlink>
      <w:r>
        <w:rPr>
          <w:rStyle w:val="Hyperlink"/>
          <w:sz w:val="20"/>
          <w:szCs w:val="20"/>
        </w:rPr>
        <w:t xml:space="preserve"> </w:t>
      </w:r>
      <w:r>
        <w:rPr>
          <w:sz w:val="20"/>
          <w:szCs w:val="20"/>
        </w:rPr>
        <w:t>(Accessed 1st April)</w:t>
      </w:r>
    </w:p>
    <w:p w14:paraId="43773391" w14:textId="77777777" w:rsidR="000E2C3F" w:rsidRDefault="000E2C3F" w:rsidP="000E2C3F">
      <w:pPr>
        <w:rPr>
          <w:sz w:val="20"/>
          <w:szCs w:val="20"/>
        </w:rPr>
      </w:pPr>
      <w:r>
        <w:rPr>
          <w:sz w:val="20"/>
          <w:szCs w:val="20"/>
        </w:rPr>
        <w:t xml:space="preserve">UK Government (1990) </w:t>
      </w:r>
      <w:r>
        <w:rPr>
          <w:i/>
          <w:iCs/>
          <w:sz w:val="20"/>
          <w:szCs w:val="20"/>
        </w:rPr>
        <w:t xml:space="preserve">Computer Misuse Act 1990 </w:t>
      </w:r>
      <w:r>
        <w:rPr>
          <w:sz w:val="20"/>
          <w:szCs w:val="20"/>
        </w:rPr>
        <w:t xml:space="preserve">[Online]. Available at </w:t>
      </w:r>
      <w:hyperlink r:id="rId57" w:history="1">
        <w:r>
          <w:rPr>
            <w:rStyle w:val="Hyperlink"/>
            <w:sz w:val="20"/>
            <w:szCs w:val="20"/>
          </w:rPr>
          <w:t>http://www.legislation.gov.uk/ukpga/1990/18</w:t>
        </w:r>
      </w:hyperlink>
      <w:r>
        <w:rPr>
          <w:rStyle w:val="Hyperlink"/>
          <w:sz w:val="20"/>
          <w:szCs w:val="20"/>
        </w:rPr>
        <w:t xml:space="preserve"> </w:t>
      </w:r>
      <w:r>
        <w:rPr>
          <w:sz w:val="20"/>
          <w:szCs w:val="20"/>
        </w:rPr>
        <w:t>(Accessed 1st April)</w:t>
      </w:r>
    </w:p>
    <w:p w14:paraId="25E17E48" w14:textId="20FD1093" w:rsidR="000E2C3F" w:rsidRPr="000E2C3F" w:rsidRDefault="000E2C3F" w:rsidP="00EF6CED">
      <w:pPr>
        <w:rPr>
          <w:sz w:val="20"/>
          <w:szCs w:val="20"/>
        </w:rPr>
      </w:pPr>
      <w:r>
        <w:rPr>
          <w:sz w:val="20"/>
          <w:szCs w:val="20"/>
        </w:rPr>
        <w:t xml:space="preserve">UK Government (n.d) </w:t>
      </w:r>
      <w:r>
        <w:rPr>
          <w:i/>
          <w:iCs/>
          <w:sz w:val="20"/>
          <w:szCs w:val="20"/>
        </w:rPr>
        <w:t xml:space="preserve">How copyright protects your works </w:t>
      </w:r>
      <w:r>
        <w:rPr>
          <w:sz w:val="20"/>
          <w:szCs w:val="20"/>
        </w:rPr>
        <w:t xml:space="preserve">[Online]. Available at </w:t>
      </w:r>
      <w:hyperlink r:id="rId58" w:history="1">
        <w:r>
          <w:rPr>
            <w:rStyle w:val="Hyperlink"/>
            <w:sz w:val="20"/>
            <w:szCs w:val="20"/>
          </w:rPr>
          <w:t>https://www.gov.uk/copyright</w:t>
        </w:r>
      </w:hyperlink>
      <w:r>
        <w:rPr>
          <w:rStyle w:val="Hyperlink"/>
          <w:sz w:val="20"/>
          <w:szCs w:val="20"/>
        </w:rPr>
        <w:t xml:space="preserve"> </w:t>
      </w:r>
      <w:r>
        <w:rPr>
          <w:sz w:val="20"/>
          <w:szCs w:val="20"/>
        </w:rPr>
        <w:t>(Accessed 1st April)</w:t>
      </w:r>
    </w:p>
    <w:p w14:paraId="506F07EE" w14:textId="00A0E27B" w:rsidR="000E2C3F" w:rsidRDefault="000E2C3F" w:rsidP="000E2C3F">
      <w:pPr>
        <w:rPr>
          <w:sz w:val="20"/>
          <w:szCs w:val="20"/>
        </w:rPr>
      </w:pPr>
      <w:r>
        <w:rPr>
          <w:sz w:val="20"/>
          <w:szCs w:val="20"/>
        </w:rPr>
        <w:t xml:space="preserve">Victor Osetskyi (2017) </w:t>
      </w:r>
      <w:r>
        <w:rPr>
          <w:i/>
          <w:sz w:val="20"/>
          <w:szCs w:val="20"/>
        </w:rPr>
        <w:t>SDLC Models Explained: Agile, Waterfall, V-Shaped, Iterative, Spiral</w:t>
      </w:r>
      <w:r>
        <w:rPr>
          <w:sz w:val="20"/>
          <w:szCs w:val="20"/>
        </w:rPr>
        <w:t xml:space="preserve"> [Online]. Available at </w:t>
      </w:r>
      <w:hyperlink r:id="rId59" w:history="1">
        <w:r>
          <w:rPr>
            <w:rStyle w:val="Hyperlink"/>
            <w:sz w:val="20"/>
            <w:szCs w:val="20"/>
          </w:rPr>
          <w:t>https://medium.com/existek/sdlc-models-explained-agile-waterfall-v-shaped-iterative-spiral-e3f012f390c5</w:t>
        </w:r>
      </w:hyperlink>
      <w:r>
        <w:rPr>
          <w:i/>
        </w:rPr>
        <w:t xml:space="preserve"> </w:t>
      </w:r>
      <w:r>
        <w:rPr>
          <w:sz w:val="20"/>
          <w:szCs w:val="20"/>
        </w:rPr>
        <w:t>(Accessed 14th February 2020)</w:t>
      </w:r>
    </w:p>
    <w:p w14:paraId="371D2FCC" w14:textId="4D67D992" w:rsidR="000E2C3F" w:rsidRPr="000E2C3F" w:rsidRDefault="000E2C3F" w:rsidP="000E2C3F">
      <w:pPr>
        <w:rPr>
          <w:color w:val="0000FF"/>
          <w:u w:val="single"/>
        </w:rPr>
      </w:pPr>
      <w:r>
        <w:rPr>
          <w:sz w:val="20"/>
          <w:szCs w:val="20"/>
        </w:rPr>
        <w:t xml:space="preserve">Will Koehrsen (August 2018) </w:t>
      </w:r>
      <w:r>
        <w:rPr>
          <w:i/>
          <w:iCs/>
          <w:sz w:val="20"/>
          <w:szCs w:val="20"/>
        </w:rPr>
        <w:t xml:space="preserve">An Implementation and Explanation of the Random Forest in Python </w:t>
      </w:r>
      <w:r>
        <w:rPr>
          <w:sz w:val="20"/>
          <w:szCs w:val="20"/>
        </w:rPr>
        <w:t xml:space="preserve">[Online] Available at </w:t>
      </w:r>
      <w:hyperlink r:id="rId60" w:history="1">
        <w:r>
          <w:rPr>
            <w:rStyle w:val="Hyperlink"/>
            <w:sz w:val="20"/>
            <w:szCs w:val="20"/>
          </w:rPr>
          <w:t>https://towardsdatascience.com/an-implementation-and-explanation-of-the-random-forest-in-python-77bf308a9b76</w:t>
        </w:r>
      </w:hyperlink>
      <w:r>
        <w:rPr>
          <w:sz w:val="20"/>
          <w:szCs w:val="20"/>
        </w:rPr>
        <w:t xml:space="preserve"> (Accessed 5</w:t>
      </w:r>
      <w:r>
        <w:rPr>
          <w:sz w:val="20"/>
          <w:szCs w:val="20"/>
          <w:vertAlign w:val="superscript"/>
        </w:rPr>
        <w:t>th</w:t>
      </w:r>
      <w:r>
        <w:rPr>
          <w:sz w:val="20"/>
          <w:szCs w:val="20"/>
        </w:rPr>
        <w:t xml:space="preserve"> April)</w:t>
      </w:r>
    </w:p>
    <w:p w14:paraId="1D13BA16" w14:textId="77777777" w:rsidR="005F131E" w:rsidRDefault="005F131E" w:rsidP="006B08AE">
      <w:pPr>
        <w:pStyle w:val="Heading1"/>
        <w:sectPr w:rsidR="005F131E" w:rsidSect="00307AD9">
          <w:pgSz w:w="11906" w:h="16838"/>
          <w:pgMar w:top="1440" w:right="1440" w:bottom="1440" w:left="1440" w:header="708" w:footer="708" w:gutter="0"/>
          <w:cols w:space="708"/>
          <w:docGrid w:linePitch="360"/>
        </w:sectPr>
      </w:pPr>
    </w:p>
    <w:p w14:paraId="0A6F0D05" w14:textId="00A6E109" w:rsidR="006B08AE" w:rsidRDefault="006B08AE" w:rsidP="006B08AE">
      <w:pPr>
        <w:pStyle w:val="Heading1"/>
      </w:pPr>
      <w:bookmarkStart w:id="41" w:name="_Toc50209193"/>
      <w:r>
        <w:lastRenderedPageBreak/>
        <w:t>Appendices</w:t>
      </w:r>
      <w:bookmarkEnd w:id="41"/>
    </w:p>
    <w:p w14:paraId="46176004" w14:textId="1844EFE3" w:rsidR="00EE296C" w:rsidRDefault="00EE296C" w:rsidP="00EE296C">
      <w:pPr>
        <w:pStyle w:val="Heading2"/>
      </w:pPr>
      <w:bookmarkStart w:id="42" w:name="_Toc50209194"/>
      <w:r>
        <w:t>Appendix 1</w:t>
      </w:r>
      <w:r w:rsidR="005F131E">
        <w:t xml:space="preserve"> – First draft of schedule</w:t>
      </w:r>
      <w:bookmarkEnd w:id="42"/>
    </w:p>
    <w:p w14:paraId="7F548F30" w14:textId="0A13E3A3" w:rsidR="005F131E" w:rsidRDefault="005F131E" w:rsidP="005F131E">
      <w:pPr>
        <w:sectPr w:rsidR="005F131E" w:rsidSect="005F131E">
          <w:pgSz w:w="16838" w:h="11906" w:orient="landscape"/>
          <w:pgMar w:top="1440" w:right="1440" w:bottom="1440" w:left="1440" w:header="709" w:footer="709" w:gutter="0"/>
          <w:cols w:space="708"/>
          <w:docGrid w:linePitch="360"/>
        </w:sectPr>
      </w:pPr>
      <w:r>
        <w:rPr>
          <w:noProof/>
        </w:rPr>
        <w:drawing>
          <wp:inline distT="0" distB="0" distL="0" distR="0" wp14:anchorId="38109718" wp14:editId="264CF780">
            <wp:extent cx="8863330" cy="470789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1"/>
                    <a:stretch>
                      <a:fillRect/>
                    </a:stretch>
                  </pic:blipFill>
                  <pic:spPr>
                    <a:xfrm>
                      <a:off x="0" y="0"/>
                      <a:ext cx="8863330" cy="4707890"/>
                    </a:xfrm>
                    <a:prstGeom prst="rect">
                      <a:avLst/>
                    </a:prstGeom>
                  </pic:spPr>
                </pic:pic>
              </a:graphicData>
            </a:graphic>
          </wp:inline>
        </w:drawing>
      </w:r>
    </w:p>
    <w:p w14:paraId="2D4D118C" w14:textId="418D8989" w:rsidR="005F131E" w:rsidRDefault="009101EE" w:rsidP="009101EE">
      <w:pPr>
        <w:pStyle w:val="Heading2"/>
      </w:pPr>
      <w:bookmarkStart w:id="43" w:name="_Toc50209195"/>
      <w:r>
        <w:lastRenderedPageBreak/>
        <w:t>Appendix 2 – Minor functions in Naïve Bayes</w:t>
      </w:r>
      <w:bookmarkEnd w:id="43"/>
    </w:p>
    <w:p w14:paraId="274D923B" w14:textId="24375A68" w:rsidR="00830F61" w:rsidRPr="00830F61" w:rsidRDefault="00830F61" w:rsidP="00830F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GB"/>
        </w:rPr>
      </w:pPr>
      <w:r w:rsidRPr="00830F61">
        <w:rPr>
          <w:rFonts w:ascii="Courier New" w:eastAsia="Times New Roman" w:hAnsi="Courier New" w:cs="Courier New"/>
          <w:color w:val="808080"/>
          <w:sz w:val="16"/>
          <w:szCs w:val="16"/>
          <w:lang w:eastAsia="en-GB"/>
        </w:rPr>
        <w:t># ===================================================== Functions ==================================================== #</w:t>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CC7832"/>
          <w:sz w:val="16"/>
          <w:szCs w:val="16"/>
          <w:lang w:eastAsia="en-GB"/>
        </w:rPr>
        <w:t xml:space="preserve">def </w:t>
      </w:r>
      <w:r w:rsidRPr="00830F61">
        <w:rPr>
          <w:rFonts w:ascii="Courier New" w:eastAsia="Times New Roman" w:hAnsi="Courier New" w:cs="Courier New"/>
          <w:color w:val="FFC66D"/>
          <w:sz w:val="16"/>
          <w:szCs w:val="16"/>
          <w:lang w:eastAsia="en-GB"/>
        </w:rPr>
        <w:t>sort_data_by_label</w:t>
      </w:r>
      <w:r w:rsidRPr="00830F61">
        <w:rPr>
          <w:rFonts w:ascii="Courier New" w:eastAsia="Times New Roman" w:hAnsi="Courier New" w:cs="Courier New"/>
          <w:color w:val="A9B7C6"/>
          <w:sz w:val="16"/>
          <w:szCs w:val="16"/>
          <w:lang w:eastAsia="en-GB"/>
        </w:rPr>
        <w:t>(data):</w:t>
      </w:r>
      <w:r w:rsidRPr="00830F61">
        <w:rPr>
          <w:rFonts w:ascii="Courier New" w:eastAsia="Times New Roman" w:hAnsi="Courier New" w:cs="Courier New"/>
          <w:color w:val="A9B7C6"/>
          <w:sz w:val="16"/>
          <w:szCs w:val="16"/>
          <w:lang w:eastAsia="en-GB"/>
        </w:rPr>
        <w:br/>
        <w:t xml:space="preserve">    sorted_data = </w:t>
      </w:r>
      <w:r w:rsidRPr="00830F61">
        <w:rPr>
          <w:rFonts w:ascii="Courier New" w:eastAsia="Times New Roman" w:hAnsi="Courier New" w:cs="Courier New"/>
          <w:color w:val="8888C6"/>
          <w:sz w:val="16"/>
          <w:szCs w:val="16"/>
          <w:lang w:eastAsia="en-GB"/>
        </w:rPr>
        <w:t>dict</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for </w:t>
      </w:r>
      <w:r w:rsidRPr="00830F61">
        <w:rPr>
          <w:rFonts w:ascii="Courier New" w:eastAsia="Times New Roman" w:hAnsi="Courier New" w:cs="Courier New"/>
          <w:color w:val="A9B7C6"/>
          <w:sz w:val="16"/>
          <w:szCs w:val="16"/>
          <w:lang w:eastAsia="en-GB"/>
        </w:rPr>
        <w:t xml:space="preserve">i </w:t>
      </w:r>
      <w:r w:rsidRPr="00830F61">
        <w:rPr>
          <w:rFonts w:ascii="Courier New" w:eastAsia="Times New Roman" w:hAnsi="Courier New" w:cs="Courier New"/>
          <w:color w:val="CC7832"/>
          <w:sz w:val="16"/>
          <w:szCs w:val="16"/>
          <w:lang w:eastAsia="en-GB"/>
        </w:rPr>
        <w:t xml:space="preserve">in </w:t>
      </w:r>
      <w:r w:rsidRPr="00830F61">
        <w:rPr>
          <w:rFonts w:ascii="Courier New" w:eastAsia="Times New Roman" w:hAnsi="Courier New" w:cs="Courier New"/>
          <w:color w:val="8888C6"/>
          <w:sz w:val="16"/>
          <w:szCs w:val="16"/>
          <w:lang w:eastAsia="en-GB"/>
        </w:rPr>
        <w:t>range</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8888C6"/>
          <w:sz w:val="16"/>
          <w:szCs w:val="16"/>
          <w:lang w:eastAsia="en-GB"/>
        </w:rPr>
        <w:t>len</w:t>
      </w:r>
      <w:r w:rsidRPr="00830F61">
        <w:rPr>
          <w:rFonts w:ascii="Courier New" w:eastAsia="Times New Roman" w:hAnsi="Courier New" w:cs="Courier New"/>
          <w:color w:val="A9B7C6"/>
          <w:sz w:val="16"/>
          <w:szCs w:val="16"/>
          <w:lang w:eastAsia="en-GB"/>
        </w:rPr>
        <w:t>(data)):</w:t>
      </w:r>
      <w:r w:rsidRPr="00830F61">
        <w:rPr>
          <w:rFonts w:ascii="Courier New" w:eastAsia="Times New Roman" w:hAnsi="Courier New" w:cs="Courier New"/>
          <w:color w:val="A9B7C6"/>
          <w:sz w:val="16"/>
          <w:szCs w:val="16"/>
          <w:lang w:eastAsia="en-GB"/>
        </w:rPr>
        <w:br/>
        <w:t xml:space="preserve">        vector = data[i]</w:t>
      </w:r>
      <w:r w:rsidRPr="00830F61">
        <w:rPr>
          <w:rFonts w:ascii="Courier New" w:eastAsia="Times New Roman" w:hAnsi="Courier New" w:cs="Courier New"/>
          <w:color w:val="A9B7C6"/>
          <w:sz w:val="16"/>
          <w:szCs w:val="16"/>
          <w:lang w:eastAsia="en-GB"/>
        </w:rPr>
        <w:br/>
        <w:t xml:space="preserve">        label = vector[-</w:t>
      </w:r>
      <w:r w:rsidRPr="00830F61">
        <w:rPr>
          <w:rFonts w:ascii="Courier New" w:eastAsia="Times New Roman" w:hAnsi="Courier New" w:cs="Courier New"/>
          <w:color w:val="6897BB"/>
          <w:sz w:val="16"/>
          <w:szCs w:val="16"/>
          <w:lang w:eastAsia="en-GB"/>
        </w:rPr>
        <w:t>1</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if </w:t>
      </w:r>
      <w:r w:rsidRPr="00830F61">
        <w:rPr>
          <w:rFonts w:ascii="Courier New" w:eastAsia="Times New Roman" w:hAnsi="Courier New" w:cs="Courier New"/>
          <w:color w:val="A9B7C6"/>
          <w:sz w:val="16"/>
          <w:szCs w:val="16"/>
          <w:lang w:eastAsia="en-GB"/>
        </w:rPr>
        <w:t xml:space="preserve">label </w:t>
      </w:r>
      <w:r w:rsidRPr="00830F61">
        <w:rPr>
          <w:rFonts w:ascii="Courier New" w:eastAsia="Times New Roman" w:hAnsi="Courier New" w:cs="Courier New"/>
          <w:color w:val="CC7832"/>
          <w:sz w:val="16"/>
          <w:szCs w:val="16"/>
          <w:lang w:eastAsia="en-GB"/>
        </w:rPr>
        <w:t xml:space="preserve">not in </w:t>
      </w:r>
      <w:r w:rsidRPr="00830F61">
        <w:rPr>
          <w:rFonts w:ascii="Courier New" w:eastAsia="Times New Roman" w:hAnsi="Courier New" w:cs="Courier New"/>
          <w:color w:val="A9B7C6"/>
          <w:sz w:val="16"/>
          <w:szCs w:val="16"/>
          <w:lang w:eastAsia="en-GB"/>
        </w:rPr>
        <w:t>sorted_data:</w:t>
      </w:r>
      <w:r w:rsidRPr="00830F61">
        <w:rPr>
          <w:rFonts w:ascii="Courier New" w:eastAsia="Times New Roman" w:hAnsi="Courier New" w:cs="Courier New"/>
          <w:color w:val="A9B7C6"/>
          <w:sz w:val="16"/>
          <w:szCs w:val="16"/>
          <w:lang w:eastAsia="en-GB"/>
        </w:rPr>
        <w:br/>
        <w:t xml:space="preserve">            sorted_data[label] = </w:t>
      </w:r>
      <w:r w:rsidRPr="00830F61">
        <w:rPr>
          <w:rFonts w:ascii="Courier New" w:eastAsia="Times New Roman" w:hAnsi="Courier New" w:cs="Courier New"/>
          <w:color w:val="8888C6"/>
          <w:sz w:val="16"/>
          <w:szCs w:val="16"/>
          <w:lang w:eastAsia="en-GB"/>
        </w:rPr>
        <w:t>list</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A9B7C6"/>
          <w:sz w:val="16"/>
          <w:szCs w:val="16"/>
          <w:lang w:eastAsia="en-GB"/>
        </w:rPr>
        <w:br/>
        <w:t xml:space="preserve">        sorted_data[label].append(vector)</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return </w:t>
      </w:r>
      <w:r w:rsidRPr="00830F61">
        <w:rPr>
          <w:rFonts w:ascii="Courier New" w:eastAsia="Times New Roman" w:hAnsi="Courier New" w:cs="Courier New"/>
          <w:color w:val="A9B7C6"/>
          <w:sz w:val="16"/>
          <w:szCs w:val="16"/>
          <w:lang w:eastAsia="en-GB"/>
        </w:rPr>
        <w:t>sorted_data</w:t>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808080"/>
          <w:sz w:val="16"/>
          <w:szCs w:val="16"/>
          <w:lang w:eastAsia="en-GB"/>
        </w:rPr>
        <w:t># ==================================================================================================================== #</w:t>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CC7832"/>
          <w:sz w:val="16"/>
          <w:szCs w:val="16"/>
          <w:lang w:eastAsia="en-GB"/>
        </w:rPr>
        <w:t xml:space="preserve">def </w:t>
      </w:r>
      <w:r w:rsidRPr="00830F61">
        <w:rPr>
          <w:rFonts w:ascii="Courier New" w:eastAsia="Times New Roman" w:hAnsi="Courier New" w:cs="Courier New"/>
          <w:color w:val="FFC66D"/>
          <w:sz w:val="16"/>
          <w:szCs w:val="16"/>
          <w:lang w:eastAsia="en-GB"/>
        </w:rPr>
        <w:t>calculate_mean</w:t>
      </w:r>
      <w:r w:rsidRPr="00830F61">
        <w:rPr>
          <w:rFonts w:ascii="Courier New" w:eastAsia="Times New Roman" w:hAnsi="Courier New" w:cs="Courier New"/>
          <w:color w:val="A9B7C6"/>
          <w:sz w:val="16"/>
          <w:szCs w:val="16"/>
          <w:lang w:eastAsia="en-GB"/>
        </w:rPr>
        <w:t>(list_of_vals):</w:t>
      </w:r>
      <w:r w:rsidRPr="00830F61">
        <w:rPr>
          <w:rFonts w:ascii="Courier New" w:eastAsia="Times New Roman" w:hAnsi="Courier New" w:cs="Courier New"/>
          <w:color w:val="A9B7C6"/>
          <w:sz w:val="16"/>
          <w:szCs w:val="16"/>
          <w:lang w:eastAsia="en-GB"/>
        </w:rPr>
        <w:br/>
        <w:t xml:space="preserve">    mean = </w:t>
      </w:r>
      <w:r w:rsidRPr="00830F61">
        <w:rPr>
          <w:rFonts w:ascii="Courier New" w:eastAsia="Times New Roman" w:hAnsi="Courier New" w:cs="Courier New"/>
          <w:color w:val="8888C6"/>
          <w:sz w:val="16"/>
          <w:szCs w:val="16"/>
          <w:lang w:eastAsia="en-GB"/>
        </w:rPr>
        <w:t>sum</w:t>
      </w:r>
      <w:r w:rsidRPr="00830F61">
        <w:rPr>
          <w:rFonts w:ascii="Courier New" w:eastAsia="Times New Roman" w:hAnsi="Courier New" w:cs="Courier New"/>
          <w:color w:val="A9B7C6"/>
          <w:sz w:val="16"/>
          <w:szCs w:val="16"/>
          <w:lang w:eastAsia="en-GB"/>
        </w:rPr>
        <w:t xml:space="preserve">(list_of_vals) / </w:t>
      </w:r>
      <w:r w:rsidRPr="00830F61">
        <w:rPr>
          <w:rFonts w:ascii="Courier New" w:eastAsia="Times New Roman" w:hAnsi="Courier New" w:cs="Courier New"/>
          <w:color w:val="8888C6"/>
          <w:sz w:val="16"/>
          <w:szCs w:val="16"/>
          <w:lang w:eastAsia="en-GB"/>
        </w:rPr>
        <w:t>float</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8888C6"/>
          <w:sz w:val="16"/>
          <w:szCs w:val="16"/>
          <w:lang w:eastAsia="en-GB"/>
        </w:rPr>
        <w:t>len</w:t>
      </w:r>
      <w:r w:rsidRPr="00830F61">
        <w:rPr>
          <w:rFonts w:ascii="Courier New" w:eastAsia="Times New Roman" w:hAnsi="Courier New" w:cs="Courier New"/>
          <w:color w:val="A9B7C6"/>
          <w:sz w:val="16"/>
          <w:szCs w:val="16"/>
          <w:lang w:eastAsia="en-GB"/>
        </w:rPr>
        <w:t>(list_of_vals))</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return </w:t>
      </w:r>
      <w:r w:rsidRPr="00830F61">
        <w:rPr>
          <w:rFonts w:ascii="Courier New" w:eastAsia="Times New Roman" w:hAnsi="Courier New" w:cs="Courier New"/>
          <w:color w:val="A9B7C6"/>
          <w:sz w:val="16"/>
          <w:szCs w:val="16"/>
          <w:lang w:eastAsia="en-GB"/>
        </w:rPr>
        <w:t>mean</w:t>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808080"/>
          <w:sz w:val="16"/>
          <w:szCs w:val="16"/>
          <w:lang w:eastAsia="en-GB"/>
        </w:rPr>
        <w:t># ==================================================================================================================== #</w:t>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CC7832"/>
          <w:sz w:val="16"/>
          <w:szCs w:val="16"/>
          <w:lang w:eastAsia="en-GB"/>
        </w:rPr>
        <w:t xml:space="preserve">def </w:t>
      </w:r>
      <w:r w:rsidRPr="00830F61">
        <w:rPr>
          <w:rFonts w:ascii="Courier New" w:eastAsia="Times New Roman" w:hAnsi="Courier New" w:cs="Courier New"/>
          <w:color w:val="FFC66D"/>
          <w:sz w:val="16"/>
          <w:szCs w:val="16"/>
          <w:lang w:eastAsia="en-GB"/>
        </w:rPr>
        <w:t>calculate_stdev</w:t>
      </w:r>
      <w:r w:rsidRPr="00830F61">
        <w:rPr>
          <w:rFonts w:ascii="Courier New" w:eastAsia="Times New Roman" w:hAnsi="Courier New" w:cs="Courier New"/>
          <w:color w:val="A9B7C6"/>
          <w:sz w:val="16"/>
          <w:szCs w:val="16"/>
          <w:lang w:eastAsia="en-GB"/>
        </w:rPr>
        <w:t>(list_of_vals):</w:t>
      </w:r>
      <w:r w:rsidRPr="00830F61">
        <w:rPr>
          <w:rFonts w:ascii="Courier New" w:eastAsia="Times New Roman" w:hAnsi="Courier New" w:cs="Courier New"/>
          <w:color w:val="A9B7C6"/>
          <w:sz w:val="16"/>
          <w:szCs w:val="16"/>
          <w:lang w:eastAsia="en-GB"/>
        </w:rPr>
        <w:br/>
        <w:t xml:space="preserve">    average = calculate_mean(list_of_vals)</w:t>
      </w:r>
      <w:r w:rsidRPr="00830F61">
        <w:rPr>
          <w:rFonts w:ascii="Courier New" w:eastAsia="Times New Roman" w:hAnsi="Courier New" w:cs="Courier New"/>
          <w:color w:val="A9B7C6"/>
          <w:sz w:val="16"/>
          <w:szCs w:val="16"/>
          <w:lang w:eastAsia="en-GB"/>
        </w:rPr>
        <w:br/>
        <w:t xml:space="preserve">    variance = </w:t>
      </w:r>
      <w:r w:rsidRPr="00830F61">
        <w:rPr>
          <w:rFonts w:ascii="Courier New" w:eastAsia="Times New Roman" w:hAnsi="Courier New" w:cs="Courier New"/>
          <w:color w:val="8888C6"/>
          <w:sz w:val="16"/>
          <w:szCs w:val="16"/>
          <w:lang w:eastAsia="en-GB"/>
        </w:rPr>
        <w:t>sum</w:t>
      </w:r>
      <w:r w:rsidRPr="00830F61">
        <w:rPr>
          <w:rFonts w:ascii="Courier New" w:eastAsia="Times New Roman" w:hAnsi="Courier New" w:cs="Courier New"/>
          <w:color w:val="A9B7C6"/>
          <w:sz w:val="16"/>
          <w:szCs w:val="16"/>
          <w:lang w:eastAsia="en-GB"/>
        </w:rPr>
        <w:t xml:space="preserve">([(x - average) ** </w:t>
      </w:r>
      <w:r w:rsidRPr="00830F61">
        <w:rPr>
          <w:rFonts w:ascii="Courier New" w:eastAsia="Times New Roman" w:hAnsi="Courier New" w:cs="Courier New"/>
          <w:color w:val="6897BB"/>
          <w:sz w:val="16"/>
          <w:szCs w:val="16"/>
          <w:lang w:eastAsia="en-GB"/>
        </w:rPr>
        <w:t xml:space="preserve">2 </w:t>
      </w:r>
      <w:r w:rsidRPr="00830F61">
        <w:rPr>
          <w:rFonts w:ascii="Courier New" w:eastAsia="Times New Roman" w:hAnsi="Courier New" w:cs="Courier New"/>
          <w:color w:val="CC7832"/>
          <w:sz w:val="16"/>
          <w:szCs w:val="16"/>
          <w:lang w:eastAsia="en-GB"/>
        </w:rPr>
        <w:t xml:space="preserve">for </w:t>
      </w:r>
      <w:r w:rsidRPr="00830F61">
        <w:rPr>
          <w:rFonts w:ascii="Courier New" w:eastAsia="Times New Roman" w:hAnsi="Courier New" w:cs="Courier New"/>
          <w:color w:val="A9B7C6"/>
          <w:sz w:val="16"/>
          <w:szCs w:val="16"/>
          <w:lang w:eastAsia="en-GB"/>
        </w:rPr>
        <w:t xml:space="preserve">x </w:t>
      </w:r>
      <w:r w:rsidRPr="00830F61">
        <w:rPr>
          <w:rFonts w:ascii="Courier New" w:eastAsia="Times New Roman" w:hAnsi="Courier New" w:cs="Courier New"/>
          <w:color w:val="CC7832"/>
          <w:sz w:val="16"/>
          <w:szCs w:val="16"/>
          <w:lang w:eastAsia="en-GB"/>
        </w:rPr>
        <w:t xml:space="preserve">in </w:t>
      </w:r>
      <w:r w:rsidRPr="00830F61">
        <w:rPr>
          <w:rFonts w:ascii="Courier New" w:eastAsia="Times New Roman" w:hAnsi="Courier New" w:cs="Courier New"/>
          <w:color w:val="A9B7C6"/>
          <w:sz w:val="16"/>
          <w:szCs w:val="16"/>
          <w:lang w:eastAsia="en-GB"/>
        </w:rPr>
        <w:t xml:space="preserve">list_of_vals]) / </w:t>
      </w:r>
      <w:r w:rsidRPr="00830F61">
        <w:rPr>
          <w:rFonts w:ascii="Courier New" w:eastAsia="Times New Roman" w:hAnsi="Courier New" w:cs="Courier New"/>
          <w:color w:val="8888C6"/>
          <w:sz w:val="16"/>
          <w:szCs w:val="16"/>
          <w:lang w:eastAsia="en-GB"/>
        </w:rPr>
        <w:t>float</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8888C6"/>
          <w:sz w:val="16"/>
          <w:szCs w:val="16"/>
          <w:lang w:eastAsia="en-GB"/>
        </w:rPr>
        <w:t>len</w:t>
      </w:r>
      <w:r w:rsidRPr="00830F61">
        <w:rPr>
          <w:rFonts w:ascii="Courier New" w:eastAsia="Times New Roman" w:hAnsi="Courier New" w:cs="Courier New"/>
          <w:color w:val="A9B7C6"/>
          <w:sz w:val="16"/>
          <w:szCs w:val="16"/>
          <w:lang w:eastAsia="en-GB"/>
        </w:rPr>
        <w:t xml:space="preserve">(list_of_vals) - </w:t>
      </w:r>
      <w:r w:rsidRPr="00830F61">
        <w:rPr>
          <w:rFonts w:ascii="Courier New" w:eastAsia="Times New Roman" w:hAnsi="Courier New" w:cs="Courier New"/>
          <w:color w:val="6897BB"/>
          <w:sz w:val="16"/>
          <w:szCs w:val="16"/>
          <w:lang w:eastAsia="en-GB"/>
        </w:rPr>
        <w:t>1</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return </w:t>
      </w:r>
      <w:r w:rsidRPr="00830F61">
        <w:rPr>
          <w:rFonts w:ascii="Courier New" w:eastAsia="Times New Roman" w:hAnsi="Courier New" w:cs="Courier New"/>
          <w:color w:val="A9B7C6"/>
          <w:sz w:val="16"/>
          <w:szCs w:val="16"/>
          <w:lang w:eastAsia="en-GB"/>
        </w:rPr>
        <w:t>sqrt(variance)</w:t>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808080"/>
          <w:sz w:val="16"/>
          <w:szCs w:val="16"/>
          <w:lang w:eastAsia="en-GB"/>
        </w:rPr>
        <w:t># ==================================================================================================================== #</w:t>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CC7832"/>
          <w:sz w:val="16"/>
          <w:szCs w:val="16"/>
          <w:lang w:eastAsia="en-GB"/>
        </w:rPr>
        <w:t xml:space="preserve">def </w:t>
      </w:r>
      <w:r w:rsidRPr="00830F61">
        <w:rPr>
          <w:rFonts w:ascii="Courier New" w:eastAsia="Times New Roman" w:hAnsi="Courier New" w:cs="Courier New"/>
          <w:color w:val="FFC66D"/>
          <w:sz w:val="16"/>
          <w:szCs w:val="16"/>
          <w:lang w:eastAsia="en-GB"/>
        </w:rPr>
        <w:t>calculate_data</w:t>
      </w:r>
      <w:r w:rsidRPr="00830F61">
        <w:rPr>
          <w:rFonts w:ascii="Courier New" w:eastAsia="Times New Roman" w:hAnsi="Courier New" w:cs="Courier New"/>
          <w:color w:val="A9B7C6"/>
          <w:sz w:val="16"/>
          <w:szCs w:val="16"/>
          <w:lang w:eastAsia="en-GB"/>
        </w:rPr>
        <w:t>(data):</w:t>
      </w:r>
      <w:r w:rsidRPr="00830F61">
        <w:rPr>
          <w:rFonts w:ascii="Courier New" w:eastAsia="Times New Roman" w:hAnsi="Courier New" w:cs="Courier New"/>
          <w:color w:val="A9B7C6"/>
          <w:sz w:val="16"/>
          <w:szCs w:val="16"/>
          <w:lang w:eastAsia="en-GB"/>
        </w:rPr>
        <w:br/>
        <w:t xml:space="preserve">    summarized_data = [(calculate_mean(column)</w:t>
      </w:r>
      <w:r w:rsidRPr="00830F61">
        <w:rPr>
          <w:rFonts w:ascii="Courier New" w:eastAsia="Times New Roman" w:hAnsi="Courier New" w:cs="Courier New"/>
          <w:color w:val="CC7832"/>
          <w:sz w:val="16"/>
          <w:szCs w:val="16"/>
          <w:lang w:eastAsia="en-GB"/>
        </w:rPr>
        <w:t xml:space="preserve">, </w:t>
      </w:r>
      <w:r w:rsidRPr="00830F61">
        <w:rPr>
          <w:rFonts w:ascii="Courier New" w:eastAsia="Times New Roman" w:hAnsi="Courier New" w:cs="Courier New"/>
          <w:color w:val="A9B7C6"/>
          <w:sz w:val="16"/>
          <w:szCs w:val="16"/>
          <w:lang w:eastAsia="en-GB"/>
        </w:rPr>
        <w:t>calculate_stdev(column)</w:t>
      </w:r>
      <w:r w:rsidRPr="00830F61">
        <w:rPr>
          <w:rFonts w:ascii="Courier New" w:eastAsia="Times New Roman" w:hAnsi="Courier New" w:cs="Courier New"/>
          <w:color w:val="CC7832"/>
          <w:sz w:val="16"/>
          <w:szCs w:val="16"/>
          <w:lang w:eastAsia="en-GB"/>
        </w:rPr>
        <w:t xml:space="preserve">, </w:t>
      </w:r>
      <w:r w:rsidRPr="00830F61">
        <w:rPr>
          <w:rFonts w:ascii="Courier New" w:eastAsia="Times New Roman" w:hAnsi="Courier New" w:cs="Courier New"/>
          <w:color w:val="8888C6"/>
          <w:sz w:val="16"/>
          <w:szCs w:val="16"/>
          <w:lang w:eastAsia="en-GB"/>
        </w:rPr>
        <w:t>len</w:t>
      </w:r>
      <w:r w:rsidRPr="00830F61">
        <w:rPr>
          <w:rFonts w:ascii="Courier New" w:eastAsia="Times New Roman" w:hAnsi="Courier New" w:cs="Courier New"/>
          <w:color w:val="A9B7C6"/>
          <w:sz w:val="16"/>
          <w:szCs w:val="16"/>
          <w:lang w:eastAsia="en-GB"/>
        </w:rPr>
        <w:t xml:space="preserve">(column)) </w:t>
      </w:r>
      <w:r w:rsidRPr="00830F61">
        <w:rPr>
          <w:rFonts w:ascii="Courier New" w:eastAsia="Times New Roman" w:hAnsi="Courier New" w:cs="Courier New"/>
          <w:color w:val="CC7832"/>
          <w:sz w:val="16"/>
          <w:szCs w:val="16"/>
          <w:lang w:eastAsia="en-GB"/>
        </w:rPr>
        <w:t xml:space="preserve">for </w:t>
      </w:r>
      <w:r w:rsidRPr="00830F61">
        <w:rPr>
          <w:rFonts w:ascii="Courier New" w:eastAsia="Times New Roman" w:hAnsi="Courier New" w:cs="Courier New"/>
          <w:color w:val="A9B7C6"/>
          <w:sz w:val="16"/>
          <w:szCs w:val="16"/>
          <w:lang w:eastAsia="en-GB"/>
        </w:rPr>
        <w:t xml:space="preserve">column </w:t>
      </w:r>
      <w:r w:rsidRPr="00830F61">
        <w:rPr>
          <w:rFonts w:ascii="Courier New" w:eastAsia="Times New Roman" w:hAnsi="Courier New" w:cs="Courier New"/>
          <w:color w:val="CC7832"/>
          <w:sz w:val="16"/>
          <w:szCs w:val="16"/>
          <w:lang w:eastAsia="en-GB"/>
        </w:rPr>
        <w:t xml:space="preserve">in </w:t>
      </w:r>
      <w:r w:rsidRPr="00830F61">
        <w:rPr>
          <w:rFonts w:ascii="Courier New" w:eastAsia="Times New Roman" w:hAnsi="Courier New" w:cs="Courier New"/>
          <w:color w:val="8888C6"/>
          <w:sz w:val="16"/>
          <w:szCs w:val="16"/>
          <w:lang w:eastAsia="en-GB"/>
        </w:rPr>
        <w:t>zip</w:t>
      </w:r>
      <w:r w:rsidRPr="00830F61">
        <w:rPr>
          <w:rFonts w:ascii="Courier New" w:eastAsia="Times New Roman" w:hAnsi="Courier New" w:cs="Courier New"/>
          <w:color w:val="A9B7C6"/>
          <w:sz w:val="16"/>
          <w:szCs w:val="16"/>
          <w:lang w:eastAsia="en-GB"/>
        </w:rPr>
        <w:t>(*data)]</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del </w:t>
      </w:r>
      <w:r w:rsidRPr="00830F61">
        <w:rPr>
          <w:rFonts w:ascii="Courier New" w:eastAsia="Times New Roman" w:hAnsi="Courier New" w:cs="Courier New"/>
          <w:color w:val="A9B7C6"/>
          <w:sz w:val="16"/>
          <w:szCs w:val="16"/>
          <w:lang w:eastAsia="en-GB"/>
        </w:rPr>
        <w:t>(summarized_data[-</w:t>
      </w:r>
      <w:r w:rsidRPr="00830F61">
        <w:rPr>
          <w:rFonts w:ascii="Courier New" w:eastAsia="Times New Roman" w:hAnsi="Courier New" w:cs="Courier New"/>
          <w:color w:val="6897BB"/>
          <w:sz w:val="16"/>
          <w:szCs w:val="16"/>
          <w:lang w:eastAsia="en-GB"/>
        </w:rPr>
        <w:t>1</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return </w:t>
      </w:r>
      <w:r w:rsidRPr="00830F61">
        <w:rPr>
          <w:rFonts w:ascii="Courier New" w:eastAsia="Times New Roman" w:hAnsi="Courier New" w:cs="Courier New"/>
          <w:color w:val="A9B7C6"/>
          <w:sz w:val="16"/>
          <w:szCs w:val="16"/>
          <w:lang w:eastAsia="en-GB"/>
        </w:rPr>
        <w:t>summarized_data</w:t>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808080"/>
          <w:sz w:val="16"/>
          <w:szCs w:val="16"/>
          <w:lang w:eastAsia="en-GB"/>
        </w:rPr>
        <w:t># ==================================================================================================================== #</w:t>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CC7832"/>
          <w:sz w:val="16"/>
          <w:szCs w:val="16"/>
          <w:lang w:eastAsia="en-GB"/>
        </w:rPr>
        <w:t xml:space="preserve">def </w:t>
      </w:r>
      <w:r w:rsidRPr="00830F61">
        <w:rPr>
          <w:rFonts w:ascii="Courier New" w:eastAsia="Times New Roman" w:hAnsi="Courier New" w:cs="Courier New"/>
          <w:color w:val="FFC66D"/>
          <w:sz w:val="16"/>
          <w:szCs w:val="16"/>
          <w:lang w:eastAsia="en-GB"/>
        </w:rPr>
        <w:t>label_summary</w:t>
      </w:r>
      <w:r w:rsidRPr="00830F61">
        <w:rPr>
          <w:rFonts w:ascii="Courier New" w:eastAsia="Times New Roman" w:hAnsi="Courier New" w:cs="Courier New"/>
          <w:color w:val="A9B7C6"/>
          <w:sz w:val="16"/>
          <w:szCs w:val="16"/>
          <w:lang w:eastAsia="en-GB"/>
        </w:rPr>
        <w:t>(dataset):</w:t>
      </w:r>
      <w:r w:rsidRPr="00830F61">
        <w:rPr>
          <w:rFonts w:ascii="Courier New" w:eastAsia="Times New Roman" w:hAnsi="Courier New" w:cs="Courier New"/>
          <w:color w:val="A9B7C6"/>
          <w:sz w:val="16"/>
          <w:szCs w:val="16"/>
          <w:lang w:eastAsia="en-GB"/>
        </w:rPr>
        <w:br/>
        <w:t xml:space="preserve">    sorted_data = sort_data_by_label(dataset)</w:t>
      </w:r>
      <w:r w:rsidRPr="00830F61">
        <w:rPr>
          <w:rFonts w:ascii="Courier New" w:eastAsia="Times New Roman" w:hAnsi="Courier New" w:cs="Courier New"/>
          <w:color w:val="A9B7C6"/>
          <w:sz w:val="16"/>
          <w:szCs w:val="16"/>
          <w:lang w:eastAsia="en-GB"/>
        </w:rPr>
        <w:br/>
        <w:t xml:space="preserve">    summary = </w:t>
      </w:r>
      <w:r w:rsidRPr="00830F61">
        <w:rPr>
          <w:rFonts w:ascii="Courier New" w:eastAsia="Times New Roman" w:hAnsi="Courier New" w:cs="Courier New"/>
          <w:color w:val="8888C6"/>
          <w:sz w:val="16"/>
          <w:szCs w:val="16"/>
          <w:lang w:eastAsia="en-GB"/>
        </w:rPr>
        <w:t>dict</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for </w:t>
      </w:r>
      <w:r w:rsidRPr="00830F61">
        <w:rPr>
          <w:rFonts w:ascii="Courier New" w:eastAsia="Times New Roman" w:hAnsi="Courier New" w:cs="Courier New"/>
          <w:color w:val="A9B7C6"/>
          <w:sz w:val="16"/>
          <w:szCs w:val="16"/>
          <w:lang w:eastAsia="en-GB"/>
        </w:rPr>
        <w:t>class_value</w:t>
      </w:r>
      <w:r w:rsidRPr="00830F61">
        <w:rPr>
          <w:rFonts w:ascii="Courier New" w:eastAsia="Times New Roman" w:hAnsi="Courier New" w:cs="Courier New"/>
          <w:color w:val="CC7832"/>
          <w:sz w:val="16"/>
          <w:szCs w:val="16"/>
          <w:lang w:eastAsia="en-GB"/>
        </w:rPr>
        <w:t xml:space="preserve">, </w:t>
      </w:r>
      <w:r w:rsidRPr="00830F61">
        <w:rPr>
          <w:rFonts w:ascii="Courier New" w:eastAsia="Times New Roman" w:hAnsi="Courier New" w:cs="Courier New"/>
          <w:color w:val="A9B7C6"/>
          <w:sz w:val="16"/>
          <w:szCs w:val="16"/>
          <w:lang w:eastAsia="en-GB"/>
        </w:rPr>
        <w:t xml:space="preserve">rows </w:t>
      </w:r>
      <w:r w:rsidRPr="00830F61">
        <w:rPr>
          <w:rFonts w:ascii="Courier New" w:eastAsia="Times New Roman" w:hAnsi="Courier New" w:cs="Courier New"/>
          <w:color w:val="CC7832"/>
          <w:sz w:val="16"/>
          <w:szCs w:val="16"/>
          <w:lang w:eastAsia="en-GB"/>
        </w:rPr>
        <w:t xml:space="preserve">in </w:t>
      </w:r>
      <w:r w:rsidRPr="00830F61">
        <w:rPr>
          <w:rFonts w:ascii="Courier New" w:eastAsia="Times New Roman" w:hAnsi="Courier New" w:cs="Courier New"/>
          <w:color w:val="A9B7C6"/>
          <w:sz w:val="16"/>
          <w:szCs w:val="16"/>
          <w:lang w:eastAsia="en-GB"/>
        </w:rPr>
        <w:t>sorted_data.items():</w:t>
      </w:r>
      <w:r w:rsidRPr="00830F61">
        <w:rPr>
          <w:rFonts w:ascii="Courier New" w:eastAsia="Times New Roman" w:hAnsi="Courier New" w:cs="Courier New"/>
          <w:color w:val="A9B7C6"/>
          <w:sz w:val="16"/>
          <w:szCs w:val="16"/>
          <w:lang w:eastAsia="en-GB"/>
        </w:rPr>
        <w:br/>
        <w:t xml:space="preserve">        summary[class_value] = calculate_data(rows)</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return </w:t>
      </w:r>
      <w:r w:rsidRPr="00830F61">
        <w:rPr>
          <w:rFonts w:ascii="Courier New" w:eastAsia="Times New Roman" w:hAnsi="Courier New" w:cs="Courier New"/>
          <w:color w:val="A9B7C6"/>
          <w:sz w:val="16"/>
          <w:szCs w:val="16"/>
          <w:lang w:eastAsia="en-GB"/>
        </w:rPr>
        <w:t>summary</w:t>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808080"/>
          <w:sz w:val="16"/>
          <w:szCs w:val="16"/>
          <w:lang w:eastAsia="en-GB"/>
        </w:rPr>
        <w:t># ==================================================================================================================== #</w:t>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CC7832"/>
          <w:sz w:val="16"/>
          <w:szCs w:val="16"/>
          <w:lang w:eastAsia="en-GB"/>
        </w:rPr>
        <w:t xml:space="preserve">def </w:t>
      </w:r>
      <w:r w:rsidRPr="00830F61">
        <w:rPr>
          <w:rFonts w:ascii="Courier New" w:eastAsia="Times New Roman" w:hAnsi="Courier New" w:cs="Courier New"/>
          <w:color w:val="FFC66D"/>
          <w:sz w:val="16"/>
          <w:szCs w:val="16"/>
          <w:lang w:eastAsia="en-GB"/>
        </w:rPr>
        <w:t>calculate_probability</w:t>
      </w:r>
      <w:r w:rsidRPr="00830F61">
        <w:rPr>
          <w:rFonts w:ascii="Courier New" w:eastAsia="Times New Roman" w:hAnsi="Courier New" w:cs="Courier New"/>
          <w:color w:val="A9B7C6"/>
          <w:sz w:val="16"/>
          <w:szCs w:val="16"/>
          <w:lang w:eastAsia="en-GB"/>
        </w:rPr>
        <w:t>(x</w:t>
      </w:r>
      <w:r w:rsidRPr="00830F61">
        <w:rPr>
          <w:rFonts w:ascii="Courier New" w:eastAsia="Times New Roman" w:hAnsi="Courier New" w:cs="Courier New"/>
          <w:color w:val="CC7832"/>
          <w:sz w:val="16"/>
          <w:szCs w:val="16"/>
          <w:lang w:eastAsia="en-GB"/>
        </w:rPr>
        <w:t xml:space="preserve">, </w:t>
      </w:r>
      <w:r w:rsidRPr="00830F61">
        <w:rPr>
          <w:rFonts w:ascii="Courier New" w:eastAsia="Times New Roman" w:hAnsi="Courier New" w:cs="Courier New"/>
          <w:color w:val="A9B7C6"/>
          <w:sz w:val="16"/>
          <w:szCs w:val="16"/>
          <w:lang w:eastAsia="en-GB"/>
        </w:rPr>
        <w:t>mean</w:t>
      </w:r>
      <w:r w:rsidRPr="00830F61">
        <w:rPr>
          <w:rFonts w:ascii="Courier New" w:eastAsia="Times New Roman" w:hAnsi="Courier New" w:cs="Courier New"/>
          <w:color w:val="CC7832"/>
          <w:sz w:val="16"/>
          <w:szCs w:val="16"/>
          <w:lang w:eastAsia="en-GB"/>
        </w:rPr>
        <w:t xml:space="preserve">, </w:t>
      </w:r>
      <w:r w:rsidRPr="00830F61">
        <w:rPr>
          <w:rFonts w:ascii="Courier New" w:eastAsia="Times New Roman" w:hAnsi="Courier New" w:cs="Courier New"/>
          <w:color w:val="A9B7C6"/>
          <w:sz w:val="16"/>
          <w:szCs w:val="16"/>
          <w:lang w:eastAsia="en-GB"/>
        </w:rPr>
        <w:t>stdev):</w:t>
      </w:r>
      <w:r w:rsidRPr="00830F61">
        <w:rPr>
          <w:rFonts w:ascii="Courier New" w:eastAsia="Times New Roman" w:hAnsi="Courier New" w:cs="Courier New"/>
          <w:color w:val="A9B7C6"/>
          <w:sz w:val="16"/>
          <w:szCs w:val="16"/>
          <w:lang w:eastAsia="en-GB"/>
        </w:rPr>
        <w:br/>
        <w:t xml:space="preserve">    exponent = exp(-((x - mean) ** </w:t>
      </w:r>
      <w:r w:rsidRPr="00830F61">
        <w:rPr>
          <w:rFonts w:ascii="Courier New" w:eastAsia="Times New Roman" w:hAnsi="Courier New" w:cs="Courier New"/>
          <w:color w:val="6897BB"/>
          <w:sz w:val="16"/>
          <w:szCs w:val="16"/>
          <w:lang w:eastAsia="en-GB"/>
        </w:rPr>
        <w:t xml:space="preserve">2 </w:t>
      </w:r>
      <w:r w:rsidRPr="00830F61">
        <w:rPr>
          <w:rFonts w:ascii="Courier New" w:eastAsia="Times New Roman" w:hAnsi="Courier New" w:cs="Courier New"/>
          <w:color w:val="A9B7C6"/>
          <w:sz w:val="16"/>
          <w:szCs w:val="16"/>
          <w:lang w:eastAsia="en-GB"/>
        </w:rPr>
        <w:t>/ (</w:t>
      </w:r>
      <w:r w:rsidRPr="00830F61">
        <w:rPr>
          <w:rFonts w:ascii="Courier New" w:eastAsia="Times New Roman" w:hAnsi="Courier New" w:cs="Courier New"/>
          <w:color w:val="6897BB"/>
          <w:sz w:val="16"/>
          <w:szCs w:val="16"/>
          <w:lang w:eastAsia="en-GB"/>
        </w:rPr>
        <w:t xml:space="preserve">2 </w:t>
      </w:r>
      <w:r w:rsidRPr="00830F61">
        <w:rPr>
          <w:rFonts w:ascii="Courier New" w:eastAsia="Times New Roman" w:hAnsi="Courier New" w:cs="Courier New"/>
          <w:color w:val="A9B7C6"/>
          <w:sz w:val="16"/>
          <w:szCs w:val="16"/>
          <w:lang w:eastAsia="en-GB"/>
        </w:rPr>
        <w:t xml:space="preserve">* stdev ** </w:t>
      </w:r>
      <w:r w:rsidRPr="00830F61">
        <w:rPr>
          <w:rFonts w:ascii="Courier New" w:eastAsia="Times New Roman" w:hAnsi="Courier New" w:cs="Courier New"/>
          <w:color w:val="6897BB"/>
          <w:sz w:val="16"/>
          <w:szCs w:val="16"/>
          <w:lang w:eastAsia="en-GB"/>
        </w:rPr>
        <w:t>2</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return </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6897BB"/>
          <w:sz w:val="16"/>
          <w:szCs w:val="16"/>
          <w:lang w:eastAsia="en-GB"/>
        </w:rPr>
        <w:t xml:space="preserve">1 </w:t>
      </w:r>
      <w:r w:rsidRPr="00830F61">
        <w:rPr>
          <w:rFonts w:ascii="Courier New" w:eastAsia="Times New Roman" w:hAnsi="Courier New" w:cs="Courier New"/>
          <w:color w:val="A9B7C6"/>
          <w:sz w:val="16"/>
          <w:szCs w:val="16"/>
          <w:lang w:eastAsia="en-GB"/>
        </w:rPr>
        <w:t>/ (sqrt(</w:t>
      </w:r>
      <w:r w:rsidRPr="00830F61">
        <w:rPr>
          <w:rFonts w:ascii="Courier New" w:eastAsia="Times New Roman" w:hAnsi="Courier New" w:cs="Courier New"/>
          <w:color w:val="6897BB"/>
          <w:sz w:val="16"/>
          <w:szCs w:val="16"/>
          <w:lang w:eastAsia="en-GB"/>
        </w:rPr>
        <w:t xml:space="preserve">2 </w:t>
      </w:r>
      <w:r w:rsidRPr="00830F61">
        <w:rPr>
          <w:rFonts w:ascii="Courier New" w:eastAsia="Times New Roman" w:hAnsi="Courier New" w:cs="Courier New"/>
          <w:color w:val="A9B7C6"/>
          <w:sz w:val="16"/>
          <w:szCs w:val="16"/>
          <w:lang w:eastAsia="en-GB"/>
        </w:rPr>
        <w:t>* pi) * stdev)) * exponent</w:t>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808080"/>
          <w:sz w:val="16"/>
          <w:szCs w:val="16"/>
          <w:lang w:eastAsia="en-GB"/>
        </w:rPr>
        <w:t># ==================================================================================================================== #</w:t>
      </w:r>
    </w:p>
    <w:p w14:paraId="6DE2246F" w14:textId="7A941B66" w:rsidR="00830F61" w:rsidRDefault="00830F61" w:rsidP="00830F61"/>
    <w:p w14:paraId="1EEC0D2C" w14:textId="677BAD4D" w:rsidR="00830F61" w:rsidRDefault="00E3664D" w:rsidP="00E3664D">
      <w:pPr>
        <w:pStyle w:val="Heading2"/>
      </w:pPr>
      <w:bookmarkStart w:id="44" w:name="_Toc50209196"/>
      <w:r>
        <w:lastRenderedPageBreak/>
        <w:t>Appendix 3 – Snippet of tutor communication</w:t>
      </w:r>
      <w:bookmarkEnd w:id="44"/>
    </w:p>
    <w:p w14:paraId="3000175A" w14:textId="77777777" w:rsidR="00E3664D" w:rsidRPr="00E3664D" w:rsidRDefault="00E3664D" w:rsidP="00E3664D">
      <w:pPr>
        <w:spacing w:after="0" w:line="240" w:lineRule="auto"/>
        <w:rPr>
          <w:rFonts w:eastAsia="Times New Roman" w:cstheme="minorHAnsi"/>
          <w:lang w:eastAsia="en-GB"/>
        </w:rPr>
      </w:pPr>
      <w:r w:rsidRPr="00E3664D">
        <w:rPr>
          <w:rFonts w:eastAsia="Times New Roman" w:cstheme="minorHAnsi"/>
          <w:color w:val="222222"/>
          <w:shd w:val="clear" w:color="auto" w:fill="FFFFFF"/>
          <w:lang w:eastAsia="en-GB"/>
        </w:rPr>
        <w:t>Hi Ju,</w:t>
      </w:r>
    </w:p>
    <w:p w14:paraId="0E8CAB8B" w14:textId="77777777" w:rsidR="00E3664D" w:rsidRPr="00E3664D" w:rsidRDefault="00E3664D" w:rsidP="00E3664D">
      <w:pPr>
        <w:shd w:val="clear" w:color="auto" w:fill="FFFFFF"/>
        <w:spacing w:after="0" w:line="240" w:lineRule="auto"/>
        <w:rPr>
          <w:rFonts w:eastAsia="Times New Roman" w:cstheme="minorHAnsi"/>
          <w:color w:val="222222"/>
          <w:lang w:eastAsia="en-GB"/>
        </w:rPr>
      </w:pPr>
    </w:p>
    <w:p w14:paraId="459DB0CA" w14:textId="77777777" w:rsidR="00E3664D" w:rsidRPr="00E3664D" w:rsidRDefault="00E3664D" w:rsidP="00E3664D">
      <w:pPr>
        <w:shd w:val="clear" w:color="auto" w:fill="FFFFFF"/>
        <w:spacing w:after="0" w:line="240" w:lineRule="auto"/>
        <w:rPr>
          <w:rFonts w:eastAsia="Times New Roman" w:cstheme="minorHAnsi"/>
          <w:color w:val="222222"/>
          <w:lang w:eastAsia="en-GB"/>
        </w:rPr>
      </w:pPr>
      <w:r w:rsidRPr="00E3664D">
        <w:rPr>
          <w:rFonts w:eastAsia="Times New Roman" w:cstheme="minorHAnsi"/>
          <w:color w:val="222222"/>
          <w:lang w:eastAsia="en-GB"/>
        </w:rPr>
        <w:t>Thanks for the slides and useful tutorial yesterday. Thought i'd give you an update. Let me know if I'm using too much of your time. I just want to make sure, whilst in the early stages, that I'm on the right track.</w:t>
      </w:r>
    </w:p>
    <w:p w14:paraId="4D93FF30" w14:textId="77777777" w:rsidR="00E3664D" w:rsidRPr="00E3664D" w:rsidRDefault="00E3664D" w:rsidP="00E3664D">
      <w:pPr>
        <w:shd w:val="clear" w:color="auto" w:fill="FFFFFF"/>
        <w:spacing w:after="0" w:line="240" w:lineRule="auto"/>
        <w:rPr>
          <w:rFonts w:eastAsia="Times New Roman" w:cstheme="minorHAnsi"/>
          <w:color w:val="222222"/>
          <w:lang w:eastAsia="en-GB"/>
        </w:rPr>
      </w:pPr>
    </w:p>
    <w:p w14:paraId="41B1AB0E" w14:textId="77777777" w:rsidR="00E3664D" w:rsidRPr="00E3664D" w:rsidRDefault="00E3664D" w:rsidP="00E3664D">
      <w:pPr>
        <w:shd w:val="clear" w:color="auto" w:fill="FFFFFF"/>
        <w:spacing w:after="0" w:line="240" w:lineRule="auto"/>
        <w:rPr>
          <w:rFonts w:eastAsia="Times New Roman" w:cstheme="minorHAnsi"/>
          <w:color w:val="222222"/>
          <w:lang w:eastAsia="en-GB"/>
        </w:rPr>
      </w:pPr>
      <w:r w:rsidRPr="00E3664D">
        <w:rPr>
          <w:rFonts w:eastAsia="Times New Roman" w:cstheme="minorHAnsi"/>
          <w:color w:val="222222"/>
          <w:lang w:eastAsia="en-GB"/>
        </w:rPr>
        <w:t>Progress made - keeping my project journal up to date. Added my conceptual model, googling around it seems many people have a different opinion of what the conceptual model consists of, I've tried to base mine on your feedback mainly. Added a bit more detail to my lifecycle choices (will put this in tabular format for the TMA). Updated my schedule multiple times but still not sure if it's exactly how it should be. Wrote up my project description adn task list. Started researching algorithms, this is by no means complete.</w:t>
      </w:r>
    </w:p>
    <w:p w14:paraId="57FC1106" w14:textId="77777777" w:rsidR="00E3664D" w:rsidRPr="00E3664D" w:rsidRDefault="00E3664D" w:rsidP="00E3664D">
      <w:pPr>
        <w:shd w:val="clear" w:color="auto" w:fill="FFFFFF"/>
        <w:spacing w:after="0" w:line="240" w:lineRule="auto"/>
        <w:rPr>
          <w:rFonts w:eastAsia="Times New Roman" w:cstheme="minorHAnsi"/>
          <w:color w:val="222222"/>
          <w:lang w:eastAsia="en-GB"/>
        </w:rPr>
      </w:pPr>
    </w:p>
    <w:p w14:paraId="7C260451" w14:textId="033A2780" w:rsidR="00E3664D" w:rsidRPr="00E3664D" w:rsidRDefault="00E3664D" w:rsidP="00E3664D">
      <w:pPr>
        <w:shd w:val="clear" w:color="auto" w:fill="FFFFFF"/>
        <w:spacing w:after="0" w:line="240" w:lineRule="auto"/>
        <w:rPr>
          <w:rFonts w:eastAsia="Times New Roman" w:cstheme="minorHAnsi"/>
          <w:color w:val="222222"/>
          <w:lang w:eastAsia="en-GB"/>
        </w:rPr>
      </w:pPr>
      <w:r w:rsidRPr="00E3664D">
        <w:rPr>
          <w:rFonts w:eastAsia="Times New Roman" w:cstheme="minorHAnsi"/>
          <w:color w:val="222222"/>
          <w:lang w:eastAsia="en-GB"/>
        </w:rPr>
        <w:t>Decisions taken - I decided on an iterative waterfall life cycle, most other bits are research at the moment, so no final decisions made.</w:t>
      </w:r>
    </w:p>
    <w:p w14:paraId="5980A244" w14:textId="77777777" w:rsidR="00E3664D" w:rsidRPr="00E3664D" w:rsidRDefault="00E3664D" w:rsidP="00E3664D">
      <w:pPr>
        <w:shd w:val="clear" w:color="auto" w:fill="FFFFFF"/>
        <w:spacing w:after="0" w:line="240" w:lineRule="auto"/>
        <w:rPr>
          <w:rFonts w:eastAsia="Times New Roman" w:cstheme="minorHAnsi"/>
          <w:color w:val="222222"/>
          <w:lang w:eastAsia="en-GB"/>
        </w:rPr>
      </w:pPr>
    </w:p>
    <w:p w14:paraId="36DDFADF" w14:textId="77777777" w:rsidR="00E3664D" w:rsidRPr="00E3664D" w:rsidRDefault="00E3664D" w:rsidP="00E3664D">
      <w:pPr>
        <w:shd w:val="clear" w:color="auto" w:fill="FFFFFF"/>
        <w:spacing w:after="0" w:line="240" w:lineRule="auto"/>
        <w:rPr>
          <w:rFonts w:eastAsia="Times New Roman" w:cstheme="minorHAnsi"/>
          <w:color w:val="222222"/>
          <w:lang w:eastAsia="en-GB"/>
        </w:rPr>
      </w:pPr>
      <w:r w:rsidRPr="00E3664D">
        <w:rPr>
          <w:rFonts w:eastAsia="Times New Roman" w:cstheme="minorHAnsi"/>
          <w:color w:val="222222"/>
          <w:lang w:eastAsia="en-GB"/>
        </w:rPr>
        <w:t>What has gone well - In general, I feel like I'm getting on well with the tasks, I think I'm happy with my choices made so far.</w:t>
      </w:r>
    </w:p>
    <w:p w14:paraId="7CEE13A0" w14:textId="77777777" w:rsidR="00E3664D" w:rsidRPr="00E3664D" w:rsidRDefault="00E3664D" w:rsidP="00E3664D">
      <w:pPr>
        <w:shd w:val="clear" w:color="auto" w:fill="FFFFFF"/>
        <w:spacing w:after="0" w:line="240" w:lineRule="auto"/>
        <w:rPr>
          <w:rFonts w:eastAsia="Times New Roman" w:cstheme="minorHAnsi"/>
          <w:color w:val="222222"/>
          <w:lang w:eastAsia="en-GB"/>
        </w:rPr>
      </w:pPr>
    </w:p>
    <w:p w14:paraId="5473E06D" w14:textId="77777777" w:rsidR="00E3664D" w:rsidRPr="00E3664D" w:rsidRDefault="00E3664D" w:rsidP="00E3664D">
      <w:pPr>
        <w:shd w:val="clear" w:color="auto" w:fill="FFFFFF"/>
        <w:spacing w:after="0" w:line="240" w:lineRule="auto"/>
        <w:rPr>
          <w:rFonts w:eastAsia="Times New Roman" w:cstheme="minorHAnsi"/>
          <w:color w:val="222222"/>
          <w:lang w:eastAsia="en-GB"/>
        </w:rPr>
      </w:pPr>
      <w:r w:rsidRPr="00E3664D">
        <w:rPr>
          <w:rFonts w:eastAsia="Times New Roman" w:cstheme="minorHAnsi"/>
          <w:color w:val="222222"/>
          <w:lang w:eastAsia="en-GB"/>
        </w:rPr>
        <w:t>What has failed to go well - Just the schedule, I'm not sure if I'm going in the right direction.</w:t>
      </w:r>
    </w:p>
    <w:p w14:paraId="7C75A6D0" w14:textId="77777777" w:rsidR="00E3664D" w:rsidRPr="00E3664D" w:rsidRDefault="00E3664D" w:rsidP="00E3664D">
      <w:pPr>
        <w:shd w:val="clear" w:color="auto" w:fill="FFFFFF"/>
        <w:spacing w:after="0" w:line="240" w:lineRule="auto"/>
        <w:rPr>
          <w:rFonts w:eastAsia="Times New Roman" w:cstheme="minorHAnsi"/>
          <w:color w:val="222222"/>
          <w:lang w:eastAsia="en-GB"/>
        </w:rPr>
      </w:pPr>
    </w:p>
    <w:p w14:paraId="488D6502" w14:textId="77777777" w:rsidR="00E3664D" w:rsidRPr="00E3664D" w:rsidRDefault="00E3664D" w:rsidP="00E3664D">
      <w:pPr>
        <w:shd w:val="clear" w:color="auto" w:fill="FFFFFF"/>
        <w:spacing w:after="0" w:line="240" w:lineRule="auto"/>
        <w:rPr>
          <w:rFonts w:eastAsia="Times New Roman" w:cstheme="minorHAnsi"/>
          <w:color w:val="222222"/>
          <w:lang w:eastAsia="en-GB"/>
        </w:rPr>
      </w:pPr>
      <w:r w:rsidRPr="00E3664D">
        <w:rPr>
          <w:rFonts w:eastAsia="Times New Roman" w:cstheme="minorHAnsi"/>
          <w:color w:val="222222"/>
          <w:lang w:eastAsia="en-GB"/>
        </w:rPr>
        <w:t>What you aim to do next - Research a bit more into the algorithms. Improve my schedule further, if necessary, based on your feedback. Research similar projects and where I can find the data required. Lots of research this week</w:t>
      </w:r>
    </w:p>
    <w:p w14:paraId="7368E9D8" w14:textId="77777777" w:rsidR="00E3664D" w:rsidRPr="00E3664D" w:rsidRDefault="00E3664D" w:rsidP="00E3664D">
      <w:pPr>
        <w:shd w:val="clear" w:color="auto" w:fill="FFFFFF"/>
        <w:spacing w:after="0" w:line="240" w:lineRule="auto"/>
        <w:rPr>
          <w:rFonts w:eastAsia="Times New Roman" w:cstheme="minorHAnsi"/>
          <w:color w:val="222222"/>
          <w:lang w:eastAsia="en-GB"/>
        </w:rPr>
      </w:pPr>
    </w:p>
    <w:p w14:paraId="1AE007CB" w14:textId="77777777" w:rsidR="00E3664D" w:rsidRPr="00E3664D" w:rsidRDefault="00E3664D" w:rsidP="00E3664D">
      <w:pPr>
        <w:shd w:val="clear" w:color="auto" w:fill="FFFFFF"/>
        <w:spacing w:after="0" w:line="240" w:lineRule="auto"/>
        <w:rPr>
          <w:rFonts w:eastAsia="Times New Roman" w:cstheme="minorHAnsi"/>
          <w:color w:val="222222"/>
          <w:lang w:eastAsia="en-GB"/>
        </w:rPr>
      </w:pPr>
      <w:r w:rsidRPr="00E3664D">
        <w:rPr>
          <w:rFonts w:eastAsia="Times New Roman" w:cstheme="minorHAnsi"/>
          <w:color w:val="222222"/>
          <w:lang w:eastAsia="en-GB"/>
        </w:rPr>
        <w:t>Questions - I would like some feedback on my schedule, task list and conceptual model, if possible, please. </w:t>
      </w:r>
    </w:p>
    <w:p w14:paraId="1F97C832" w14:textId="77777777" w:rsidR="00E3664D" w:rsidRPr="00E3664D" w:rsidRDefault="00E3664D" w:rsidP="00E3664D">
      <w:pPr>
        <w:shd w:val="clear" w:color="auto" w:fill="FFFFFF"/>
        <w:spacing w:after="0" w:line="240" w:lineRule="auto"/>
        <w:rPr>
          <w:rFonts w:eastAsia="Times New Roman" w:cstheme="minorHAnsi"/>
          <w:color w:val="222222"/>
          <w:lang w:eastAsia="en-GB"/>
        </w:rPr>
      </w:pPr>
      <w:r w:rsidRPr="00E3664D">
        <w:rPr>
          <w:rFonts w:eastAsia="Times New Roman" w:cstheme="minorHAnsi"/>
          <w:color w:val="222222"/>
          <w:lang w:eastAsia="en-GB"/>
        </w:rPr>
        <w:br/>
        <w:t>Kind regards,</w:t>
      </w:r>
    </w:p>
    <w:p w14:paraId="1CE7EAA7" w14:textId="77777777" w:rsidR="00E3664D" w:rsidRPr="00E3664D" w:rsidRDefault="00E3664D" w:rsidP="00E3664D">
      <w:pPr>
        <w:shd w:val="clear" w:color="auto" w:fill="FFFFFF"/>
        <w:spacing w:after="0" w:line="240" w:lineRule="auto"/>
        <w:rPr>
          <w:rFonts w:eastAsia="Times New Roman" w:cstheme="minorHAnsi"/>
          <w:color w:val="222222"/>
          <w:lang w:eastAsia="en-GB"/>
        </w:rPr>
      </w:pPr>
    </w:p>
    <w:p w14:paraId="0821BCE6" w14:textId="77777777" w:rsidR="00E3664D" w:rsidRPr="00E3664D" w:rsidRDefault="00E3664D" w:rsidP="00E3664D">
      <w:pPr>
        <w:pBdr>
          <w:bottom w:val="single" w:sz="12" w:space="1" w:color="auto"/>
        </w:pBdr>
        <w:shd w:val="clear" w:color="auto" w:fill="FFFFFF"/>
        <w:spacing w:after="0" w:line="240" w:lineRule="auto"/>
        <w:rPr>
          <w:rFonts w:eastAsia="Times New Roman" w:cstheme="minorHAnsi"/>
          <w:color w:val="222222"/>
          <w:lang w:eastAsia="en-GB"/>
        </w:rPr>
      </w:pPr>
      <w:r w:rsidRPr="00E3664D">
        <w:rPr>
          <w:rFonts w:eastAsia="Times New Roman" w:cstheme="minorHAnsi"/>
          <w:color w:val="222222"/>
          <w:lang w:eastAsia="en-GB"/>
        </w:rPr>
        <w:t>Rob</w:t>
      </w:r>
    </w:p>
    <w:p w14:paraId="2FF82F89" w14:textId="77777777" w:rsidR="00FF7162" w:rsidRDefault="00FF7162" w:rsidP="00FF7162">
      <w:pPr>
        <w:shd w:val="clear" w:color="auto" w:fill="FFFFFF"/>
        <w:spacing w:after="0" w:line="240" w:lineRule="auto"/>
        <w:rPr>
          <w:rFonts w:ascii="Calibri" w:eastAsia="Times New Roman" w:hAnsi="Calibri" w:cs="Times New Roman"/>
          <w:color w:val="000000"/>
          <w:sz w:val="24"/>
          <w:szCs w:val="24"/>
          <w:lang w:eastAsia="en-GB"/>
        </w:rPr>
      </w:pPr>
    </w:p>
    <w:p w14:paraId="2EF65C8E" w14:textId="2A70444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database</w:t>
      </w:r>
    </w:p>
    <w:p w14:paraId="3C498AE1"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you seem to have gone overboard with PKs</w:t>
      </w:r>
    </w:p>
    <w:p w14:paraId="6C61A4AA"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anyway here goes ---</w:t>
      </w:r>
    </w:p>
    <w:p w14:paraId="78F7002C" w14:textId="77777777" w:rsidR="00FF7162" w:rsidRPr="00FF7162" w:rsidRDefault="00FF7162" w:rsidP="00FF7162">
      <w:pPr>
        <w:shd w:val="clear" w:color="auto" w:fill="FFFFFF"/>
        <w:spacing w:after="0" w:line="240" w:lineRule="auto"/>
        <w:rPr>
          <w:rFonts w:eastAsia="Times New Roman" w:cstheme="minorHAnsi"/>
          <w:color w:val="222222"/>
          <w:lang w:eastAsia="en-GB"/>
        </w:rPr>
      </w:pPr>
    </w:p>
    <w:p w14:paraId="36CE7FE9"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stadium </w:t>
      </w:r>
    </w:p>
    <w:p w14:paraId="2B0DE516"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only needs stadium id, the other attributes are not part of PK</w:t>
      </w:r>
    </w:p>
    <w:p w14:paraId="4F1A55DB" w14:textId="77777777" w:rsidR="00FF7162" w:rsidRPr="00FF7162" w:rsidRDefault="00FF7162" w:rsidP="00FF7162">
      <w:pPr>
        <w:shd w:val="clear" w:color="auto" w:fill="FFFFFF"/>
        <w:spacing w:after="0" w:line="240" w:lineRule="auto"/>
        <w:rPr>
          <w:rFonts w:eastAsia="Times New Roman" w:cstheme="minorHAnsi"/>
          <w:color w:val="222222"/>
          <w:lang w:eastAsia="en-GB"/>
        </w:rPr>
      </w:pPr>
    </w:p>
    <w:p w14:paraId="405C9CBB"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team </w:t>
      </w:r>
    </w:p>
    <w:p w14:paraId="3BF59A89"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why do you need a team id anyway, surely name is unique and stadium id not necessary in conceptual model (it is FK)</w:t>
      </w:r>
    </w:p>
    <w:p w14:paraId="58364320" w14:textId="77777777" w:rsidR="00FF7162" w:rsidRPr="00FF7162" w:rsidRDefault="00FF7162" w:rsidP="00FF7162">
      <w:pPr>
        <w:shd w:val="clear" w:color="auto" w:fill="FFFFFF"/>
        <w:spacing w:after="0" w:line="240" w:lineRule="auto"/>
        <w:rPr>
          <w:rFonts w:eastAsia="Times New Roman" w:cstheme="minorHAnsi"/>
          <w:color w:val="222222"/>
          <w:lang w:eastAsia="en-GB"/>
        </w:rPr>
      </w:pPr>
    </w:p>
    <w:p w14:paraId="34B9F5CC"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match</w:t>
      </w:r>
    </w:p>
    <w:p w14:paraId="5D175E69"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fine</w:t>
      </w:r>
    </w:p>
    <w:p w14:paraId="648DD109" w14:textId="77777777" w:rsidR="00FF7162" w:rsidRPr="00FF7162" w:rsidRDefault="00FF7162" w:rsidP="00FF7162">
      <w:pPr>
        <w:shd w:val="clear" w:color="auto" w:fill="FFFFFF"/>
        <w:spacing w:after="0" w:line="240" w:lineRule="auto"/>
        <w:rPr>
          <w:rFonts w:eastAsia="Times New Roman" w:cstheme="minorHAnsi"/>
          <w:color w:val="222222"/>
          <w:lang w:eastAsia="en-GB"/>
        </w:rPr>
      </w:pPr>
    </w:p>
    <w:p w14:paraId="2F993FE1"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season-overview</w:t>
      </w:r>
    </w:p>
    <w:p w14:paraId="25346D03"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fine</w:t>
      </w:r>
    </w:p>
    <w:p w14:paraId="6746D07F" w14:textId="77777777" w:rsidR="00FF7162" w:rsidRPr="00FF7162" w:rsidRDefault="00FF7162" w:rsidP="00FF7162">
      <w:pPr>
        <w:shd w:val="clear" w:color="auto" w:fill="FFFFFF"/>
        <w:spacing w:after="0" w:line="240" w:lineRule="auto"/>
        <w:rPr>
          <w:rFonts w:eastAsia="Times New Roman" w:cstheme="minorHAnsi"/>
          <w:color w:val="222222"/>
          <w:lang w:eastAsia="en-GB"/>
        </w:rPr>
      </w:pPr>
    </w:p>
    <w:p w14:paraId="22B9921F"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schedule</w:t>
      </w:r>
    </w:p>
    <w:p w14:paraId="44277E03"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lastRenderedPageBreak/>
        <w:t>you are still using TMAs as banner titles - do me a favour and remove those, leave colour coding as is</w:t>
      </w:r>
    </w:p>
    <w:p w14:paraId="3A1A0F42"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are you not aiming to do any reflection apart from green group? you are reviewing project in dark yellow lot I admit but ...</w:t>
      </w:r>
    </w:p>
    <w:p w14:paraId="14C82C79"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holidays?  or have you nothing planned?</w:t>
      </w:r>
    </w:p>
    <w:p w14:paraId="5E5EDB19" w14:textId="77777777" w:rsidR="00FF7162" w:rsidRPr="00FF7162" w:rsidRDefault="00FF7162" w:rsidP="00FF7162">
      <w:pPr>
        <w:shd w:val="clear" w:color="auto" w:fill="FFFFFF"/>
        <w:spacing w:after="0" w:line="240" w:lineRule="auto"/>
        <w:rPr>
          <w:rFonts w:eastAsia="Times New Roman" w:cstheme="minorHAnsi"/>
          <w:color w:val="222222"/>
          <w:lang w:eastAsia="en-GB"/>
        </w:rPr>
      </w:pPr>
    </w:p>
    <w:p w14:paraId="7808304F"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task list </w:t>
      </w:r>
    </w:p>
    <w:p w14:paraId="6D324BEB"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not totally consistent with schedule </w:t>
      </w:r>
    </w:p>
    <w:p w14:paraId="3D977513" w14:textId="77777777" w:rsidR="00FF7162" w:rsidRPr="00FF7162" w:rsidRDefault="00FF7162" w:rsidP="00FF7162">
      <w:pPr>
        <w:shd w:val="clear" w:color="auto" w:fill="FFFFFF"/>
        <w:spacing w:after="0" w:line="240" w:lineRule="auto"/>
        <w:rPr>
          <w:rFonts w:eastAsia="Times New Roman" w:cstheme="minorHAnsi"/>
          <w:color w:val="222222"/>
          <w:lang w:eastAsia="en-GB"/>
        </w:rPr>
      </w:pPr>
    </w:p>
    <w:p w14:paraId="767339BC"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I still have a minor thought that you should have a combined lifecycle of structured case and iterative where</w:t>
      </w:r>
    </w:p>
    <w:p w14:paraId="3D7AC75A"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cf1 = plan, develop and test database</w:t>
      </w:r>
    </w:p>
    <w:p w14:paraId="2A3E8A75"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cf2 = plan, research, code, test and evaluate algorithm 1</w:t>
      </w:r>
    </w:p>
    <w:p w14:paraId="3C527E46"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cf3 = alg 2</w:t>
      </w:r>
    </w:p>
    <w:p w14:paraId="43C3201E"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cf4 = alg 3</w:t>
      </w:r>
    </w:p>
    <w:p w14:paraId="2FB3ECD3"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cf5 = alg 4</w:t>
      </w:r>
    </w:p>
    <w:p w14:paraId="249130E6"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then you can write final summary but if time rears its ugly head you can just drop cf5 but you are tackling the project in reasonable chunks AND it will have a more coherent schedule associated with it</w:t>
      </w:r>
    </w:p>
    <w:p w14:paraId="710D9DA6" w14:textId="77777777" w:rsidR="00FF7162" w:rsidRPr="00FF7162" w:rsidRDefault="00FF7162" w:rsidP="00FF7162">
      <w:pPr>
        <w:shd w:val="clear" w:color="auto" w:fill="FFFFFF"/>
        <w:spacing w:after="0" w:line="240" w:lineRule="auto"/>
        <w:rPr>
          <w:rFonts w:eastAsia="Times New Roman" w:cstheme="minorHAnsi"/>
          <w:color w:val="222222"/>
          <w:lang w:eastAsia="en-GB"/>
        </w:rPr>
      </w:pPr>
    </w:p>
    <w:p w14:paraId="3265EF0E" w14:textId="382E68EA" w:rsidR="00FF7162" w:rsidRPr="00FF7162" w:rsidRDefault="00FF7162" w:rsidP="00FF7162">
      <w:pPr>
        <w:shd w:val="clear" w:color="auto" w:fill="FFFFFF"/>
        <w:spacing w:after="0" w:line="240" w:lineRule="auto"/>
        <w:rPr>
          <w:rFonts w:eastAsia="Times New Roman" w:cstheme="minorHAnsi"/>
          <w:lang w:eastAsia="en-GB"/>
        </w:rPr>
      </w:pPr>
      <w:r w:rsidRPr="00FF7162">
        <w:rPr>
          <w:rFonts w:eastAsia="Times New Roman" w:cstheme="minorHAnsi"/>
          <w:color w:val="222222"/>
          <w:lang w:eastAsia="en-GB"/>
        </w:rPr>
        <w:t>Good luck</w:t>
      </w:r>
    </w:p>
    <w:p w14:paraId="0B90A868" w14:textId="77777777" w:rsidR="00FF7162" w:rsidRPr="00FF7162" w:rsidRDefault="00FF7162" w:rsidP="00FF7162">
      <w:pPr>
        <w:shd w:val="clear" w:color="auto" w:fill="FFFFFF"/>
        <w:spacing w:after="0" w:line="240" w:lineRule="auto"/>
        <w:rPr>
          <w:rFonts w:eastAsia="Times New Roman" w:cstheme="minorHAnsi"/>
          <w:lang w:eastAsia="en-GB"/>
        </w:rPr>
      </w:pPr>
    </w:p>
    <w:p w14:paraId="479959B9" w14:textId="77777777" w:rsidR="00FF7162" w:rsidRPr="00FF7162" w:rsidRDefault="00FF7162" w:rsidP="00FF7162">
      <w:pPr>
        <w:shd w:val="clear" w:color="auto" w:fill="FFFFFF"/>
        <w:spacing w:after="0" w:line="240" w:lineRule="auto"/>
        <w:rPr>
          <w:rFonts w:eastAsia="Times New Roman" w:cstheme="minorHAnsi"/>
          <w:lang w:eastAsia="en-GB"/>
        </w:rPr>
      </w:pPr>
      <w:r w:rsidRPr="00FF7162">
        <w:rPr>
          <w:rFonts w:eastAsia="Times New Roman" w:cstheme="minorHAnsi"/>
          <w:lang w:eastAsia="en-GB"/>
        </w:rPr>
        <w:t>Cheers</w:t>
      </w:r>
    </w:p>
    <w:p w14:paraId="6E487CBD" w14:textId="4F568827" w:rsidR="00FF7162" w:rsidRDefault="00FF7162" w:rsidP="00FF7162">
      <w:pPr>
        <w:shd w:val="clear" w:color="auto" w:fill="FFFFFF"/>
        <w:spacing w:after="0" w:line="240" w:lineRule="auto"/>
        <w:rPr>
          <w:rFonts w:eastAsia="Times New Roman" w:cstheme="minorHAnsi"/>
          <w:lang w:eastAsia="en-GB"/>
        </w:rPr>
      </w:pPr>
      <w:r w:rsidRPr="00FF7162">
        <w:rPr>
          <w:rFonts w:eastAsia="Times New Roman" w:cstheme="minorHAnsi"/>
          <w:lang w:eastAsia="en-GB"/>
        </w:rPr>
        <w:t>Ju</w:t>
      </w:r>
    </w:p>
    <w:p w14:paraId="45B2101E" w14:textId="5B212178" w:rsidR="0056667C" w:rsidRDefault="0056667C" w:rsidP="00FF7162">
      <w:pPr>
        <w:shd w:val="clear" w:color="auto" w:fill="FFFFFF"/>
        <w:spacing w:after="0" w:line="240" w:lineRule="auto"/>
        <w:rPr>
          <w:rFonts w:eastAsia="Times New Roman" w:cstheme="minorHAnsi"/>
          <w:lang w:eastAsia="en-GB"/>
        </w:rPr>
      </w:pPr>
    </w:p>
    <w:p w14:paraId="210DD8E1" w14:textId="2B45F2E0" w:rsidR="0056667C" w:rsidRDefault="0056667C" w:rsidP="00FF7162">
      <w:pPr>
        <w:shd w:val="clear" w:color="auto" w:fill="FFFFFF"/>
        <w:spacing w:after="0" w:line="240" w:lineRule="auto"/>
        <w:rPr>
          <w:rFonts w:eastAsia="Times New Roman" w:cstheme="minorHAnsi"/>
          <w:lang w:eastAsia="en-GB"/>
        </w:rPr>
      </w:pPr>
    </w:p>
    <w:p w14:paraId="35834BA0" w14:textId="08F90136" w:rsidR="0056667C" w:rsidRDefault="0056667C" w:rsidP="00FF7162">
      <w:pPr>
        <w:shd w:val="clear" w:color="auto" w:fill="FFFFFF"/>
        <w:spacing w:after="0" w:line="240" w:lineRule="auto"/>
        <w:rPr>
          <w:rFonts w:eastAsia="Times New Roman" w:cstheme="minorHAnsi"/>
          <w:lang w:eastAsia="en-GB"/>
        </w:rPr>
      </w:pPr>
    </w:p>
    <w:p w14:paraId="41CA525E" w14:textId="58D30883" w:rsidR="0056667C" w:rsidRDefault="0056667C" w:rsidP="00FF7162">
      <w:pPr>
        <w:shd w:val="clear" w:color="auto" w:fill="FFFFFF"/>
        <w:spacing w:after="0" w:line="240" w:lineRule="auto"/>
        <w:rPr>
          <w:rFonts w:eastAsia="Times New Roman" w:cstheme="minorHAnsi"/>
          <w:lang w:eastAsia="en-GB"/>
        </w:rPr>
      </w:pPr>
    </w:p>
    <w:p w14:paraId="32FA6A8C" w14:textId="77777777" w:rsidR="0056667C" w:rsidRDefault="0056667C" w:rsidP="00FF7162">
      <w:pPr>
        <w:shd w:val="clear" w:color="auto" w:fill="FFFFFF"/>
        <w:spacing w:after="0" w:line="240" w:lineRule="auto"/>
        <w:rPr>
          <w:rFonts w:eastAsia="Times New Roman" w:cstheme="minorHAnsi"/>
          <w:lang w:eastAsia="en-GB"/>
        </w:rPr>
      </w:pPr>
    </w:p>
    <w:p w14:paraId="2A15F6D9" w14:textId="27ABADC3" w:rsidR="0056667C" w:rsidRDefault="0056667C" w:rsidP="00FF7162">
      <w:pPr>
        <w:shd w:val="clear" w:color="auto" w:fill="FFFFFF"/>
        <w:spacing w:after="0" w:line="240" w:lineRule="auto"/>
        <w:rPr>
          <w:rFonts w:eastAsia="Times New Roman" w:cstheme="minorHAnsi"/>
          <w:lang w:eastAsia="en-GB"/>
        </w:rPr>
      </w:pPr>
    </w:p>
    <w:p w14:paraId="0035DDE5" w14:textId="2D8E5BAE" w:rsidR="0056667C" w:rsidRDefault="0056667C" w:rsidP="00FF7162">
      <w:pPr>
        <w:shd w:val="clear" w:color="auto" w:fill="FFFFFF"/>
        <w:spacing w:after="0" w:line="240" w:lineRule="auto"/>
        <w:rPr>
          <w:rFonts w:eastAsia="Times New Roman" w:cstheme="minorHAnsi"/>
          <w:lang w:eastAsia="en-GB"/>
        </w:rPr>
      </w:pPr>
    </w:p>
    <w:p w14:paraId="495FF29C" w14:textId="00EB2F14" w:rsidR="0056667C" w:rsidRDefault="0056667C" w:rsidP="00FF7162">
      <w:pPr>
        <w:shd w:val="clear" w:color="auto" w:fill="FFFFFF"/>
        <w:spacing w:after="0" w:line="240" w:lineRule="auto"/>
        <w:rPr>
          <w:rFonts w:eastAsia="Times New Roman" w:cstheme="minorHAnsi"/>
          <w:lang w:eastAsia="en-GB"/>
        </w:rPr>
      </w:pPr>
    </w:p>
    <w:p w14:paraId="5979D507" w14:textId="31EE4151" w:rsidR="0056667C" w:rsidRDefault="0056667C" w:rsidP="00FF7162">
      <w:pPr>
        <w:shd w:val="clear" w:color="auto" w:fill="FFFFFF"/>
        <w:spacing w:after="0" w:line="240" w:lineRule="auto"/>
        <w:rPr>
          <w:rFonts w:eastAsia="Times New Roman" w:cstheme="minorHAnsi"/>
          <w:lang w:eastAsia="en-GB"/>
        </w:rPr>
      </w:pPr>
    </w:p>
    <w:p w14:paraId="1C4C8237" w14:textId="3E2C3DE4" w:rsidR="0056667C" w:rsidRDefault="0056667C" w:rsidP="00FF7162">
      <w:pPr>
        <w:shd w:val="clear" w:color="auto" w:fill="FFFFFF"/>
        <w:spacing w:after="0" w:line="240" w:lineRule="auto"/>
        <w:rPr>
          <w:rFonts w:eastAsia="Times New Roman" w:cstheme="minorHAnsi"/>
          <w:lang w:eastAsia="en-GB"/>
        </w:rPr>
      </w:pPr>
    </w:p>
    <w:p w14:paraId="424F195D" w14:textId="6F8CCDD6" w:rsidR="0056667C" w:rsidRDefault="0056667C" w:rsidP="00FF7162">
      <w:pPr>
        <w:shd w:val="clear" w:color="auto" w:fill="FFFFFF"/>
        <w:spacing w:after="0" w:line="240" w:lineRule="auto"/>
        <w:rPr>
          <w:rFonts w:eastAsia="Times New Roman" w:cstheme="minorHAnsi"/>
          <w:lang w:eastAsia="en-GB"/>
        </w:rPr>
      </w:pPr>
    </w:p>
    <w:p w14:paraId="07C18EC5" w14:textId="278ED124" w:rsidR="0056667C" w:rsidRDefault="0056667C" w:rsidP="00FF7162">
      <w:pPr>
        <w:shd w:val="clear" w:color="auto" w:fill="FFFFFF"/>
        <w:spacing w:after="0" w:line="240" w:lineRule="auto"/>
        <w:rPr>
          <w:rFonts w:eastAsia="Times New Roman" w:cstheme="minorHAnsi"/>
          <w:lang w:eastAsia="en-GB"/>
        </w:rPr>
      </w:pPr>
    </w:p>
    <w:p w14:paraId="2CFA270C" w14:textId="13B8D074" w:rsidR="0056667C" w:rsidRDefault="0056667C" w:rsidP="00FF7162">
      <w:pPr>
        <w:shd w:val="clear" w:color="auto" w:fill="FFFFFF"/>
        <w:spacing w:after="0" w:line="240" w:lineRule="auto"/>
        <w:rPr>
          <w:rFonts w:eastAsia="Times New Roman" w:cstheme="minorHAnsi"/>
          <w:lang w:eastAsia="en-GB"/>
        </w:rPr>
      </w:pPr>
    </w:p>
    <w:p w14:paraId="3421A47E" w14:textId="09B05204" w:rsidR="0056667C" w:rsidRDefault="0056667C" w:rsidP="00FF7162">
      <w:pPr>
        <w:shd w:val="clear" w:color="auto" w:fill="FFFFFF"/>
        <w:spacing w:after="0" w:line="240" w:lineRule="auto"/>
        <w:rPr>
          <w:rFonts w:eastAsia="Times New Roman" w:cstheme="minorHAnsi"/>
          <w:lang w:eastAsia="en-GB"/>
        </w:rPr>
      </w:pPr>
    </w:p>
    <w:p w14:paraId="4C470791" w14:textId="5BFA34A5" w:rsidR="0056667C" w:rsidRDefault="0056667C" w:rsidP="00FF7162">
      <w:pPr>
        <w:shd w:val="clear" w:color="auto" w:fill="FFFFFF"/>
        <w:spacing w:after="0" w:line="240" w:lineRule="auto"/>
        <w:rPr>
          <w:rFonts w:eastAsia="Times New Roman" w:cstheme="minorHAnsi"/>
          <w:lang w:eastAsia="en-GB"/>
        </w:rPr>
      </w:pPr>
    </w:p>
    <w:p w14:paraId="28C27828" w14:textId="478864AE" w:rsidR="0056667C" w:rsidRDefault="0056667C" w:rsidP="00FF7162">
      <w:pPr>
        <w:shd w:val="clear" w:color="auto" w:fill="FFFFFF"/>
        <w:spacing w:after="0" w:line="240" w:lineRule="auto"/>
        <w:rPr>
          <w:rFonts w:eastAsia="Times New Roman" w:cstheme="minorHAnsi"/>
          <w:lang w:eastAsia="en-GB"/>
        </w:rPr>
      </w:pPr>
    </w:p>
    <w:p w14:paraId="568B525B" w14:textId="39E36385" w:rsidR="0056667C" w:rsidRDefault="0056667C" w:rsidP="00FF7162">
      <w:pPr>
        <w:shd w:val="clear" w:color="auto" w:fill="FFFFFF"/>
        <w:spacing w:after="0" w:line="240" w:lineRule="auto"/>
        <w:rPr>
          <w:rFonts w:eastAsia="Times New Roman" w:cstheme="minorHAnsi"/>
          <w:lang w:eastAsia="en-GB"/>
        </w:rPr>
      </w:pPr>
    </w:p>
    <w:p w14:paraId="636DC5D2" w14:textId="054B07B2" w:rsidR="0056667C" w:rsidRDefault="0056667C" w:rsidP="00FF7162">
      <w:pPr>
        <w:shd w:val="clear" w:color="auto" w:fill="FFFFFF"/>
        <w:spacing w:after="0" w:line="240" w:lineRule="auto"/>
        <w:rPr>
          <w:rFonts w:eastAsia="Times New Roman" w:cstheme="minorHAnsi"/>
          <w:lang w:eastAsia="en-GB"/>
        </w:rPr>
      </w:pPr>
    </w:p>
    <w:p w14:paraId="2A72FB8D" w14:textId="1829196E" w:rsidR="0056667C" w:rsidRDefault="0056667C" w:rsidP="00FF7162">
      <w:pPr>
        <w:shd w:val="clear" w:color="auto" w:fill="FFFFFF"/>
        <w:spacing w:after="0" w:line="240" w:lineRule="auto"/>
        <w:rPr>
          <w:rFonts w:eastAsia="Times New Roman" w:cstheme="minorHAnsi"/>
          <w:lang w:eastAsia="en-GB"/>
        </w:rPr>
      </w:pPr>
    </w:p>
    <w:p w14:paraId="7BC15631" w14:textId="6A40F66A" w:rsidR="0056667C" w:rsidRDefault="0056667C" w:rsidP="00FF7162">
      <w:pPr>
        <w:shd w:val="clear" w:color="auto" w:fill="FFFFFF"/>
        <w:spacing w:after="0" w:line="240" w:lineRule="auto"/>
        <w:rPr>
          <w:rFonts w:eastAsia="Times New Roman" w:cstheme="minorHAnsi"/>
          <w:lang w:eastAsia="en-GB"/>
        </w:rPr>
      </w:pPr>
    </w:p>
    <w:p w14:paraId="7392B77B" w14:textId="77777777" w:rsidR="002E4DA9" w:rsidRDefault="002E4DA9" w:rsidP="00FF7162">
      <w:pPr>
        <w:shd w:val="clear" w:color="auto" w:fill="FFFFFF"/>
        <w:spacing w:after="0" w:line="240" w:lineRule="auto"/>
        <w:rPr>
          <w:rFonts w:eastAsia="Times New Roman" w:cstheme="minorHAnsi"/>
          <w:lang w:eastAsia="en-GB"/>
        </w:rPr>
      </w:pPr>
    </w:p>
    <w:p w14:paraId="06DA00FA" w14:textId="746431B6" w:rsidR="0056667C" w:rsidRDefault="0056667C" w:rsidP="00FF7162">
      <w:pPr>
        <w:shd w:val="clear" w:color="auto" w:fill="FFFFFF"/>
        <w:spacing w:after="0" w:line="240" w:lineRule="auto"/>
        <w:rPr>
          <w:rFonts w:eastAsia="Times New Roman" w:cstheme="minorHAnsi"/>
          <w:lang w:eastAsia="en-GB"/>
        </w:rPr>
      </w:pPr>
    </w:p>
    <w:p w14:paraId="42D40A7A" w14:textId="5BA2D1CB" w:rsidR="0056667C" w:rsidRDefault="0056667C" w:rsidP="00FF7162">
      <w:pPr>
        <w:shd w:val="clear" w:color="auto" w:fill="FFFFFF"/>
        <w:spacing w:after="0" w:line="240" w:lineRule="auto"/>
        <w:rPr>
          <w:rFonts w:eastAsia="Times New Roman" w:cstheme="minorHAnsi"/>
          <w:lang w:eastAsia="en-GB"/>
        </w:rPr>
      </w:pPr>
    </w:p>
    <w:p w14:paraId="10575308" w14:textId="01191E2C" w:rsidR="0056667C" w:rsidRDefault="0056667C" w:rsidP="00FF7162">
      <w:pPr>
        <w:shd w:val="clear" w:color="auto" w:fill="FFFFFF"/>
        <w:spacing w:after="0" w:line="240" w:lineRule="auto"/>
        <w:rPr>
          <w:rFonts w:eastAsia="Times New Roman" w:cstheme="minorHAnsi"/>
          <w:lang w:eastAsia="en-GB"/>
        </w:rPr>
      </w:pPr>
    </w:p>
    <w:p w14:paraId="3BA71D4E" w14:textId="151C1055" w:rsidR="0056667C" w:rsidRDefault="0056667C" w:rsidP="00FF7162">
      <w:pPr>
        <w:shd w:val="clear" w:color="auto" w:fill="FFFFFF"/>
        <w:spacing w:after="0" w:line="240" w:lineRule="auto"/>
        <w:rPr>
          <w:rFonts w:eastAsia="Times New Roman" w:cstheme="minorHAnsi"/>
          <w:lang w:eastAsia="en-GB"/>
        </w:rPr>
      </w:pPr>
    </w:p>
    <w:p w14:paraId="038D250D" w14:textId="77777777" w:rsidR="0056667C" w:rsidRPr="00FF7162" w:rsidRDefault="0056667C" w:rsidP="00FF7162">
      <w:pPr>
        <w:shd w:val="clear" w:color="auto" w:fill="FFFFFF"/>
        <w:spacing w:after="0" w:line="240" w:lineRule="auto"/>
        <w:rPr>
          <w:rFonts w:eastAsia="Times New Roman" w:cstheme="minorHAnsi"/>
          <w:lang w:eastAsia="en-GB"/>
        </w:rPr>
      </w:pPr>
    </w:p>
    <w:p w14:paraId="37E8B3D0" w14:textId="77777777" w:rsidR="002E4DA9" w:rsidRDefault="002E4DA9" w:rsidP="002E4DA9">
      <w:pPr>
        <w:pStyle w:val="Heading2"/>
      </w:pPr>
      <w:bookmarkStart w:id="45" w:name="_Toc50209197"/>
      <w:r>
        <w:lastRenderedPageBreak/>
        <w:t>Appendix 4 – Initial resource list</w:t>
      </w:r>
      <w:bookmarkEnd w:id="45"/>
    </w:p>
    <w:tbl>
      <w:tblPr>
        <w:tblStyle w:val="TableGrid"/>
        <w:tblW w:w="9067" w:type="dxa"/>
        <w:tblLook w:val="04A0" w:firstRow="1" w:lastRow="0" w:firstColumn="1" w:lastColumn="0" w:noHBand="0" w:noVBand="1"/>
      </w:tblPr>
      <w:tblGrid>
        <w:gridCol w:w="1042"/>
        <w:gridCol w:w="1505"/>
        <w:gridCol w:w="1701"/>
        <w:gridCol w:w="2268"/>
        <w:gridCol w:w="2551"/>
      </w:tblGrid>
      <w:tr w:rsidR="002E4DA9" w14:paraId="25B1E900" w14:textId="77777777" w:rsidTr="00B75C76">
        <w:tc>
          <w:tcPr>
            <w:tcW w:w="1042" w:type="dxa"/>
            <w:tcBorders>
              <w:top w:val="single" w:sz="4" w:space="0" w:color="auto"/>
              <w:left w:val="single" w:sz="4" w:space="0" w:color="auto"/>
              <w:bottom w:val="single" w:sz="4" w:space="0" w:color="auto"/>
              <w:right w:val="single" w:sz="4" w:space="0" w:color="auto"/>
            </w:tcBorders>
            <w:hideMark/>
          </w:tcPr>
          <w:p w14:paraId="754708CD" w14:textId="77777777" w:rsidR="002E4DA9" w:rsidRDefault="002E4DA9" w:rsidP="00B75C76">
            <w:pPr>
              <w:rPr>
                <w:u w:val="single"/>
              </w:rPr>
            </w:pPr>
            <w:r>
              <w:rPr>
                <w:u w:val="single"/>
              </w:rPr>
              <w:t>Resource</w:t>
            </w:r>
          </w:p>
        </w:tc>
        <w:tc>
          <w:tcPr>
            <w:tcW w:w="1505" w:type="dxa"/>
            <w:tcBorders>
              <w:top w:val="single" w:sz="4" w:space="0" w:color="auto"/>
              <w:left w:val="single" w:sz="4" w:space="0" w:color="auto"/>
              <w:bottom w:val="single" w:sz="4" w:space="0" w:color="auto"/>
              <w:right w:val="single" w:sz="4" w:space="0" w:color="auto"/>
            </w:tcBorders>
            <w:hideMark/>
          </w:tcPr>
          <w:p w14:paraId="4129A34C" w14:textId="77777777" w:rsidR="002E4DA9" w:rsidRDefault="002E4DA9" w:rsidP="00B75C76">
            <w:pPr>
              <w:rPr>
                <w:u w:val="single"/>
              </w:rPr>
            </w:pPr>
            <w:r>
              <w:rPr>
                <w:u w:val="single"/>
              </w:rPr>
              <w:t>Why needed</w:t>
            </w:r>
          </w:p>
        </w:tc>
        <w:tc>
          <w:tcPr>
            <w:tcW w:w="1701" w:type="dxa"/>
            <w:tcBorders>
              <w:top w:val="single" w:sz="4" w:space="0" w:color="auto"/>
              <w:left w:val="single" w:sz="4" w:space="0" w:color="auto"/>
              <w:bottom w:val="single" w:sz="4" w:space="0" w:color="auto"/>
              <w:right w:val="single" w:sz="4" w:space="0" w:color="auto"/>
            </w:tcBorders>
            <w:hideMark/>
          </w:tcPr>
          <w:p w14:paraId="756A7A24" w14:textId="77777777" w:rsidR="002E4DA9" w:rsidRDefault="002E4DA9" w:rsidP="00B75C76">
            <w:pPr>
              <w:rPr>
                <w:u w:val="single"/>
              </w:rPr>
            </w:pPr>
            <w:r>
              <w:rPr>
                <w:u w:val="single"/>
              </w:rPr>
              <w:t>When needed</w:t>
            </w:r>
          </w:p>
        </w:tc>
        <w:tc>
          <w:tcPr>
            <w:tcW w:w="2268" w:type="dxa"/>
            <w:tcBorders>
              <w:top w:val="single" w:sz="4" w:space="0" w:color="auto"/>
              <w:left w:val="single" w:sz="4" w:space="0" w:color="auto"/>
              <w:bottom w:val="single" w:sz="4" w:space="0" w:color="auto"/>
              <w:right w:val="single" w:sz="4" w:space="0" w:color="auto"/>
            </w:tcBorders>
            <w:hideMark/>
          </w:tcPr>
          <w:p w14:paraId="10DCA7A0" w14:textId="77777777" w:rsidR="002E4DA9" w:rsidRDefault="002E4DA9" w:rsidP="00B75C76">
            <w:pPr>
              <w:rPr>
                <w:u w:val="single"/>
              </w:rPr>
            </w:pPr>
            <w:r>
              <w:rPr>
                <w:u w:val="single"/>
              </w:rPr>
              <w:t>Problems if not available</w:t>
            </w:r>
          </w:p>
        </w:tc>
        <w:tc>
          <w:tcPr>
            <w:tcW w:w="2551" w:type="dxa"/>
            <w:tcBorders>
              <w:top w:val="single" w:sz="4" w:space="0" w:color="auto"/>
              <w:left w:val="single" w:sz="4" w:space="0" w:color="auto"/>
              <w:bottom w:val="single" w:sz="4" w:space="0" w:color="auto"/>
              <w:right w:val="single" w:sz="4" w:space="0" w:color="auto"/>
            </w:tcBorders>
            <w:hideMark/>
          </w:tcPr>
          <w:p w14:paraId="7C175201" w14:textId="77777777" w:rsidR="002E4DA9" w:rsidRDefault="002E4DA9" w:rsidP="00B75C76">
            <w:pPr>
              <w:rPr>
                <w:u w:val="single"/>
              </w:rPr>
            </w:pPr>
            <w:r>
              <w:rPr>
                <w:u w:val="single"/>
              </w:rPr>
              <w:t>How to ensure availability</w:t>
            </w:r>
          </w:p>
        </w:tc>
      </w:tr>
      <w:tr w:rsidR="002E4DA9" w14:paraId="769B0C9E" w14:textId="77777777" w:rsidTr="00B75C76">
        <w:tc>
          <w:tcPr>
            <w:tcW w:w="1042" w:type="dxa"/>
            <w:tcBorders>
              <w:top w:val="single" w:sz="4" w:space="0" w:color="auto"/>
              <w:left w:val="single" w:sz="4" w:space="0" w:color="auto"/>
              <w:bottom w:val="single" w:sz="4" w:space="0" w:color="auto"/>
              <w:right w:val="single" w:sz="4" w:space="0" w:color="auto"/>
            </w:tcBorders>
            <w:hideMark/>
          </w:tcPr>
          <w:p w14:paraId="3544698F" w14:textId="77777777" w:rsidR="002E4DA9" w:rsidRDefault="002E4DA9" w:rsidP="00B75C76">
            <w:pPr>
              <w:rPr>
                <w:sz w:val="20"/>
                <w:szCs w:val="20"/>
              </w:rPr>
            </w:pPr>
            <w:r>
              <w:rPr>
                <w:sz w:val="20"/>
                <w:szCs w:val="20"/>
              </w:rPr>
              <w:t>Time</w:t>
            </w:r>
          </w:p>
        </w:tc>
        <w:tc>
          <w:tcPr>
            <w:tcW w:w="1505" w:type="dxa"/>
            <w:tcBorders>
              <w:top w:val="single" w:sz="4" w:space="0" w:color="auto"/>
              <w:left w:val="single" w:sz="4" w:space="0" w:color="auto"/>
              <w:bottom w:val="single" w:sz="4" w:space="0" w:color="auto"/>
              <w:right w:val="single" w:sz="4" w:space="0" w:color="auto"/>
            </w:tcBorders>
            <w:hideMark/>
          </w:tcPr>
          <w:p w14:paraId="1C927482" w14:textId="77777777" w:rsidR="002E4DA9" w:rsidRDefault="002E4DA9" w:rsidP="00B75C76">
            <w:pPr>
              <w:rPr>
                <w:sz w:val="20"/>
                <w:szCs w:val="20"/>
              </w:rPr>
            </w:pPr>
            <w:r>
              <w:rPr>
                <w:sz w:val="20"/>
                <w:szCs w:val="20"/>
              </w:rPr>
              <w:t>Complete any task for the project.</w:t>
            </w:r>
          </w:p>
        </w:tc>
        <w:tc>
          <w:tcPr>
            <w:tcW w:w="1701" w:type="dxa"/>
            <w:tcBorders>
              <w:top w:val="single" w:sz="4" w:space="0" w:color="auto"/>
              <w:left w:val="single" w:sz="4" w:space="0" w:color="auto"/>
              <w:bottom w:val="single" w:sz="4" w:space="0" w:color="auto"/>
              <w:right w:val="single" w:sz="4" w:space="0" w:color="auto"/>
            </w:tcBorders>
            <w:hideMark/>
          </w:tcPr>
          <w:p w14:paraId="398C65BC" w14:textId="77777777" w:rsidR="002E4DA9" w:rsidRDefault="002E4DA9" w:rsidP="00B75C76">
            <w:pPr>
              <w:rPr>
                <w:sz w:val="20"/>
                <w:szCs w:val="20"/>
              </w:rPr>
            </w:pPr>
            <w:r>
              <w:rPr>
                <w:sz w:val="20"/>
                <w:szCs w:val="20"/>
              </w:rPr>
              <w:t>Throughout project.</w:t>
            </w:r>
          </w:p>
        </w:tc>
        <w:tc>
          <w:tcPr>
            <w:tcW w:w="2268" w:type="dxa"/>
            <w:tcBorders>
              <w:top w:val="single" w:sz="4" w:space="0" w:color="auto"/>
              <w:left w:val="single" w:sz="4" w:space="0" w:color="auto"/>
              <w:bottom w:val="single" w:sz="4" w:space="0" w:color="auto"/>
              <w:right w:val="single" w:sz="4" w:space="0" w:color="auto"/>
            </w:tcBorders>
            <w:hideMark/>
          </w:tcPr>
          <w:p w14:paraId="5A27B436" w14:textId="77777777" w:rsidR="002E4DA9" w:rsidRDefault="002E4DA9" w:rsidP="00B75C76">
            <w:pPr>
              <w:rPr>
                <w:sz w:val="20"/>
                <w:szCs w:val="20"/>
              </w:rPr>
            </w:pPr>
            <w:r>
              <w:rPr>
                <w:sz w:val="20"/>
                <w:szCs w:val="20"/>
              </w:rPr>
              <w:t>The less time available, the less tasks can be completed.</w:t>
            </w:r>
          </w:p>
        </w:tc>
        <w:tc>
          <w:tcPr>
            <w:tcW w:w="2551" w:type="dxa"/>
            <w:tcBorders>
              <w:top w:val="single" w:sz="4" w:space="0" w:color="auto"/>
              <w:left w:val="single" w:sz="4" w:space="0" w:color="auto"/>
              <w:bottom w:val="single" w:sz="4" w:space="0" w:color="auto"/>
              <w:right w:val="single" w:sz="4" w:space="0" w:color="auto"/>
            </w:tcBorders>
            <w:hideMark/>
          </w:tcPr>
          <w:p w14:paraId="4039706E" w14:textId="77777777" w:rsidR="002E4DA9" w:rsidRDefault="002E4DA9" w:rsidP="00B75C76">
            <w:pPr>
              <w:rPr>
                <w:sz w:val="20"/>
                <w:szCs w:val="20"/>
              </w:rPr>
            </w:pPr>
            <w:r>
              <w:rPr>
                <w:sz w:val="20"/>
                <w:szCs w:val="20"/>
              </w:rPr>
              <w:t>Cannot ensure time but can try to get ahead on tasks in case of any complications.</w:t>
            </w:r>
          </w:p>
        </w:tc>
      </w:tr>
      <w:tr w:rsidR="002E4DA9" w14:paraId="5C2F4ED7" w14:textId="77777777" w:rsidTr="00B75C76">
        <w:tc>
          <w:tcPr>
            <w:tcW w:w="1042" w:type="dxa"/>
            <w:tcBorders>
              <w:top w:val="single" w:sz="4" w:space="0" w:color="auto"/>
              <w:left w:val="single" w:sz="4" w:space="0" w:color="auto"/>
              <w:bottom w:val="single" w:sz="4" w:space="0" w:color="auto"/>
              <w:right w:val="single" w:sz="4" w:space="0" w:color="auto"/>
            </w:tcBorders>
            <w:hideMark/>
          </w:tcPr>
          <w:p w14:paraId="353FEF60" w14:textId="77777777" w:rsidR="002E4DA9" w:rsidRDefault="002E4DA9" w:rsidP="00B75C76">
            <w:pPr>
              <w:rPr>
                <w:sz w:val="20"/>
                <w:szCs w:val="20"/>
              </w:rPr>
            </w:pPr>
            <w:r>
              <w:rPr>
                <w:sz w:val="20"/>
                <w:szCs w:val="20"/>
              </w:rPr>
              <w:t>PC</w:t>
            </w:r>
          </w:p>
        </w:tc>
        <w:tc>
          <w:tcPr>
            <w:tcW w:w="1505" w:type="dxa"/>
            <w:tcBorders>
              <w:top w:val="single" w:sz="4" w:space="0" w:color="auto"/>
              <w:left w:val="single" w:sz="4" w:space="0" w:color="auto"/>
              <w:bottom w:val="single" w:sz="4" w:space="0" w:color="auto"/>
              <w:right w:val="single" w:sz="4" w:space="0" w:color="auto"/>
            </w:tcBorders>
            <w:hideMark/>
          </w:tcPr>
          <w:p w14:paraId="70CF17F4" w14:textId="77777777" w:rsidR="002E4DA9" w:rsidRDefault="002E4DA9" w:rsidP="00B75C76">
            <w:pPr>
              <w:rPr>
                <w:sz w:val="20"/>
                <w:szCs w:val="20"/>
              </w:rPr>
            </w:pPr>
            <w:r>
              <w:rPr>
                <w:sz w:val="20"/>
                <w:szCs w:val="20"/>
              </w:rPr>
              <w:t>To complete all tasks, requires pc availability.</w:t>
            </w:r>
          </w:p>
        </w:tc>
        <w:tc>
          <w:tcPr>
            <w:tcW w:w="1701" w:type="dxa"/>
            <w:tcBorders>
              <w:top w:val="single" w:sz="4" w:space="0" w:color="auto"/>
              <w:left w:val="single" w:sz="4" w:space="0" w:color="auto"/>
              <w:bottom w:val="single" w:sz="4" w:space="0" w:color="auto"/>
              <w:right w:val="single" w:sz="4" w:space="0" w:color="auto"/>
            </w:tcBorders>
            <w:hideMark/>
          </w:tcPr>
          <w:p w14:paraId="53D6E2ED" w14:textId="77777777" w:rsidR="002E4DA9" w:rsidRDefault="002E4DA9" w:rsidP="00B75C76">
            <w:pPr>
              <w:rPr>
                <w:sz w:val="20"/>
                <w:szCs w:val="20"/>
              </w:rPr>
            </w:pPr>
            <w:r>
              <w:rPr>
                <w:sz w:val="20"/>
                <w:szCs w:val="20"/>
              </w:rPr>
              <w:t>Throughout project.</w:t>
            </w:r>
          </w:p>
        </w:tc>
        <w:tc>
          <w:tcPr>
            <w:tcW w:w="2268" w:type="dxa"/>
            <w:tcBorders>
              <w:top w:val="single" w:sz="4" w:space="0" w:color="auto"/>
              <w:left w:val="single" w:sz="4" w:space="0" w:color="auto"/>
              <w:bottom w:val="single" w:sz="4" w:space="0" w:color="auto"/>
              <w:right w:val="single" w:sz="4" w:space="0" w:color="auto"/>
            </w:tcBorders>
            <w:hideMark/>
          </w:tcPr>
          <w:p w14:paraId="75CC7E87" w14:textId="77777777" w:rsidR="002E4DA9" w:rsidRDefault="002E4DA9" w:rsidP="00B75C76">
            <w:pPr>
              <w:rPr>
                <w:sz w:val="20"/>
                <w:szCs w:val="20"/>
              </w:rPr>
            </w:pPr>
            <w:r>
              <w:rPr>
                <w:sz w:val="20"/>
                <w:szCs w:val="20"/>
              </w:rPr>
              <w:t>Whilst no PC is available, most tasks will be unable to be achieved.</w:t>
            </w:r>
          </w:p>
        </w:tc>
        <w:tc>
          <w:tcPr>
            <w:tcW w:w="2551" w:type="dxa"/>
            <w:tcBorders>
              <w:top w:val="single" w:sz="4" w:space="0" w:color="auto"/>
              <w:left w:val="single" w:sz="4" w:space="0" w:color="auto"/>
              <w:bottom w:val="single" w:sz="4" w:space="0" w:color="auto"/>
              <w:right w:val="single" w:sz="4" w:space="0" w:color="auto"/>
            </w:tcBorders>
            <w:hideMark/>
          </w:tcPr>
          <w:p w14:paraId="411EF87B" w14:textId="77777777" w:rsidR="002E4DA9" w:rsidRDefault="002E4DA9" w:rsidP="00B75C76">
            <w:pPr>
              <w:rPr>
                <w:sz w:val="20"/>
                <w:szCs w:val="20"/>
              </w:rPr>
            </w:pPr>
            <w:r>
              <w:rPr>
                <w:sz w:val="20"/>
                <w:szCs w:val="20"/>
              </w:rPr>
              <w:t>I have a desktop and laptop. As a last resort, I can also use my work laptop.</w:t>
            </w:r>
          </w:p>
        </w:tc>
      </w:tr>
      <w:tr w:rsidR="002E4DA9" w14:paraId="216010C1" w14:textId="77777777" w:rsidTr="00B75C76">
        <w:tc>
          <w:tcPr>
            <w:tcW w:w="1042" w:type="dxa"/>
            <w:tcBorders>
              <w:top w:val="single" w:sz="4" w:space="0" w:color="auto"/>
              <w:left w:val="single" w:sz="4" w:space="0" w:color="auto"/>
              <w:bottom w:val="single" w:sz="4" w:space="0" w:color="auto"/>
              <w:right w:val="single" w:sz="4" w:space="0" w:color="auto"/>
            </w:tcBorders>
            <w:hideMark/>
          </w:tcPr>
          <w:p w14:paraId="1DF064E0" w14:textId="77777777" w:rsidR="002E4DA9" w:rsidRDefault="002E4DA9" w:rsidP="00B75C76">
            <w:pPr>
              <w:rPr>
                <w:sz w:val="20"/>
                <w:szCs w:val="20"/>
              </w:rPr>
            </w:pPr>
            <w:r>
              <w:rPr>
                <w:sz w:val="20"/>
                <w:szCs w:val="20"/>
              </w:rPr>
              <w:t>Python</w:t>
            </w:r>
          </w:p>
        </w:tc>
        <w:tc>
          <w:tcPr>
            <w:tcW w:w="1505" w:type="dxa"/>
            <w:tcBorders>
              <w:top w:val="single" w:sz="4" w:space="0" w:color="auto"/>
              <w:left w:val="single" w:sz="4" w:space="0" w:color="auto"/>
              <w:bottom w:val="single" w:sz="4" w:space="0" w:color="auto"/>
              <w:right w:val="single" w:sz="4" w:space="0" w:color="auto"/>
            </w:tcBorders>
            <w:hideMark/>
          </w:tcPr>
          <w:p w14:paraId="2A5AA5E4" w14:textId="77777777" w:rsidR="002E4DA9" w:rsidRDefault="002E4DA9" w:rsidP="00B75C76">
            <w:pPr>
              <w:rPr>
                <w:sz w:val="20"/>
                <w:szCs w:val="20"/>
              </w:rPr>
            </w:pPr>
            <w:r>
              <w:rPr>
                <w:sz w:val="20"/>
                <w:szCs w:val="20"/>
              </w:rPr>
              <w:t>Write the code for the algorithms.</w:t>
            </w:r>
          </w:p>
        </w:tc>
        <w:tc>
          <w:tcPr>
            <w:tcW w:w="1701" w:type="dxa"/>
            <w:tcBorders>
              <w:top w:val="single" w:sz="4" w:space="0" w:color="auto"/>
              <w:left w:val="single" w:sz="4" w:space="0" w:color="auto"/>
              <w:bottom w:val="single" w:sz="4" w:space="0" w:color="auto"/>
              <w:right w:val="single" w:sz="4" w:space="0" w:color="auto"/>
            </w:tcBorders>
            <w:hideMark/>
          </w:tcPr>
          <w:p w14:paraId="729ADE5D" w14:textId="77777777" w:rsidR="002E4DA9" w:rsidRDefault="002E4DA9" w:rsidP="00B75C76">
            <w:pPr>
              <w:rPr>
                <w:sz w:val="20"/>
                <w:szCs w:val="20"/>
              </w:rPr>
            </w:pPr>
            <w:r>
              <w:rPr>
                <w:sz w:val="20"/>
                <w:szCs w:val="20"/>
              </w:rPr>
              <w:t>During CF2-5.</w:t>
            </w:r>
          </w:p>
        </w:tc>
        <w:tc>
          <w:tcPr>
            <w:tcW w:w="2268" w:type="dxa"/>
            <w:tcBorders>
              <w:top w:val="single" w:sz="4" w:space="0" w:color="auto"/>
              <w:left w:val="single" w:sz="4" w:space="0" w:color="auto"/>
              <w:bottom w:val="single" w:sz="4" w:space="0" w:color="auto"/>
              <w:right w:val="single" w:sz="4" w:space="0" w:color="auto"/>
            </w:tcBorders>
            <w:hideMark/>
          </w:tcPr>
          <w:p w14:paraId="3A517B04" w14:textId="77777777" w:rsidR="002E4DA9" w:rsidRDefault="002E4DA9" w:rsidP="00B75C76">
            <w:pPr>
              <w:rPr>
                <w:sz w:val="20"/>
                <w:szCs w:val="20"/>
              </w:rPr>
            </w:pPr>
            <w:r>
              <w:rPr>
                <w:sz w:val="20"/>
                <w:szCs w:val="20"/>
              </w:rPr>
              <w:t>The code for the algorithms will not be able to be written.</w:t>
            </w:r>
          </w:p>
        </w:tc>
        <w:tc>
          <w:tcPr>
            <w:tcW w:w="2551" w:type="dxa"/>
            <w:tcBorders>
              <w:top w:val="single" w:sz="4" w:space="0" w:color="auto"/>
              <w:left w:val="single" w:sz="4" w:space="0" w:color="auto"/>
              <w:bottom w:val="single" w:sz="4" w:space="0" w:color="auto"/>
              <w:right w:val="single" w:sz="4" w:space="0" w:color="auto"/>
            </w:tcBorders>
            <w:hideMark/>
          </w:tcPr>
          <w:p w14:paraId="62E90B36" w14:textId="77777777" w:rsidR="002E4DA9" w:rsidRDefault="002E4DA9" w:rsidP="00B75C76">
            <w:pPr>
              <w:rPr>
                <w:sz w:val="20"/>
                <w:szCs w:val="20"/>
              </w:rPr>
            </w:pPr>
            <w:r>
              <w:rPr>
                <w:sz w:val="20"/>
                <w:szCs w:val="20"/>
              </w:rPr>
              <w:t>It is installed on all PCs available.</w:t>
            </w:r>
          </w:p>
        </w:tc>
      </w:tr>
      <w:tr w:rsidR="002E4DA9" w14:paraId="4249163E" w14:textId="77777777" w:rsidTr="00B75C76">
        <w:tc>
          <w:tcPr>
            <w:tcW w:w="1042" w:type="dxa"/>
            <w:tcBorders>
              <w:top w:val="single" w:sz="4" w:space="0" w:color="auto"/>
              <w:left w:val="single" w:sz="4" w:space="0" w:color="auto"/>
              <w:bottom w:val="single" w:sz="4" w:space="0" w:color="auto"/>
              <w:right w:val="single" w:sz="4" w:space="0" w:color="auto"/>
            </w:tcBorders>
            <w:hideMark/>
          </w:tcPr>
          <w:p w14:paraId="7D6F726F" w14:textId="77777777" w:rsidR="002E4DA9" w:rsidRDefault="002E4DA9" w:rsidP="00B75C76">
            <w:pPr>
              <w:rPr>
                <w:sz w:val="20"/>
                <w:szCs w:val="20"/>
              </w:rPr>
            </w:pPr>
            <w:r>
              <w:rPr>
                <w:sz w:val="20"/>
                <w:szCs w:val="20"/>
              </w:rPr>
              <w:t>MySQL</w:t>
            </w:r>
          </w:p>
        </w:tc>
        <w:tc>
          <w:tcPr>
            <w:tcW w:w="1505" w:type="dxa"/>
            <w:tcBorders>
              <w:top w:val="single" w:sz="4" w:space="0" w:color="auto"/>
              <w:left w:val="single" w:sz="4" w:space="0" w:color="auto"/>
              <w:bottom w:val="single" w:sz="4" w:space="0" w:color="auto"/>
              <w:right w:val="single" w:sz="4" w:space="0" w:color="auto"/>
            </w:tcBorders>
            <w:hideMark/>
          </w:tcPr>
          <w:p w14:paraId="3786009D" w14:textId="77777777" w:rsidR="002E4DA9" w:rsidRDefault="002E4DA9" w:rsidP="00B75C76">
            <w:pPr>
              <w:rPr>
                <w:sz w:val="20"/>
                <w:szCs w:val="20"/>
              </w:rPr>
            </w:pPr>
            <w:r>
              <w:rPr>
                <w:sz w:val="20"/>
                <w:szCs w:val="20"/>
              </w:rPr>
              <w:t>Store the data used for algorithms.</w:t>
            </w:r>
          </w:p>
        </w:tc>
        <w:tc>
          <w:tcPr>
            <w:tcW w:w="1701" w:type="dxa"/>
            <w:tcBorders>
              <w:top w:val="single" w:sz="4" w:space="0" w:color="auto"/>
              <w:left w:val="single" w:sz="4" w:space="0" w:color="auto"/>
              <w:bottom w:val="single" w:sz="4" w:space="0" w:color="auto"/>
              <w:right w:val="single" w:sz="4" w:space="0" w:color="auto"/>
            </w:tcBorders>
            <w:hideMark/>
          </w:tcPr>
          <w:p w14:paraId="2AD25D47" w14:textId="77777777" w:rsidR="002E4DA9" w:rsidRDefault="002E4DA9" w:rsidP="00B75C76">
            <w:pPr>
              <w:rPr>
                <w:sz w:val="20"/>
                <w:szCs w:val="20"/>
              </w:rPr>
            </w:pPr>
            <w:r>
              <w:rPr>
                <w:sz w:val="20"/>
                <w:szCs w:val="20"/>
              </w:rPr>
              <w:t>Set up in CF1 but will be required from CF1 – CF7.</w:t>
            </w:r>
          </w:p>
        </w:tc>
        <w:tc>
          <w:tcPr>
            <w:tcW w:w="2268" w:type="dxa"/>
            <w:tcBorders>
              <w:top w:val="single" w:sz="4" w:space="0" w:color="auto"/>
              <w:left w:val="single" w:sz="4" w:space="0" w:color="auto"/>
              <w:bottom w:val="single" w:sz="4" w:space="0" w:color="auto"/>
              <w:right w:val="single" w:sz="4" w:space="0" w:color="auto"/>
            </w:tcBorders>
            <w:hideMark/>
          </w:tcPr>
          <w:p w14:paraId="63514941" w14:textId="77777777" w:rsidR="002E4DA9" w:rsidRDefault="002E4DA9" w:rsidP="00B75C76">
            <w:pPr>
              <w:rPr>
                <w:sz w:val="20"/>
                <w:szCs w:val="20"/>
              </w:rPr>
            </w:pPr>
            <w:r>
              <w:rPr>
                <w:sz w:val="20"/>
                <w:szCs w:val="20"/>
              </w:rPr>
              <w:t>The algorithms will have no database to read from.</w:t>
            </w:r>
          </w:p>
        </w:tc>
        <w:tc>
          <w:tcPr>
            <w:tcW w:w="2551" w:type="dxa"/>
            <w:tcBorders>
              <w:top w:val="single" w:sz="4" w:space="0" w:color="auto"/>
              <w:left w:val="single" w:sz="4" w:space="0" w:color="auto"/>
              <w:bottom w:val="single" w:sz="4" w:space="0" w:color="auto"/>
              <w:right w:val="single" w:sz="4" w:space="0" w:color="auto"/>
            </w:tcBorders>
            <w:hideMark/>
          </w:tcPr>
          <w:p w14:paraId="407421FF" w14:textId="77777777" w:rsidR="002E4DA9" w:rsidRDefault="002E4DA9" w:rsidP="00B75C76">
            <w:pPr>
              <w:rPr>
                <w:sz w:val="20"/>
                <w:szCs w:val="20"/>
              </w:rPr>
            </w:pPr>
            <w:r>
              <w:rPr>
                <w:sz w:val="20"/>
                <w:szCs w:val="20"/>
              </w:rPr>
              <w:t>It is installed on all PCs available.</w:t>
            </w:r>
          </w:p>
        </w:tc>
      </w:tr>
      <w:tr w:rsidR="002E4DA9" w14:paraId="78C64B3A" w14:textId="77777777" w:rsidTr="00B75C76">
        <w:tc>
          <w:tcPr>
            <w:tcW w:w="1042" w:type="dxa"/>
            <w:tcBorders>
              <w:top w:val="single" w:sz="4" w:space="0" w:color="auto"/>
              <w:left w:val="single" w:sz="4" w:space="0" w:color="auto"/>
              <w:bottom w:val="single" w:sz="4" w:space="0" w:color="auto"/>
              <w:right w:val="single" w:sz="4" w:space="0" w:color="auto"/>
            </w:tcBorders>
            <w:hideMark/>
          </w:tcPr>
          <w:p w14:paraId="08E723DD" w14:textId="77777777" w:rsidR="002E4DA9" w:rsidRDefault="002E4DA9" w:rsidP="00B75C76">
            <w:pPr>
              <w:rPr>
                <w:sz w:val="20"/>
                <w:szCs w:val="20"/>
              </w:rPr>
            </w:pPr>
            <w:r>
              <w:rPr>
                <w:sz w:val="20"/>
                <w:szCs w:val="20"/>
              </w:rPr>
              <w:t>Premier League data</w:t>
            </w:r>
          </w:p>
        </w:tc>
        <w:tc>
          <w:tcPr>
            <w:tcW w:w="1505" w:type="dxa"/>
            <w:tcBorders>
              <w:top w:val="single" w:sz="4" w:space="0" w:color="auto"/>
              <w:left w:val="single" w:sz="4" w:space="0" w:color="auto"/>
              <w:bottom w:val="single" w:sz="4" w:space="0" w:color="auto"/>
              <w:right w:val="single" w:sz="4" w:space="0" w:color="auto"/>
            </w:tcBorders>
            <w:hideMark/>
          </w:tcPr>
          <w:p w14:paraId="265798DF" w14:textId="77777777" w:rsidR="002E4DA9" w:rsidRDefault="002E4DA9" w:rsidP="00B75C76">
            <w:pPr>
              <w:rPr>
                <w:sz w:val="20"/>
                <w:szCs w:val="20"/>
              </w:rPr>
            </w:pPr>
            <w:r>
              <w:rPr>
                <w:sz w:val="20"/>
                <w:szCs w:val="20"/>
              </w:rPr>
              <w:t>The project is using data from the Premier League for the algorithms.</w:t>
            </w:r>
          </w:p>
        </w:tc>
        <w:tc>
          <w:tcPr>
            <w:tcW w:w="1701" w:type="dxa"/>
            <w:tcBorders>
              <w:top w:val="single" w:sz="4" w:space="0" w:color="auto"/>
              <w:left w:val="single" w:sz="4" w:space="0" w:color="auto"/>
              <w:bottom w:val="single" w:sz="4" w:space="0" w:color="auto"/>
              <w:right w:val="single" w:sz="4" w:space="0" w:color="auto"/>
            </w:tcBorders>
            <w:hideMark/>
          </w:tcPr>
          <w:p w14:paraId="099076B6" w14:textId="77777777" w:rsidR="002E4DA9" w:rsidRDefault="002E4DA9" w:rsidP="00B75C76">
            <w:pPr>
              <w:rPr>
                <w:sz w:val="20"/>
                <w:szCs w:val="20"/>
              </w:rPr>
            </w:pPr>
            <w:r>
              <w:rPr>
                <w:sz w:val="20"/>
                <w:szCs w:val="20"/>
              </w:rPr>
              <w:t>Pre CF1, it will then be stored in the MySQL database.</w:t>
            </w:r>
          </w:p>
        </w:tc>
        <w:tc>
          <w:tcPr>
            <w:tcW w:w="2268" w:type="dxa"/>
            <w:tcBorders>
              <w:top w:val="single" w:sz="4" w:space="0" w:color="auto"/>
              <w:left w:val="single" w:sz="4" w:space="0" w:color="auto"/>
              <w:bottom w:val="single" w:sz="4" w:space="0" w:color="auto"/>
              <w:right w:val="single" w:sz="4" w:space="0" w:color="auto"/>
            </w:tcBorders>
            <w:hideMark/>
          </w:tcPr>
          <w:p w14:paraId="0626D37A" w14:textId="77777777" w:rsidR="002E4DA9" w:rsidRDefault="002E4DA9" w:rsidP="00B75C76">
            <w:pPr>
              <w:rPr>
                <w:sz w:val="20"/>
                <w:szCs w:val="20"/>
              </w:rPr>
            </w:pPr>
            <w:r>
              <w:rPr>
                <w:sz w:val="20"/>
                <w:szCs w:val="20"/>
              </w:rPr>
              <w:t>No data to be used for the algorithms.</w:t>
            </w:r>
          </w:p>
        </w:tc>
        <w:tc>
          <w:tcPr>
            <w:tcW w:w="2551" w:type="dxa"/>
            <w:tcBorders>
              <w:top w:val="single" w:sz="4" w:space="0" w:color="auto"/>
              <w:left w:val="single" w:sz="4" w:space="0" w:color="auto"/>
              <w:bottom w:val="single" w:sz="4" w:space="0" w:color="auto"/>
              <w:right w:val="single" w:sz="4" w:space="0" w:color="auto"/>
            </w:tcBorders>
            <w:hideMark/>
          </w:tcPr>
          <w:p w14:paraId="1A8B9B02" w14:textId="77777777" w:rsidR="002E4DA9" w:rsidRDefault="002E4DA9" w:rsidP="00B75C76">
            <w:pPr>
              <w:rPr>
                <w:sz w:val="20"/>
                <w:szCs w:val="20"/>
              </w:rPr>
            </w:pPr>
            <w:r>
              <w:rPr>
                <w:sz w:val="20"/>
                <w:szCs w:val="20"/>
              </w:rPr>
              <w:t>Once gathered and stored in the database, store a copy of the database.</w:t>
            </w:r>
          </w:p>
        </w:tc>
      </w:tr>
    </w:tbl>
    <w:p w14:paraId="7ABA0086" w14:textId="77777777" w:rsidR="002E4DA9" w:rsidRDefault="002E4DA9" w:rsidP="002E4DA9"/>
    <w:p w14:paraId="11440384" w14:textId="7FDDCACC" w:rsidR="00FF7162" w:rsidRDefault="0056667C" w:rsidP="0056667C">
      <w:pPr>
        <w:pStyle w:val="Heading2"/>
      </w:pPr>
      <w:bookmarkStart w:id="46" w:name="_Toc50209198"/>
      <w:r>
        <w:t xml:space="preserve">Appendix </w:t>
      </w:r>
      <w:r w:rsidR="002E4DA9">
        <w:t>5</w:t>
      </w:r>
      <w:r>
        <w:t xml:space="preserve"> – Initial risk list</w:t>
      </w:r>
      <w:bookmarkEnd w:id="46"/>
    </w:p>
    <w:tbl>
      <w:tblPr>
        <w:tblStyle w:val="TableGrid"/>
        <w:tblW w:w="9351" w:type="dxa"/>
        <w:tblLook w:val="04A0" w:firstRow="1" w:lastRow="0" w:firstColumn="1" w:lastColumn="0" w:noHBand="0" w:noVBand="1"/>
      </w:tblPr>
      <w:tblGrid>
        <w:gridCol w:w="1413"/>
        <w:gridCol w:w="1134"/>
        <w:gridCol w:w="2145"/>
        <w:gridCol w:w="2098"/>
        <w:gridCol w:w="2561"/>
      </w:tblGrid>
      <w:tr w:rsidR="00462724" w14:paraId="396E9881" w14:textId="77777777" w:rsidTr="00462724">
        <w:tc>
          <w:tcPr>
            <w:tcW w:w="1413" w:type="dxa"/>
            <w:tcBorders>
              <w:top w:val="single" w:sz="4" w:space="0" w:color="auto"/>
              <w:left w:val="single" w:sz="4" w:space="0" w:color="auto"/>
              <w:bottom w:val="single" w:sz="4" w:space="0" w:color="auto"/>
              <w:right w:val="single" w:sz="4" w:space="0" w:color="auto"/>
            </w:tcBorders>
            <w:hideMark/>
          </w:tcPr>
          <w:p w14:paraId="46E261E6" w14:textId="77777777" w:rsidR="00462724" w:rsidRDefault="00462724">
            <w:pPr>
              <w:rPr>
                <w:u w:val="single"/>
              </w:rPr>
            </w:pPr>
            <w:r>
              <w:rPr>
                <w:u w:val="single"/>
              </w:rPr>
              <w:t>Risk involved</w:t>
            </w:r>
          </w:p>
        </w:tc>
        <w:tc>
          <w:tcPr>
            <w:tcW w:w="1134" w:type="dxa"/>
            <w:tcBorders>
              <w:top w:val="single" w:sz="4" w:space="0" w:color="auto"/>
              <w:left w:val="single" w:sz="4" w:space="0" w:color="auto"/>
              <w:bottom w:val="single" w:sz="4" w:space="0" w:color="auto"/>
              <w:right w:val="single" w:sz="4" w:space="0" w:color="auto"/>
            </w:tcBorders>
            <w:hideMark/>
          </w:tcPr>
          <w:p w14:paraId="75D293C9" w14:textId="77777777" w:rsidR="00462724" w:rsidRDefault="00462724">
            <w:pPr>
              <w:rPr>
                <w:u w:val="single"/>
              </w:rPr>
            </w:pPr>
            <w:r>
              <w:rPr>
                <w:u w:val="single"/>
              </w:rPr>
              <w:t>Priority – low to high</w:t>
            </w:r>
          </w:p>
        </w:tc>
        <w:tc>
          <w:tcPr>
            <w:tcW w:w="2145" w:type="dxa"/>
            <w:tcBorders>
              <w:top w:val="single" w:sz="4" w:space="0" w:color="auto"/>
              <w:left w:val="single" w:sz="4" w:space="0" w:color="auto"/>
              <w:bottom w:val="single" w:sz="4" w:space="0" w:color="auto"/>
              <w:right w:val="single" w:sz="4" w:space="0" w:color="auto"/>
            </w:tcBorders>
            <w:hideMark/>
          </w:tcPr>
          <w:p w14:paraId="2A7C810E" w14:textId="77777777" w:rsidR="00462724" w:rsidRDefault="00462724">
            <w:pPr>
              <w:rPr>
                <w:u w:val="single"/>
              </w:rPr>
            </w:pPr>
            <w:r>
              <w:rPr>
                <w:u w:val="single"/>
              </w:rPr>
              <w:t>Overcome/manage risk</w:t>
            </w:r>
          </w:p>
        </w:tc>
        <w:tc>
          <w:tcPr>
            <w:tcW w:w="2098" w:type="dxa"/>
            <w:tcBorders>
              <w:top w:val="single" w:sz="4" w:space="0" w:color="auto"/>
              <w:left w:val="single" w:sz="4" w:space="0" w:color="auto"/>
              <w:bottom w:val="single" w:sz="4" w:space="0" w:color="auto"/>
              <w:right w:val="single" w:sz="4" w:space="0" w:color="auto"/>
            </w:tcBorders>
            <w:hideMark/>
          </w:tcPr>
          <w:p w14:paraId="056FB375" w14:textId="77777777" w:rsidR="00462724" w:rsidRDefault="00462724">
            <w:pPr>
              <w:rPr>
                <w:u w:val="single"/>
              </w:rPr>
            </w:pPr>
            <w:r>
              <w:rPr>
                <w:u w:val="single"/>
              </w:rPr>
              <w:t>What to do if not managed</w:t>
            </w:r>
          </w:p>
        </w:tc>
        <w:tc>
          <w:tcPr>
            <w:tcW w:w="2561" w:type="dxa"/>
            <w:tcBorders>
              <w:top w:val="single" w:sz="4" w:space="0" w:color="auto"/>
              <w:left w:val="single" w:sz="4" w:space="0" w:color="auto"/>
              <w:bottom w:val="single" w:sz="4" w:space="0" w:color="auto"/>
              <w:right w:val="single" w:sz="4" w:space="0" w:color="auto"/>
            </w:tcBorders>
            <w:hideMark/>
          </w:tcPr>
          <w:p w14:paraId="294439EA" w14:textId="77777777" w:rsidR="00462724" w:rsidRDefault="00462724">
            <w:pPr>
              <w:rPr>
                <w:u w:val="single"/>
              </w:rPr>
            </w:pPr>
            <w:r>
              <w:rPr>
                <w:u w:val="single"/>
              </w:rPr>
              <w:t>Review of risk</w:t>
            </w:r>
          </w:p>
        </w:tc>
      </w:tr>
      <w:tr w:rsidR="00462724" w14:paraId="034C654E" w14:textId="77777777" w:rsidTr="00462724">
        <w:tc>
          <w:tcPr>
            <w:tcW w:w="1413" w:type="dxa"/>
            <w:tcBorders>
              <w:top w:val="single" w:sz="4" w:space="0" w:color="auto"/>
              <w:left w:val="single" w:sz="4" w:space="0" w:color="auto"/>
              <w:bottom w:val="single" w:sz="4" w:space="0" w:color="auto"/>
              <w:right w:val="single" w:sz="4" w:space="0" w:color="auto"/>
            </w:tcBorders>
            <w:hideMark/>
          </w:tcPr>
          <w:p w14:paraId="62DD662D" w14:textId="77777777" w:rsidR="00462724" w:rsidRDefault="00462724">
            <w:pPr>
              <w:rPr>
                <w:sz w:val="20"/>
                <w:szCs w:val="20"/>
              </w:rPr>
            </w:pPr>
            <w:r>
              <w:rPr>
                <w:sz w:val="20"/>
                <w:szCs w:val="20"/>
              </w:rPr>
              <w:t>Planning on a house move.</w:t>
            </w:r>
          </w:p>
        </w:tc>
        <w:tc>
          <w:tcPr>
            <w:tcW w:w="1134" w:type="dxa"/>
            <w:tcBorders>
              <w:top w:val="single" w:sz="4" w:space="0" w:color="auto"/>
              <w:left w:val="single" w:sz="4" w:space="0" w:color="auto"/>
              <w:bottom w:val="single" w:sz="4" w:space="0" w:color="auto"/>
              <w:right w:val="single" w:sz="4" w:space="0" w:color="auto"/>
            </w:tcBorders>
            <w:hideMark/>
          </w:tcPr>
          <w:p w14:paraId="62A5B9F7" w14:textId="77777777" w:rsidR="00462724" w:rsidRDefault="00462724">
            <w:pPr>
              <w:rPr>
                <w:sz w:val="20"/>
                <w:szCs w:val="20"/>
              </w:rPr>
            </w:pPr>
            <w:r>
              <w:rPr>
                <w:sz w:val="20"/>
                <w:szCs w:val="20"/>
              </w:rPr>
              <w:t>Medium</w:t>
            </w:r>
          </w:p>
        </w:tc>
        <w:tc>
          <w:tcPr>
            <w:tcW w:w="2145" w:type="dxa"/>
            <w:tcBorders>
              <w:top w:val="single" w:sz="4" w:space="0" w:color="auto"/>
              <w:left w:val="single" w:sz="4" w:space="0" w:color="auto"/>
              <w:bottom w:val="single" w:sz="4" w:space="0" w:color="auto"/>
              <w:right w:val="single" w:sz="4" w:space="0" w:color="auto"/>
            </w:tcBorders>
            <w:hideMark/>
          </w:tcPr>
          <w:p w14:paraId="0ADC2EF9" w14:textId="77777777" w:rsidR="00462724" w:rsidRDefault="00462724">
            <w:pPr>
              <w:rPr>
                <w:sz w:val="20"/>
                <w:szCs w:val="20"/>
              </w:rPr>
            </w:pPr>
            <w:r>
              <w:rPr>
                <w:sz w:val="20"/>
                <w:szCs w:val="20"/>
              </w:rPr>
              <w:t>Get ahead on project when possible, manage time during move.</w:t>
            </w:r>
          </w:p>
        </w:tc>
        <w:tc>
          <w:tcPr>
            <w:tcW w:w="2098" w:type="dxa"/>
            <w:tcBorders>
              <w:top w:val="single" w:sz="4" w:space="0" w:color="auto"/>
              <w:left w:val="single" w:sz="4" w:space="0" w:color="auto"/>
              <w:bottom w:val="single" w:sz="4" w:space="0" w:color="auto"/>
              <w:right w:val="single" w:sz="4" w:space="0" w:color="auto"/>
            </w:tcBorders>
            <w:hideMark/>
          </w:tcPr>
          <w:p w14:paraId="3C02ABB2" w14:textId="77777777" w:rsidR="00462724" w:rsidRDefault="00462724">
            <w:pPr>
              <w:rPr>
                <w:sz w:val="20"/>
                <w:szCs w:val="20"/>
              </w:rPr>
            </w:pPr>
            <w:r>
              <w:rPr>
                <w:sz w:val="20"/>
                <w:szCs w:val="20"/>
              </w:rPr>
              <w:t>Make up the time after the house move is complete.</w:t>
            </w:r>
          </w:p>
        </w:tc>
        <w:tc>
          <w:tcPr>
            <w:tcW w:w="2561" w:type="dxa"/>
            <w:tcBorders>
              <w:top w:val="single" w:sz="4" w:space="0" w:color="auto"/>
              <w:left w:val="single" w:sz="4" w:space="0" w:color="auto"/>
              <w:bottom w:val="single" w:sz="4" w:space="0" w:color="auto"/>
              <w:right w:val="single" w:sz="4" w:space="0" w:color="auto"/>
            </w:tcBorders>
            <w:hideMark/>
          </w:tcPr>
          <w:p w14:paraId="4D81B011" w14:textId="77777777" w:rsidR="00462724" w:rsidRDefault="00462724">
            <w:pPr>
              <w:rPr>
                <w:sz w:val="20"/>
                <w:szCs w:val="20"/>
              </w:rPr>
            </w:pPr>
            <w:r>
              <w:rPr>
                <w:sz w:val="20"/>
                <w:szCs w:val="20"/>
              </w:rPr>
              <w:t>Accept – try to manage time accordingly around busy times for house move.</w:t>
            </w:r>
          </w:p>
        </w:tc>
      </w:tr>
      <w:tr w:rsidR="00462724" w14:paraId="6D4BFC78" w14:textId="77777777" w:rsidTr="00462724">
        <w:tc>
          <w:tcPr>
            <w:tcW w:w="1413" w:type="dxa"/>
            <w:tcBorders>
              <w:top w:val="single" w:sz="4" w:space="0" w:color="auto"/>
              <w:left w:val="single" w:sz="4" w:space="0" w:color="auto"/>
              <w:bottom w:val="single" w:sz="4" w:space="0" w:color="auto"/>
              <w:right w:val="single" w:sz="4" w:space="0" w:color="auto"/>
            </w:tcBorders>
            <w:hideMark/>
          </w:tcPr>
          <w:p w14:paraId="24D70EBF" w14:textId="77777777" w:rsidR="00462724" w:rsidRDefault="00462724">
            <w:pPr>
              <w:rPr>
                <w:sz w:val="20"/>
                <w:szCs w:val="20"/>
              </w:rPr>
            </w:pPr>
            <w:r>
              <w:rPr>
                <w:sz w:val="20"/>
                <w:szCs w:val="20"/>
              </w:rPr>
              <w:t>Work travel, 2-4 days a month.</w:t>
            </w:r>
          </w:p>
        </w:tc>
        <w:tc>
          <w:tcPr>
            <w:tcW w:w="1134" w:type="dxa"/>
            <w:tcBorders>
              <w:top w:val="single" w:sz="4" w:space="0" w:color="auto"/>
              <w:left w:val="single" w:sz="4" w:space="0" w:color="auto"/>
              <w:bottom w:val="single" w:sz="4" w:space="0" w:color="auto"/>
              <w:right w:val="single" w:sz="4" w:space="0" w:color="auto"/>
            </w:tcBorders>
            <w:hideMark/>
          </w:tcPr>
          <w:p w14:paraId="695D6BB6" w14:textId="77777777" w:rsidR="00462724" w:rsidRDefault="00462724">
            <w:pPr>
              <w:rPr>
                <w:sz w:val="20"/>
                <w:szCs w:val="20"/>
              </w:rPr>
            </w:pPr>
            <w:r>
              <w:rPr>
                <w:sz w:val="20"/>
                <w:szCs w:val="20"/>
              </w:rPr>
              <w:t>Low</w:t>
            </w:r>
          </w:p>
        </w:tc>
        <w:tc>
          <w:tcPr>
            <w:tcW w:w="2145" w:type="dxa"/>
            <w:tcBorders>
              <w:top w:val="single" w:sz="4" w:space="0" w:color="auto"/>
              <w:left w:val="single" w:sz="4" w:space="0" w:color="auto"/>
              <w:bottom w:val="single" w:sz="4" w:space="0" w:color="auto"/>
              <w:right w:val="single" w:sz="4" w:space="0" w:color="auto"/>
            </w:tcBorders>
            <w:hideMark/>
          </w:tcPr>
          <w:p w14:paraId="3FFA0A0C" w14:textId="77777777" w:rsidR="00462724" w:rsidRDefault="00462724">
            <w:pPr>
              <w:rPr>
                <w:sz w:val="20"/>
                <w:szCs w:val="20"/>
              </w:rPr>
            </w:pPr>
            <w:r>
              <w:rPr>
                <w:sz w:val="20"/>
                <w:szCs w:val="20"/>
              </w:rPr>
              <w:t>Manage workload accordingly around work travel to get ahead.</w:t>
            </w:r>
          </w:p>
        </w:tc>
        <w:tc>
          <w:tcPr>
            <w:tcW w:w="2098" w:type="dxa"/>
            <w:tcBorders>
              <w:top w:val="single" w:sz="4" w:space="0" w:color="auto"/>
              <w:left w:val="single" w:sz="4" w:space="0" w:color="auto"/>
              <w:bottom w:val="single" w:sz="4" w:space="0" w:color="auto"/>
              <w:right w:val="single" w:sz="4" w:space="0" w:color="auto"/>
            </w:tcBorders>
            <w:hideMark/>
          </w:tcPr>
          <w:p w14:paraId="76603B88" w14:textId="77777777" w:rsidR="00462724" w:rsidRDefault="00462724">
            <w:pPr>
              <w:rPr>
                <w:sz w:val="20"/>
                <w:szCs w:val="20"/>
              </w:rPr>
            </w:pPr>
            <w:r>
              <w:rPr>
                <w:sz w:val="20"/>
                <w:szCs w:val="20"/>
              </w:rPr>
              <w:t>Try to find a bit of extra time following the travel to catch up on project.</w:t>
            </w:r>
          </w:p>
        </w:tc>
        <w:tc>
          <w:tcPr>
            <w:tcW w:w="2561" w:type="dxa"/>
            <w:tcBorders>
              <w:top w:val="single" w:sz="4" w:space="0" w:color="auto"/>
              <w:left w:val="single" w:sz="4" w:space="0" w:color="auto"/>
              <w:bottom w:val="single" w:sz="4" w:space="0" w:color="auto"/>
              <w:right w:val="single" w:sz="4" w:space="0" w:color="auto"/>
            </w:tcBorders>
            <w:hideMark/>
          </w:tcPr>
          <w:p w14:paraId="64D8D40E" w14:textId="77777777" w:rsidR="00462724" w:rsidRDefault="00462724">
            <w:pPr>
              <w:rPr>
                <w:sz w:val="20"/>
                <w:szCs w:val="20"/>
              </w:rPr>
            </w:pPr>
            <w:r>
              <w:rPr>
                <w:sz w:val="20"/>
                <w:szCs w:val="20"/>
              </w:rPr>
              <w:t>Accept – try to get ahead before work travel and catch up if needed afterwards.</w:t>
            </w:r>
          </w:p>
        </w:tc>
      </w:tr>
      <w:tr w:rsidR="00462724" w14:paraId="268C149A" w14:textId="77777777" w:rsidTr="00462724">
        <w:tc>
          <w:tcPr>
            <w:tcW w:w="1413" w:type="dxa"/>
            <w:tcBorders>
              <w:top w:val="single" w:sz="4" w:space="0" w:color="auto"/>
              <w:left w:val="single" w:sz="4" w:space="0" w:color="auto"/>
              <w:bottom w:val="single" w:sz="4" w:space="0" w:color="auto"/>
              <w:right w:val="single" w:sz="4" w:space="0" w:color="auto"/>
            </w:tcBorders>
            <w:hideMark/>
          </w:tcPr>
          <w:p w14:paraId="17216A34" w14:textId="77777777" w:rsidR="00462724" w:rsidRDefault="00462724">
            <w:pPr>
              <w:rPr>
                <w:sz w:val="20"/>
                <w:szCs w:val="20"/>
              </w:rPr>
            </w:pPr>
            <w:r>
              <w:rPr>
                <w:sz w:val="20"/>
                <w:szCs w:val="20"/>
              </w:rPr>
              <w:t>Desktop and laptop failure</w:t>
            </w:r>
          </w:p>
        </w:tc>
        <w:tc>
          <w:tcPr>
            <w:tcW w:w="1134" w:type="dxa"/>
            <w:tcBorders>
              <w:top w:val="single" w:sz="4" w:space="0" w:color="auto"/>
              <w:left w:val="single" w:sz="4" w:space="0" w:color="auto"/>
              <w:bottom w:val="single" w:sz="4" w:space="0" w:color="auto"/>
              <w:right w:val="single" w:sz="4" w:space="0" w:color="auto"/>
            </w:tcBorders>
            <w:hideMark/>
          </w:tcPr>
          <w:p w14:paraId="77F401DD" w14:textId="77777777" w:rsidR="00462724" w:rsidRDefault="00462724">
            <w:pPr>
              <w:rPr>
                <w:sz w:val="20"/>
                <w:szCs w:val="20"/>
              </w:rPr>
            </w:pPr>
            <w:r>
              <w:rPr>
                <w:sz w:val="20"/>
                <w:szCs w:val="20"/>
              </w:rPr>
              <w:t>Low</w:t>
            </w:r>
          </w:p>
        </w:tc>
        <w:tc>
          <w:tcPr>
            <w:tcW w:w="2145" w:type="dxa"/>
            <w:tcBorders>
              <w:top w:val="single" w:sz="4" w:space="0" w:color="auto"/>
              <w:left w:val="single" w:sz="4" w:space="0" w:color="auto"/>
              <w:bottom w:val="single" w:sz="4" w:space="0" w:color="auto"/>
              <w:right w:val="single" w:sz="4" w:space="0" w:color="auto"/>
            </w:tcBorders>
            <w:hideMark/>
          </w:tcPr>
          <w:p w14:paraId="66F8653B" w14:textId="77777777" w:rsidR="00462724" w:rsidRDefault="00462724">
            <w:pPr>
              <w:rPr>
                <w:sz w:val="20"/>
                <w:szCs w:val="20"/>
              </w:rPr>
            </w:pPr>
            <w:r>
              <w:rPr>
                <w:sz w:val="20"/>
                <w:szCs w:val="20"/>
              </w:rPr>
              <w:t>Data stored at GitHub and locally on both machines.</w:t>
            </w:r>
          </w:p>
        </w:tc>
        <w:tc>
          <w:tcPr>
            <w:tcW w:w="2098" w:type="dxa"/>
            <w:tcBorders>
              <w:top w:val="single" w:sz="4" w:space="0" w:color="auto"/>
              <w:left w:val="single" w:sz="4" w:space="0" w:color="auto"/>
              <w:bottom w:val="single" w:sz="4" w:space="0" w:color="auto"/>
              <w:right w:val="single" w:sz="4" w:space="0" w:color="auto"/>
            </w:tcBorders>
            <w:hideMark/>
          </w:tcPr>
          <w:p w14:paraId="625082A4" w14:textId="77777777" w:rsidR="00462724" w:rsidRDefault="00462724">
            <w:pPr>
              <w:rPr>
                <w:sz w:val="20"/>
                <w:szCs w:val="20"/>
              </w:rPr>
            </w:pPr>
            <w:r>
              <w:rPr>
                <w:sz w:val="20"/>
                <w:szCs w:val="20"/>
              </w:rPr>
              <w:t>Library work or purchase new laptop/desktop to replace.</w:t>
            </w:r>
          </w:p>
        </w:tc>
        <w:tc>
          <w:tcPr>
            <w:tcW w:w="2561" w:type="dxa"/>
            <w:tcBorders>
              <w:top w:val="single" w:sz="4" w:space="0" w:color="auto"/>
              <w:left w:val="single" w:sz="4" w:space="0" w:color="auto"/>
              <w:bottom w:val="single" w:sz="4" w:space="0" w:color="auto"/>
              <w:right w:val="single" w:sz="4" w:space="0" w:color="auto"/>
            </w:tcBorders>
            <w:hideMark/>
          </w:tcPr>
          <w:p w14:paraId="45B0B13C" w14:textId="77777777" w:rsidR="00462724" w:rsidRDefault="00462724">
            <w:pPr>
              <w:rPr>
                <w:sz w:val="20"/>
                <w:szCs w:val="20"/>
              </w:rPr>
            </w:pPr>
            <w:r>
              <w:rPr>
                <w:sz w:val="20"/>
                <w:szCs w:val="20"/>
              </w:rPr>
              <w:t>Avoid – Unlikely that both desktop and laptop will fail.</w:t>
            </w:r>
          </w:p>
        </w:tc>
      </w:tr>
      <w:tr w:rsidR="00462724" w14:paraId="569D6B1C" w14:textId="77777777" w:rsidTr="00462724">
        <w:tc>
          <w:tcPr>
            <w:tcW w:w="1413" w:type="dxa"/>
            <w:tcBorders>
              <w:top w:val="single" w:sz="4" w:space="0" w:color="auto"/>
              <w:left w:val="single" w:sz="4" w:space="0" w:color="auto"/>
              <w:bottom w:val="single" w:sz="4" w:space="0" w:color="auto"/>
              <w:right w:val="single" w:sz="4" w:space="0" w:color="auto"/>
            </w:tcBorders>
            <w:hideMark/>
          </w:tcPr>
          <w:p w14:paraId="66FF2E8F" w14:textId="77777777" w:rsidR="00462724" w:rsidRDefault="00462724">
            <w:pPr>
              <w:rPr>
                <w:sz w:val="20"/>
                <w:szCs w:val="20"/>
              </w:rPr>
            </w:pPr>
            <w:r>
              <w:rPr>
                <w:sz w:val="20"/>
                <w:szCs w:val="20"/>
              </w:rPr>
              <w:t>Knowledge gap on new Python modules</w:t>
            </w:r>
          </w:p>
        </w:tc>
        <w:tc>
          <w:tcPr>
            <w:tcW w:w="1134" w:type="dxa"/>
            <w:tcBorders>
              <w:top w:val="single" w:sz="4" w:space="0" w:color="auto"/>
              <w:left w:val="single" w:sz="4" w:space="0" w:color="auto"/>
              <w:bottom w:val="single" w:sz="4" w:space="0" w:color="auto"/>
              <w:right w:val="single" w:sz="4" w:space="0" w:color="auto"/>
            </w:tcBorders>
            <w:hideMark/>
          </w:tcPr>
          <w:p w14:paraId="66AA2340" w14:textId="77777777" w:rsidR="00462724" w:rsidRDefault="00462724">
            <w:pPr>
              <w:rPr>
                <w:sz w:val="20"/>
                <w:szCs w:val="20"/>
              </w:rPr>
            </w:pPr>
            <w:r>
              <w:rPr>
                <w:sz w:val="20"/>
                <w:szCs w:val="20"/>
              </w:rPr>
              <w:t>High</w:t>
            </w:r>
          </w:p>
        </w:tc>
        <w:tc>
          <w:tcPr>
            <w:tcW w:w="2145" w:type="dxa"/>
            <w:tcBorders>
              <w:top w:val="single" w:sz="4" w:space="0" w:color="auto"/>
              <w:left w:val="single" w:sz="4" w:space="0" w:color="auto"/>
              <w:bottom w:val="single" w:sz="4" w:space="0" w:color="auto"/>
              <w:right w:val="single" w:sz="4" w:space="0" w:color="auto"/>
            </w:tcBorders>
            <w:hideMark/>
          </w:tcPr>
          <w:p w14:paraId="28173F65" w14:textId="77777777" w:rsidR="00462724" w:rsidRDefault="00462724">
            <w:pPr>
              <w:rPr>
                <w:sz w:val="20"/>
                <w:szCs w:val="20"/>
              </w:rPr>
            </w:pPr>
            <w:r>
              <w:rPr>
                <w:sz w:val="20"/>
                <w:szCs w:val="20"/>
              </w:rPr>
              <w:t>Research the modules required, also have a Python expert at my work who I can consult with.</w:t>
            </w:r>
          </w:p>
        </w:tc>
        <w:tc>
          <w:tcPr>
            <w:tcW w:w="2098" w:type="dxa"/>
            <w:tcBorders>
              <w:top w:val="single" w:sz="4" w:space="0" w:color="auto"/>
              <w:left w:val="single" w:sz="4" w:space="0" w:color="auto"/>
              <w:bottom w:val="single" w:sz="4" w:space="0" w:color="auto"/>
              <w:right w:val="single" w:sz="4" w:space="0" w:color="auto"/>
            </w:tcBorders>
            <w:hideMark/>
          </w:tcPr>
          <w:p w14:paraId="1EE7C3CF" w14:textId="77777777" w:rsidR="00462724" w:rsidRDefault="00462724">
            <w:pPr>
              <w:rPr>
                <w:sz w:val="20"/>
                <w:szCs w:val="20"/>
              </w:rPr>
            </w:pPr>
            <w:r>
              <w:rPr>
                <w:sz w:val="20"/>
                <w:szCs w:val="20"/>
              </w:rPr>
              <w:t>Lower the detail of the algorithms used.</w:t>
            </w:r>
          </w:p>
        </w:tc>
        <w:tc>
          <w:tcPr>
            <w:tcW w:w="2561" w:type="dxa"/>
            <w:tcBorders>
              <w:top w:val="single" w:sz="4" w:space="0" w:color="auto"/>
              <w:left w:val="single" w:sz="4" w:space="0" w:color="auto"/>
              <w:bottom w:val="single" w:sz="4" w:space="0" w:color="auto"/>
              <w:right w:val="single" w:sz="4" w:space="0" w:color="auto"/>
            </w:tcBorders>
            <w:hideMark/>
          </w:tcPr>
          <w:p w14:paraId="3C4FA5EE" w14:textId="77777777" w:rsidR="00462724" w:rsidRDefault="00462724">
            <w:pPr>
              <w:rPr>
                <w:sz w:val="20"/>
                <w:szCs w:val="20"/>
              </w:rPr>
            </w:pPr>
            <w:r>
              <w:rPr>
                <w:sz w:val="20"/>
                <w:szCs w:val="20"/>
              </w:rPr>
              <w:t>Accept – start researching required modules early and learn how to use.</w:t>
            </w:r>
          </w:p>
        </w:tc>
      </w:tr>
    </w:tbl>
    <w:p w14:paraId="45511907" w14:textId="5339FEC1" w:rsidR="0056667C" w:rsidRDefault="0056667C" w:rsidP="00E3664D"/>
    <w:p w14:paraId="19CFDE72" w14:textId="2FFA8DED" w:rsidR="0056667C" w:rsidRDefault="0056667C" w:rsidP="00E3664D"/>
    <w:p w14:paraId="3A239BBC" w14:textId="031A3E96" w:rsidR="00462724" w:rsidRDefault="00462724" w:rsidP="00E3664D"/>
    <w:p w14:paraId="376F6422" w14:textId="77777777" w:rsidR="0056667C" w:rsidRPr="0056667C" w:rsidRDefault="0056667C" w:rsidP="0056667C"/>
    <w:sectPr w:rsidR="0056667C" w:rsidRPr="0056667C" w:rsidSect="00307A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CB4C3" w14:textId="77777777" w:rsidR="003341C5" w:rsidRDefault="003341C5" w:rsidP="00024B2C">
      <w:pPr>
        <w:spacing w:after="0" w:line="240" w:lineRule="auto"/>
      </w:pPr>
      <w:r>
        <w:separator/>
      </w:r>
    </w:p>
  </w:endnote>
  <w:endnote w:type="continuationSeparator" w:id="0">
    <w:p w14:paraId="7D554BAC" w14:textId="77777777" w:rsidR="003341C5" w:rsidRDefault="003341C5" w:rsidP="00024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7907785"/>
      <w:docPartObj>
        <w:docPartGallery w:val="Page Numbers (Bottom of Page)"/>
        <w:docPartUnique/>
      </w:docPartObj>
    </w:sdtPr>
    <w:sdtEndPr>
      <w:rPr>
        <w:noProof/>
      </w:rPr>
    </w:sdtEndPr>
    <w:sdtContent>
      <w:p w14:paraId="0481BBBB" w14:textId="5B036D69" w:rsidR="00585DB0" w:rsidRDefault="00585DB0">
        <w:pPr>
          <w:pStyle w:val="Footer"/>
        </w:pPr>
        <w:r>
          <w:fldChar w:fldCharType="begin"/>
        </w:r>
        <w:r>
          <w:instrText xml:space="preserve"> PAGE   \* MERGEFORMAT </w:instrText>
        </w:r>
        <w:r>
          <w:fldChar w:fldCharType="separate"/>
        </w:r>
        <w:r>
          <w:rPr>
            <w:noProof/>
          </w:rPr>
          <w:t>2</w:t>
        </w:r>
        <w:r>
          <w:rPr>
            <w:noProof/>
          </w:rPr>
          <w:fldChar w:fldCharType="end"/>
        </w:r>
      </w:p>
    </w:sdtContent>
  </w:sdt>
  <w:p w14:paraId="40940C35" w14:textId="77777777" w:rsidR="00585DB0" w:rsidRDefault="00585D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9BCDF" w14:textId="77777777" w:rsidR="003341C5" w:rsidRDefault="003341C5" w:rsidP="00024B2C">
      <w:pPr>
        <w:spacing w:after="0" w:line="240" w:lineRule="auto"/>
      </w:pPr>
      <w:r>
        <w:separator/>
      </w:r>
    </w:p>
  </w:footnote>
  <w:footnote w:type="continuationSeparator" w:id="0">
    <w:p w14:paraId="598C168D" w14:textId="77777777" w:rsidR="003341C5" w:rsidRDefault="003341C5" w:rsidP="00024B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2A755" w14:textId="0E59DBD6" w:rsidR="00585DB0" w:rsidRDefault="00585DB0" w:rsidP="00430350">
    <w:pPr>
      <w:pStyle w:val="Header"/>
    </w:pPr>
    <w:r>
      <w:t>EMA</w:t>
    </w:r>
    <w:r>
      <w:tab/>
      <w:t>Robert Blagg C2949192 rcb363</w:t>
    </w:r>
    <w:r>
      <w:tab/>
      <w:t>Sept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6DEA"/>
    <w:multiLevelType w:val="hybridMultilevel"/>
    <w:tmpl w:val="E68AE2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11535D"/>
    <w:multiLevelType w:val="hybridMultilevel"/>
    <w:tmpl w:val="B526E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D9626C"/>
    <w:multiLevelType w:val="multilevel"/>
    <w:tmpl w:val="D8D4007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854253D"/>
    <w:multiLevelType w:val="hybridMultilevel"/>
    <w:tmpl w:val="8ADA5F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FB6202"/>
    <w:multiLevelType w:val="hybridMultilevel"/>
    <w:tmpl w:val="68F63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4A127F"/>
    <w:multiLevelType w:val="hybridMultilevel"/>
    <w:tmpl w:val="ADD087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D0716B"/>
    <w:multiLevelType w:val="hybridMultilevel"/>
    <w:tmpl w:val="BC48B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ED5614"/>
    <w:multiLevelType w:val="hybridMultilevel"/>
    <w:tmpl w:val="247C1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A33BC5"/>
    <w:multiLevelType w:val="hybridMultilevel"/>
    <w:tmpl w:val="6D223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C985574"/>
    <w:multiLevelType w:val="hybridMultilevel"/>
    <w:tmpl w:val="F42CE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1867AB7"/>
    <w:multiLevelType w:val="hybridMultilevel"/>
    <w:tmpl w:val="BB6A7E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2"/>
  </w:num>
  <w:num w:numId="5">
    <w:abstractNumId w:val="7"/>
  </w:num>
  <w:num w:numId="6">
    <w:abstractNumId w:val="6"/>
  </w:num>
  <w:num w:numId="7">
    <w:abstractNumId w:val="10"/>
  </w:num>
  <w:num w:numId="8">
    <w:abstractNumId w:val="8"/>
  </w:num>
  <w:num w:numId="9">
    <w:abstractNumId w:val="4"/>
  </w:num>
  <w:num w:numId="10">
    <w:abstractNumId w:val="1"/>
  </w:num>
  <w:num w:numId="11">
    <w:abstractNumId w:val="9"/>
  </w:num>
  <w:num w:numId="12">
    <w:abstractNumId w:val="10"/>
  </w:num>
  <w:num w:numId="13">
    <w:abstractNumId w:val="8"/>
  </w:num>
  <w:num w:numId="1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 Blagg">
    <w15:presenceInfo w15:providerId="Windows Live" w15:userId="b689fce30ef92d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93D"/>
    <w:rsid w:val="00007635"/>
    <w:rsid w:val="00007C3A"/>
    <w:rsid w:val="000152CE"/>
    <w:rsid w:val="00015EBB"/>
    <w:rsid w:val="00015F09"/>
    <w:rsid w:val="00017996"/>
    <w:rsid w:val="00024B2C"/>
    <w:rsid w:val="000447F8"/>
    <w:rsid w:val="00050995"/>
    <w:rsid w:val="000555E2"/>
    <w:rsid w:val="00057756"/>
    <w:rsid w:val="0008315B"/>
    <w:rsid w:val="000919F8"/>
    <w:rsid w:val="00091F1B"/>
    <w:rsid w:val="00092462"/>
    <w:rsid w:val="000A6D8E"/>
    <w:rsid w:val="000B0998"/>
    <w:rsid w:val="000B35DC"/>
    <w:rsid w:val="000B6AC1"/>
    <w:rsid w:val="000D08E2"/>
    <w:rsid w:val="000D447D"/>
    <w:rsid w:val="000E2C3F"/>
    <w:rsid w:val="000F1381"/>
    <w:rsid w:val="000F437F"/>
    <w:rsid w:val="000F6E11"/>
    <w:rsid w:val="001016AC"/>
    <w:rsid w:val="00110A30"/>
    <w:rsid w:val="00112111"/>
    <w:rsid w:val="00112970"/>
    <w:rsid w:val="00124F87"/>
    <w:rsid w:val="001250AB"/>
    <w:rsid w:val="0012602C"/>
    <w:rsid w:val="0013146F"/>
    <w:rsid w:val="001316A8"/>
    <w:rsid w:val="0013533A"/>
    <w:rsid w:val="00141E17"/>
    <w:rsid w:val="00146756"/>
    <w:rsid w:val="00151E47"/>
    <w:rsid w:val="00156570"/>
    <w:rsid w:val="00166AB2"/>
    <w:rsid w:val="00173B83"/>
    <w:rsid w:val="0017442A"/>
    <w:rsid w:val="0018041B"/>
    <w:rsid w:val="00181780"/>
    <w:rsid w:val="00182C0C"/>
    <w:rsid w:val="00187DC0"/>
    <w:rsid w:val="00187F59"/>
    <w:rsid w:val="001902B5"/>
    <w:rsid w:val="00195799"/>
    <w:rsid w:val="00196021"/>
    <w:rsid w:val="001A15E9"/>
    <w:rsid w:val="001A2C3E"/>
    <w:rsid w:val="001A37D8"/>
    <w:rsid w:val="001A3D49"/>
    <w:rsid w:val="001A52BE"/>
    <w:rsid w:val="001A61C9"/>
    <w:rsid w:val="001B0A4A"/>
    <w:rsid w:val="001B4ADD"/>
    <w:rsid w:val="001C5B1E"/>
    <w:rsid w:val="001C63EC"/>
    <w:rsid w:val="001D32A2"/>
    <w:rsid w:val="001E066A"/>
    <w:rsid w:val="001E2341"/>
    <w:rsid w:val="001F0078"/>
    <w:rsid w:val="001F4DDB"/>
    <w:rsid w:val="001F67F7"/>
    <w:rsid w:val="00200344"/>
    <w:rsid w:val="0020342D"/>
    <w:rsid w:val="00205C2F"/>
    <w:rsid w:val="00206F5C"/>
    <w:rsid w:val="00210401"/>
    <w:rsid w:val="0022098F"/>
    <w:rsid w:val="002260F2"/>
    <w:rsid w:val="0022709D"/>
    <w:rsid w:val="00227374"/>
    <w:rsid w:val="00227980"/>
    <w:rsid w:val="0024333A"/>
    <w:rsid w:val="00244767"/>
    <w:rsid w:val="00245CC3"/>
    <w:rsid w:val="00246532"/>
    <w:rsid w:val="00246E0B"/>
    <w:rsid w:val="00247196"/>
    <w:rsid w:val="002519B1"/>
    <w:rsid w:val="00252F18"/>
    <w:rsid w:val="00257D42"/>
    <w:rsid w:val="00261FE0"/>
    <w:rsid w:val="00277145"/>
    <w:rsid w:val="002775E7"/>
    <w:rsid w:val="00277C3D"/>
    <w:rsid w:val="00277D48"/>
    <w:rsid w:val="002838E3"/>
    <w:rsid w:val="00284662"/>
    <w:rsid w:val="002849FE"/>
    <w:rsid w:val="00291024"/>
    <w:rsid w:val="00291432"/>
    <w:rsid w:val="00294683"/>
    <w:rsid w:val="002A1B85"/>
    <w:rsid w:val="002A3347"/>
    <w:rsid w:val="002B29EF"/>
    <w:rsid w:val="002B5B0D"/>
    <w:rsid w:val="002C43CE"/>
    <w:rsid w:val="002D2358"/>
    <w:rsid w:val="002D3F9C"/>
    <w:rsid w:val="002D750E"/>
    <w:rsid w:val="002E0A72"/>
    <w:rsid w:val="002E4178"/>
    <w:rsid w:val="002E4DA9"/>
    <w:rsid w:val="002F0B10"/>
    <w:rsid w:val="002F3527"/>
    <w:rsid w:val="002F3B86"/>
    <w:rsid w:val="002F6757"/>
    <w:rsid w:val="0030500A"/>
    <w:rsid w:val="00307AD9"/>
    <w:rsid w:val="00313C8E"/>
    <w:rsid w:val="00330389"/>
    <w:rsid w:val="0033372C"/>
    <w:rsid w:val="003338FD"/>
    <w:rsid w:val="003341C5"/>
    <w:rsid w:val="00337DA3"/>
    <w:rsid w:val="00341AFA"/>
    <w:rsid w:val="003436F0"/>
    <w:rsid w:val="00344223"/>
    <w:rsid w:val="00345E41"/>
    <w:rsid w:val="003477B5"/>
    <w:rsid w:val="00347D8C"/>
    <w:rsid w:val="0035371E"/>
    <w:rsid w:val="0035749F"/>
    <w:rsid w:val="00357A4F"/>
    <w:rsid w:val="00360C32"/>
    <w:rsid w:val="00365BE5"/>
    <w:rsid w:val="003813B5"/>
    <w:rsid w:val="003835E8"/>
    <w:rsid w:val="00383E15"/>
    <w:rsid w:val="00385F6C"/>
    <w:rsid w:val="00390281"/>
    <w:rsid w:val="003919BB"/>
    <w:rsid w:val="003A04EA"/>
    <w:rsid w:val="003A0B91"/>
    <w:rsid w:val="003A2E14"/>
    <w:rsid w:val="003A6B00"/>
    <w:rsid w:val="003C724B"/>
    <w:rsid w:val="003D567B"/>
    <w:rsid w:val="003D6D38"/>
    <w:rsid w:val="003E0F56"/>
    <w:rsid w:val="003E113C"/>
    <w:rsid w:val="003E6BD5"/>
    <w:rsid w:val="003F0234"/>
    <w:rsid w:val="00407EE7"/>
    <w:rsid w:val="00415BC8"/>
    <w:rsid w:val="00430350"/>
    <w:rsid w:val="00436E8A"/>
    <w:rsid w:val="0043726A"/>
    <w:rsid w:val="0044563F"/>
    <w:rsid w:val="00445A2E"/>
    <w:rsid w:val="00453DA7"/>
    <w:rsid w:val="00453E24"/>
    <w:rsid w:val="004576C8"/>
    <w:rsid w:val="00462724"/>
    <w:rsid w:val="004639AE"/>
    <w:rsid w:val="00464285"/>
    <w:rsid w:val="00464454"/>
    <w:rsid w:val="004660FE"/>
    <w:rsid w:val="0048099B"/>
    <w:rsid w:val="00483825"/>
    <w:rsid w:val="0048677A"/>
    <w:rsid w:val="00486FA0"/>
    <w:rsid w:val="00491459"/>
    <w:rsid w:val="00494548"/>
    <w:rsid w:val="00494DC9"/>
    <w:rsid w:val="004A5DAC"/>
    <w:rsid w:val="004A6C5A"/>
    <w:rsid w:val="004A7201"/>
    <w:rsid w:val="004A7AC1"/>
    <w:rsid w:val="004B3A32"/>
    <w:rsid w:val="004B650B"/>
    <w:rsid w:val="004C0B4E"/>
    <w:rsid w:val="004C57EE"/>
    <w:rsid w:val="004D03A5"/>
    <w:rsid w:val="004D11E6"/>
    <w:rsid w:val="004D2F2D"/>
    <w:rsid w:val="004D67D4"/>
    <w:rsid w:val="004E7B21"/>
    <w:rsid w:val="00504218"/>
    <w:rsid w:val="0050732E"/>
    <w:rsid w:val="005103A8"/>
    <w:rsid w:val="0051287A"/>
    <w:rsid w:val="00515585"/>
    <w:rsid w:val="005209CC"/>
    <w:rsid w:val="005266B2"/>
    <w:rsid w:val="00527E9C"/>
    <w:rsid w:val="005324CF"/>
    <w:rsid w:val="00540CFF"/>
    <w:rsid w:val="00553CA3"/>
    <w:rsid w:val="0056667C"/>
    <w:rsid w:val="00573AFF"/>
    <w:rsid w:val="0057661D"/>
    <w:rsid w:val="0058056B"/>
    <w:rsid w:val="00582C6C"/>
    <w:rsid w:val="00585DB0"/>
    <w:rsid w:val="00586280"/>
    <w:rsid w:val="0059033A"/>
    <w:rsid w:val="005954E3"/>
    <w:rsid w:val="00596B8A"/>
    <w:rsid w:val="005B1FDC"/>
    <w:rsid w:val="005B43D7"/>
    <w:rsid w:val="005B77F3"/>
    <w:rsid w:val="005B7BC6"/>
    <w:rsid w:val="005C0E44"/>
    <w:rsid w:val="005C406C"/>
    <w:rsid w:val="005C6EDA"/>
    <w:rsid w:val="005C7650"/>
    <w:rsid w:val="005D2344"/>
    <w:rsid w:val="005D761D"/>
    <w:rsid w:val="005E1616"/>
    <w:rsid w:val="005E257C"/>
    <w:rsid w:val="005E44AD"/>
    <w:rsid w:val="005E5C1C"/>
    <w:rsid w:val="005F131E"/>
    <w:rsid w:val="005F2ED0"/>
    <w:rsid w:val="005F54A1"/>
    <w:rsid w:val="005F66CF"/>
    <w:rsid w:val="005F7788"/>
    <w:rsid w:val="00604F26"/>
    <w:rsid w:val="00606C0A"/>
    <w:rsid w:val="006079AC"/>
    <w:rsid w:val="00612A09"/>
    <w:rsid w:val="00612FDE"/>
    <w:rsid w:val="006147A7"/>
    <w:rsid w:val="006216C8"/>
    <w:rsid w:val="006408AB"/>
    <w:rsid w:val="00642622"/>
    <w:rsid w:val="00646C87"/>
    <w:rsid w:val="00654446"/>
    <w:rsid w:val="0066254E"/>
    <w:rsid w:val="0066624F"/>
    <w:rsid w:val="00666FD7"/>
    <w:rsid w:val="00675255"/>
    <w:rsid w:val="0067534A"/>
    <w:rsid w:val="00682D20"/>
    <w:rsid w:val="00683296"/>
    <w:rsid w:val="00687004"/>
    <w:rsid w:val="006877CD"/>
    <w:rsid w:val="006912EF"/>
    <w:rsid w:val="006A0617"/>
    <w:rsid w:val="006A26A9"/>
    <w:rsid w:val="006B08AE"/>
    <w:rsid w:val="006C3996"/>
    <w:rsid w:val="006D2815"/>
    <w:rsid w:val="006D5DD0"/>
    <w:rsid w:val="006E4891"/>
    <w:rsid w:val="006E54E0"/>
    <w:rsid w:val="006F0AD7"/>
    <w:rsid w:val="006F4D07"/>
    <w:rsid w:val="006F7FD9"/>
    <w:rsid w:val="007025BF"/>
    <w:rsid w:val="00703488"/>
    <w:rsid w:val="00703755"/>
    <w:rsid w:val="00706F25"/>
    <w:rsid w:val="00707A49"/>
    <w:rsid w:val="00707CB3"/>
    <w:rsid w:val="00713F92"/>
    <w:rsid w:val="0071652F"/>
    <w:rsid w:val="00720F64"/>
    <w:rsid w:val="007216E4"/>
    <w:rsid w:val="0072369A"/>
    <w:rsid w:val="0073029F"/>
    <w:rsid w:val="00740016"/>
    <w:rsid w:val="00741FD3"/>
    <w:rsid w:val="0074548B"/>
    <w:rsid w:val="00747BFE"/>
    <w:rsid w:val="007573D7"/>
    <w:rsid w:val="00766588"/>
    <w:rsid w:val="0077154A"/>
    <w:rsid w:val="007720E3"/>
    <w:rsid w:val="00776A6D"/>
    <w:rsid w:val="00777FF2"/>
    <w:rsid w:val="007847DA"/>
    <w:rsid w:val="007914BA"/>
    <w:rsid w:val="00792168"/>
    <w:rsid w:val="00796EFF"/>
    <w:rsid w:val="007A162C"/>
    <w:rsid w:val="007A2F3C"/>
    <w:rsid w:val="007B03FC"/>
    <w:rsid w:val="007B0491"/>
    <w:rsid w:val="007C7F52"/>
    <w:rsid w:val="007D1661"/>
    <w:rsid w:val="007D7C8D"/>
    <w:rsid w:val="007E105A"/>
    <w:rsid w:val="007E243B"/>
    <w:rsid w:val="007F0585"/>
    <w:rsid w:val="007F2F75"/>
    <w:rsid w:val="00802B5A"/>
    <w:rsid w:val="00805AA5"/>
    <w:rsid w:val="00806B6D"/>
    <w:rsid w:val="008075B7"/>
    <w:rsid w:val="00811717"/>
    <w:rsid w:val="00812EE3"/>
    <w:rsid w:val="008133D0"/>
    <w:rsid w:val="00813BBD"/>
    <w:rsid w:val="0081574F"/>
    <w:rsid w:val="008239C5"/>
    <w:rsid w:val="00825107"/>
    <w:rsid w:val="00825ED7"/>
    <w:rsid w:val="00827644"/>
    <w:rsid w:val="00830F61"/>
    <w:rsid w:val="008363D9"/>
    <w:rsid w:val="008427B6"/>
    <w:rsid w:val="00844BF7"/>
    <w:rsid w:val="008555D7"/>
    <w:rsid w:val="008556EC"/>
    <w:rsid w:val="00856325"/>
    <w:rsid w:val="00860B86"/>
    <w:rsid w:val="00867AAC"/>
    <w:rsid w:val="0087273E"/>
    <w:rsid w:val="00887EDF"/>
    <w:rsid w:val="00890410"/>
    <w:rsid w:val="00891260"/>
    <w:rsid w:val="008A51A8"/>
    <w:rsid w:val="008A68D3"/>
    <w:rsid w:val="008A70A2"/>
    <w:rsid w:val="008B0743"/>
    <w:rsid w:val="008B29CB"/>
    <w:rsid w:val="008B7F9A"/>
    <w:rsid w:val="008C5A73"/>
    <w:rsid w:val="008C78B5"/>
    <w:rsid w:val="008D1071"/>
    <w:rsid w:val="008D7AEA"/>
    <w:rsid w:val="008E0971"/>
    <w:rsid w:val="008E0E1F"/>
    <w:rsid w:val="008E2701"/>
    <w:rsid w:val="008E2EB2"/>
    <w:rsid w:val="008E3003"/>
    <w:rsid w:val="008E7B66"/>
    <w:rsid w:val="008F1909"/>
    <w:rsid w:val="008F4333"/>
    <w:rsid w:val="00901D6D"/>
    <w:rsid w:val="0090623F"/>
    <w:rsid w:val="00907D65"/>
    <w:rsid w:val="009101EE"/>
    <w:rsid w:val="009151AD"/>
    <w:rsid w:val="0091691C"/>
    <w:rsid w:val="00917177"/>
    <w:rsid w:val="0091749F"/>
    <w:rsid w:val="00924620"/>
    <w:rsid w:val="00924D9D"/>
    <w:rsid w:val="009332A5"/>
    <w:rsid w:val="00940EA0"/>
    <w:rsid w:val="00942716"/>
    <w:rsid w:val="00944DB2"/>
    <w:rsid w:val="00947AD4"/>
    <w:rsid w:val="00950915"/>
    <w:rsid w:val="00952080"/>
    <w:rsid w:val="00953CE4"/>
    <w:rsid w:val="009541F1"/>
    <w:rsid w:val="00954FB5"/>
    <w:rsid w:val="00963398"/>
    <w:rsid w:val="00964952"/>
    <w:rsid w:val="009809A5"/>
    <w:rsid w:val="00986D44"/>
    <w:rsid w:val="00996AC4"/>
    <w:rsid w:val="00996AD5"/>
    <w:rsid w:val="009A1AD0"/>
    <w:rsid w:val="009B2AD8"/>
    <w:rsid w:val="009B4C91"/>
    <w:rsid w:val="009B5EC4"/>
    <w:rsid w:val="009C3412"/>
    <w:rsid w:val="009D2932"/>
    <w:rsid w:val="009E21BC"/>
    <w:rsid w:val="009E64E5"/>
    <w:rsid w:val="009F0FA6"/>
    <w:rsid w:val="009F121A"/>
    <w:rsid w:val="009F3C7F"/>
    <w:rsid w:val="009F3D2F"/>
    <w:rsid w:val="00A000A2"/>
    <w:rsid w:val="00A01BE5"/>
    <w:rsid w:val="00A0322A"/>
    <w:rsid w:val="00A105D9"/>
    <w:rsid w:val="00A1194D"/>
    <w:rsid w:val="00A13D20"/>
    <w:rsid w:val="00A20168"/>
    <w:rsid w:val="00A37746"/>
    <w:rsid w:val="00A43CB3"/>
    <w:rsid w:val="00A457A4"/>
    <w:rsid w:val="00A55162"/>
    <w:rsid w:val="00A563A7"/>
    <w:rsid w:val="00A5652D"/>
    <w:rsid w:val="00A60A2F"/>
    <w:rsid w:val="00A610EB"/>
    <w:rsid w:val="00A6114A"/>
    <w:rsid w:val="00A63B2C"/>
    <w:rsid w:val="00A72A23"/>
    <w:rsid w:val="00A7751E"/>
    <w:rsid w:val="00A81084"/>
    <w:rsid w:val="00A830D0"/>
    <w:rsid w:val="00A85AEE"/>
    <w:rsid w:val="00A8742F"/>
    <w:rsid w:val="00A91F20"/>
    <w:rsid w:val="00A942EC"/>
    <w:rsid w:val="00A96178"/>
    <w:rsid w:val="00AA2C65"/>
    <w:rsid w:val="00AA4A4B"/>
    <w:rsid w:val="00AA4C26"/>
    <w:rsid w:val="00AA5C83"/>
    <w:rsid w:val="00AB177A"/>
    <w:rsid w:val="00AB208B"/>
    <w:rsid w:val="00AB3AF7"/>
    <w:rsid w:val="00AB5165"/>
    <w:rsid w:val="00AB6853"/>
    <w:rsid w:val="00AD3297"/>
    <w:rsid w:val="00AD69EE"/>
    <w:rsid w:val="00AE23A4"/>
    <w:rsid w:val="00AE4A5A"/>
    <w:rsid w:val="00AF10A9"/>
    <w:rsid w:val="00AF179A"/>
    <w:rsid w:val="00AF4168"/>
    <w:rsid w:val="00B02EFB"/>
    <w:rsid w:val="00B07C56"/>
    <w:rsid w:val="00B12BC9"/>
    <w:rsid w:val="00B3070D"/>
    <w:rsid w:val="00B30DD7"/>
    <w:rsid w:val="00B3419C"/>
    <w:rsid w:val="00B405C2"/>
    <w:rsid w:val="00B43E96"/>
    <w:rsid w:val="00B44330"/>
    <w:rsid w:val="00B530D0"/>
    <w:rsid w:val="00B6086F"/>
    <w:rsid w:val="00B614EF"/>
    <w:rsid w:val="00B65140"/>
    <w:rsid w:val="00B74172"/>
    <w:rsid w:val="00B75C76"/>
    <w:rsid w:val="00B77B64"/>
    <w:rsid w:val="00B83FCC"/>
    <w:rsid w:val="00B8476F"/>
    <w:rsid w:val="00B84A1F"/>
    <w:rsid w:val="00B905AA"/>
    <w:rsid w:val="00B90DB0"/>
    <w:rsid w:val="00B91F10"/>
    <w:rsid w:val="00B924F2"/>
    <w:rsid w:val="00B962F0"/>
    <w:rsid w:val="00BA4960"/>
    <w:rsid w:val="00BB0FC4"/>
    <w:rsid w:val="00BB7DCF"/>
    <w:rsid w:val="00BC0BFC"/>
    <w:rsid w:val="00BC25A5"/>
    <w:rsid w:val="00BC5272"/>
    <w:rsid w:val="00BC5C3C"/>
    <w:rsid w:val="00BC74F7"/>
    <w:rsid w:val="00BC75A7"/>
    <w:rsid w:val="00BD2A2B"/>
    <w:rsid w:val="00BD7B76"/>
    <w:rsid w:val="00BE0CCA"/>
    <w:rsid w:val="00BE691B"/>
    <w:rsid w:val="00BE7FFA"/>
    <w:rsid w:val="00BF4A0B"/>
    <w:rsid w:val="00C031EC"/>
    <w:rsid w:val="00C167A3"/>
    <w:rsid w:val="00C2379F"/>
    <w:rsid w:val="00C3326B"/>
    <w:rsid w:val="00C450EA"/>
    <w:rsid w:val="00C45A15"/>
    <w:rsid w:val="00C54893"/>
    <w:rsid w:val="00C54C11"/>
    <w:rsid w:val="00C57C5E"/>
    <w:rsid w:val="00C60232"/>
    <w:rsid w:val="00C66F25"/>
    <w:rsid w:val="00C67387"/>
    <w:rsid w:val="00C84583"/>
    <w:rsid w:val="00C85976"/>
    <w:rsid w:val="00C86631"/>
    <w:rsid w:val="00C90D95"/>
    <w:rsid w:val="00C92E84"/>
    <w:rsid w:val="00C97982"/>
    <w:rsid w:val="00CA0BC0"/>
    <w:rsid w:val="00CB5C86"/>
    <w:rsid w:val="00CB6408"/>
    <w:rsid w:val="00CB6962"/>
    <w:rsid w:val="00CC09CF"/>
    <w:rsid w:val="00CD3989"/>
    <w:rsid w:val="00CD706D"/>
    <w:rsid w:val="00CE38DF"/>
    <w:rsid w:val="00CE4BC1"/>
    <w:rsid w:val="00CE6CDE"/>
    <w:rsid w:val="00CF0090"/>
    <w:rsid w:val="00CF0B4F"/>
    <w:rsid w:val="00CF498B"/>
    <w:rsid w:val="00CF560D"/>
    <w:rsid w:val="00D006DF"/>
    <w:rsid w:val="00D00D5F"/>
    <w:rsid w:val="00D045E0"/>
    <w:rsid w:val="00D103E9"/>
    <w:rsid w:val="00D114AF"/>
    <w:rsid w:val="00D235C3"/>
    <w:rsid w:val="00D3343C"/>
    <w:rsid w:val="00D334B6"/>
    <w:rsid w:val="00D33C21"/>
    <w:rsid w:val="00D40511"/>
    <w:rsid w:val="00D42DE7"/>
    <w:rsid w:val="00D45B20"/>
    <w:rsid w:val="00D45F70"/>
    <w:rsid w:val="00D4662B"/>
    <w:rsid w:val="00D470D9"/>
    <w:rsid w:val="00D5493D"/>
    <w:rsid w:val="00D60D2E"/>
    <w:rsid w:val="00D67001"/>
    <w:rsid w:val="00D71ECF"/>
    <w:rsid w:val="00D810AC"/>
    <w:rsid w:val="00D846F5"/>
    <w:rsid w:val="00D85765"/>
    <w:rsid w:val="00DA10F2"/>
    <w:rsid w:val="00DA7107"/>
    <w:rsid w:val="00DB301D"/>
    <w:rsid w:val="00DB7029"/>
    <w:rsid w:val="00DC09BE"/>
    <w:rsid w:val="00DD283C"/>
    <w:rsid w:val="00DD31E3"/>
    <w:rsid w:val="00DD426F"/>
    <w:rsid w:val="00DD6799"/>
    <w:rsid w:val="00DE1D09"/>
    <w:rsid w:val="00DE689D"/>
    <w:rsid w:val="00DF2135"/>
    <w:rsid w:val="00DF30BC"/>
    <w:rsid w:val="00E05405"/>
    <w:rsid w:val="00E11AC8"/>
    <w:rsid w:val="00E12912"/>
    <w:rsid w:val="00E14EB1"/>
    <w:rsid w:val="00E22ABE"/>
    <w:rsid w:val="00E31A34"/>
    <w:rsid w:val="00E3664D"/>
    <w:rsid w:val="00E4279B"/>
    <w:rsid w:val="00E441A3"/>
    <w:rsid w:val="00E4606D"/>
    <w:rsid w:val="00E511E5"/>
    <w:rsid w:val="00E51276"/>
    <w:rsid w:val="00E52F92"/>
    <w:rsid w:val="00E56BA0"/>
    <w:rsid w:val="00E624F7"/>
    <w:rsid w:val="00E679BB"/>
    <w:rsid w:val="00E71E88"/>
    <w:rsid w:val="00E77CD3"/>
    <w:rsid w:val="00E84E6E"/>
    <w:rsid w:val="00E93F6C"/>
    <w:rsid w:val="00E95230"/>
    <w:rsid w:val="00E963C2"/>
    <w:rsid w:val="00EA1849"/>
    <w:rsid w:val="00EB0024"/>
    <w:rsid w:val="00EB2442"/>
    <w:rsid w:val="00ED4173"/>
    <w:rsid w:val="00ED4640"/>
    <w:rsid w:val="00ED4A2D"/>
    <w:rsid w:val="00ED7ECA"/>
    <w:rsid w:val="00EE0215"/>
    <w:rsid w:val="00EE296C"/>
    <w:rsid w:val="00EE5631"/>
    <w:rsid w:val="00EF1E13"/>
    <w:rsid w:val="00EF6A2A"/>
    <w:rsid w:val="00EF6CED"/>
    <w:rsid w:val="00EF7871"/>
    <w:rsid w:val="00F06FD9"/>
    <w:rsid w:val="00F11392"/>
    <w:rsid w:val="00F13CC4"/>
    <w:rsid w:val="00F165DC"/>
    <w:rsid w:val="00F1771D"/>
    <w:rsid w:val="00F236E2"/>
    <w:rsid w:val="00F338A1"/>
    <w:rsid w:val="00F35096"/>
    <w:rsid w:val="00F428E6"/>
    <w:rsid w:val="00F441EA"/>
    <w:rsid w:val="00F5400C"/>
    <w:rsid w:val="00F57C66"/>
    <w:rsid w:val="00F6011B"/>
    <w:rsid w:val="00F80500"/>
    <w:rsid w:val="00F83E20"/>
    <w:rsid w:val="00F84BB5"/>
    <w:rsid w:val="00F91552"/>
    <w:rsid w:val="00F93463"/>
    <w:rsid w:val="00F95647"/>
    <w:rsid w:val="00F9728F"/>
    <w:rsid w:val="00FA13BF"/>
    <w:rsid w:val="00FA46ED"/>
    <w:rsid w:val="00FB035D"/>
    <w:rsid w:val="00FC1052"/>
    <w:rsid w:val="00FC319B"/>
    <w:rsid w:val="00FC6BAB"/>
    <w:rsid w:val="00FD14F9"/>
    <w:rsid w:val="00FD34E0"/>
    <w:rsid w:val="00FD5553"/>
    <w:rsid w:val="00FD71EF"/>
    <w:rsid w:val="00FD77D6"/>
    <w:rsid w:val="00FE36BC"/>
    <w:rsid w:val="00FE487D"/>
    <w:rsid w:val="00FE7196"/>
    <w:rsid w:val="00FF07C9"/>
    <w:rsid w:val="00FF4538"/>
    <w:rsid w:val="00FF48CF"/>
    <w:rsid w:val="00FF7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A2E6C"/>
  <w15:chartTrackingRefBased/>
  <w15:docId w15:val="{F83FC944-85E2-4CF1-8485-6C9A643CC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D6D38"/>
    <w:pPr>
      <w:keepNext/>
      <w:keepLines/>
      <w:spacing w:before="240" w:after="0"/>
      <w:outlineLvl w:val="0"/>
    </w:pPr>
    <w:rPr>
      <w:rFonts w:asciiTheme="majorHAnsi" w:eastAsiaTheme="majorEastAsia" w:hAnsiTheme="majorHAnsi" w:cstheme="majorBidi"/>
      <w:sz w:val="32"/>
      <w:szCs w:val="32"/>
      <w:u w:val="single"/>
    </w:rPr>
  </w:style>
  <w:style w:type="paragraph" w:styleId="Heading2">
    <w:name w:val="heading 2"/>
    <w:basedOn w:val="Normal"/>
    <w:next w:val="Normal"/>
    <w:link w:val="Heading2Char"/>
    <w:uiPriority w:val="9"/>
    <w:unhideWhenUsed/>
    <w:qFormat/>
    <w:rsid w:val="003D6D38"/>
    <w:pPr>
      <w:keepNext/>
      <w:keepLines/>
      <w:spacing w:before="40" w:after="0"/>
      <w:outlineLvl w:val="1"/>
    </w:pPr>
    <w:rPr>
      <w:rFonts w:asciiTheme="majorHAnsi" w:eastAsiaTheme="majorEastAsia" w:hAnsiTheme="majorHAnsi" w:cstheme="majorBidi"/>
      <w:sz w:val="26"/>
      <w:szCs w:val="26"/>
      <w:u w:val="single"/>
    </w:rPr>
  </w:style>
  <w:style w:type="paragraph" w:styleId="Heading3">
    <w:name w:val="heading 3"/>
    <w:basedOn w:val="Normal"/>
    <w:next w:val="Normal"/>
    <w:link w:val="Heading3Char"/>
    <w:uiPriority w:val="9"/>
    <w:unhideWhenUsed/>
    <w:qFormat/>
    <w:rsid w:val="004D2F2D"/>
    <w:pPr>
      <w:keepNext/>
      <w:keepLines/>
      <w:spacing w:before="40" w:after="0"/>
      <w:outlineLvl w:val="2"/>
    </w:pPr>
    <w:rPr>
      <w:rFonts w:asciiTheme="majorHAnsi" w:eastAsiaTheme="majorEastAsia" w:hAnsiTheme="majorHAnsi"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4B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4B2C"/>
  </w:style>
  <w:style w:type="paragraph" w:styleId="Footer">
    <w:name w:val="footer"/>
    <w:basedOn w:val="Normal"/>
    <w:link w:val="FooterChar"/>
    <w:uiPriority w:val="99"/>
    <w:unhideWhenUsed/>
    <w:rsid w:val="00024B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4B2C"/>
  </w:style>
  <w:style w:type="table" w:styleId="TableGrid">
    <w:name w:val="Table Grid"/>
    <w:basedOn w:val="TableNormal"/>
    <w:uiPriority w:val="39"/>
    <w:rsid w:val="00EF7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0E1F"/>
    <w:pPr>
      <w:ind w:left="720"/>
      <w:contextualSpacing/>
    </w:pPr>
  </w:style>
  <w:style w:type="character" w:styleId="Hyperlink">
    <w:name w:val="Hyperlink"/>
    <w:basedOn w:val="DefaultParagraphFont"/>
    <w:uiPriority w:val="99"/>
    <w:unhideWhenUsed/>
    <w:rsid w:val="00953CE4"/>
    <w:rPr>
      <w:color w:val="0000FF"/>
      <w:u w:val="single"/>
    </w:rPr>
  </w:style>
  <w:style w:type="table" w:styleId="GridTable1Light">
    <w:name w:val="Grid Table 1 Light"/>
    <w:basedOn w:val="TableNormal"/>
    <w:uiPriority w:val="46"/>
    <w:rsid w:val="005B7B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3D6D38"/>
    <w:rPr>
      <w:rFonts w:asciiTheme="majorHAnsi" w:eastAsiaTheme="majorEastAsia" w:hAnsiTheme="majorHAnsi" w:cstheme="majorBidi"/>
      <w:sz w:val="32"/>
      <w:szCs w:val="32"/>
      <w:u w:val="single"/>
    </w:rPr>
  </w:style>
  <w:style w:type="paragraph" w:styleId="TOCHeading">
    <w:name w:val="TOC Heading"/>
    <w:basedOn w:val="Heading1"/>
    <w:next w:val="Normal"/>
    <w:uiPriority w:val="39"/>
    <w:unhideWhenUsed/>
    <w:qFormat/>
    <w:rsid w:val="00A942EC"/>
    <w:pPr>
      <w:outlineLvl w:val="9"/>
    </w:pPr>
    <w:rPr>
      <w:lang w:val="en-US"/>
    </w:rPr>
  </w:style>
  <w:style w:type="paragraph" w:styleId="TOC1">
    <w:name w:val="toc 1"/>
    <w:basedOn w:val="Normal"/>
    <w:next w:val="Normal"/>
    <w:autoRedefine/>
    <w:uiPriority w:val="39"/>
    <w:unhideWhenUsed/>
    <w:rsid w:val="004639AE"/>
    <w:pPr>
      <w:spacing w:after="100"/>
    </w:pPr>
  </w:style>
  <w:style w:type="character" w:customStyle="1" w:styleId="Heading2Char">
    <w:name w:val="Heading 2 Char"/>
    <w:basedOn w:val="DefaultParagraphFont"/>
    <w:link w:val="Heading2"/>
    <w:uiPriority w:val="9"/>
    <w:rsid w:val="003D6D38"/>
    <w:rPr>
      <w:rFonts w:asciiTheme="majorHAnsi" w:eastAsiaTheme="majorEastAsia" w:hAnsiTheme="majorHAnsi" w:cstheme="majorBidi"/>
      <w:sz w:val="26"/>
      <w:szCs w:val="26"/>
      <w:u w:val="single"/>
    </w:rPr>
  </w:style>
  <w:style w:type="paragraph" w:styleId="TOC2">
    <w:name w:val="toc 2"/>
    <w:basedOn w:val="Normal"/>
    <w:next w:val="Normal"/>
    <w:autoRedefine/>
    <w:uiPriority w:val="39"/>
    <w:unhideWhenUsed/>
    <w:rsid w:val="008E0971"/>
    <w:pPr>
      <w:spacing w:after="100"/>
      <w:ind w:left="220"/>
    </w:pPr>
  </w:style>
  <w:style w:type="table" w:customStyle="1" w:styleId="TableGrid1">
    <w:name w:val="Table Grid1"/>
    <w:basedOn w:val="TableNormal"/>
    <w:next w:val="TableGrid"/>
    <w:uiPriority w:val="39"/>
    <w:rsid w:val="00156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07D65"/>
    <w:rPr>
      <w:color w:val="954F72" w:themeColor="followedHyperlink"/>
      <w:u w:val="single"/>
    </w:rPr>
  </w:style>
  <w:style w:type="paragraph" w:styleId="HTMLPreformatted">
    <w:name w:val="HTML Preformatted"/>
    <w:basedOn w:val="Normal"/>
    <w:link w:val="HTMLPreformattedChar"/>
    <w:uiPriority w:val="99"/>
    <w:semiHidden/>
    <w:unhideWhenUsed/>
    <w:rsid w:val="003E0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E0F56"/>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rsid w:val="004D2F2D"/>
    <w:rPr>
      <w:rFonts w:asciiTheme="majorHAnsi" w:eastAsiaTheme="majorEastAsia" w:hAnsiTheme="majorHAnsi" w:cstheme="majorBidi"/>
      <w:sz w:val="24"/>
      <w:szCs w:val="24"/>
      <w:u w:val="single"/>
    </w:rPr>
  </w:style>
  <w:style w:type="paragraph" w:styleId="TOC3">
    <w:name w:val="toc 3"/>
    <w:basedOn w:val="Normal"/>
    <w:next w:val="Normal"/>
    <w:autoRedefine/>
    <w:uiPriority w:val="39"/>
    <w:unhideWhenUsed/>
    <w:rsid w:val="007C7F52"/>
    <w:pPr>
      <w:spacing w:after="100"/>
      <w:ind w:left="440"/>
    </w:pPr>
  </w:style>
  <w:style w:type="character" w:styleId="CommentReference">
    <w:name w:val="annotation reference"/>
    <w:basedOn w:val="DefaultParagraphFont"/>
    <w:uiPriority w:val="99"/>
    <w:semiHidden/>
    <w:unhideWhenUsed/>
    <w:rsid w:val="000D447D"/>
    <w:rPr>
      <w:sz w:val="16"/>
      <w:szCs w:val="16"/>
    </w:rPr>
  </w:style>
  <w:style w:type="paragraph" w:styleId="CommentText">
    <w:name w:val="annotation text"/>
    <w:basedOn w:val="Normal"/>
    <w:link w:val="CommentTextChar"/>
    <w:uiPriority w:val="99"/>
    <w:semiHidden/>
    <w:unhideWhenUsed/>
    <w:rsid w:val="000D447D"/>
    <w:pPr>
      <w:spacing w:line="240" w:lineRule="auto"/>
    </w:pPr>
    <w:rPr>
      <w:sz w:val="20"/>
      <w:szCs w:val="20"/>
    </w:rPr>
  </w:style>
  <w:style w:type="character" w:customStyle="1" w:styleId="CommentTextChar">
    <w:name w:val="Comment Text Char"/>
    <w:basedOn w:val="DefaultParagraphFont"/>
    <w:link w:val="CommentText"/>
    <w:uiPriority w:val="99"/>
    <w:semiHidden/>
    <w:rsid w:val="000D447D"/>
    <w:rPr>
      <w:sz w:val="20"/>
      <w:szCs w:val="20"/>
    </w:rPr>
  </w:style>
  <w:style w:type="paragraph" w:styleId="CommentSubject">
    <w:name w:val="annotation subject"/>
    <w:basedOn w:val="CommentText"/>
    <w:next w:val="CommentText"/>
    <w:link w:val="CommentSubjectChar"/>
    <w:uiPriority w:val="99"/>
    <w:semiHidden/>
    <w:unhideWhenUsed/>
    <w:rsid w:val="000D447D"/>
    <w:rPr>
      <w:b/>
      <w:bCs/>
    </w:rPr>
  </w:style>
  <w:style w:type="character" w:customStyle="1" w:styleId="CommentSubjectChar">
    <w:name w:val="Comment Subject Char"/>
    <w:basedOn w:val="CommentTextChar"/>
    <w:link w:val="CommentSubject"/>
    <w:uiPriority w:val="99"/>
    <w:semiHidden/>
    <w:rsid w:val="000D447D"/>
    <w:rPr>
      <w:b/>
      <w:bCs/>
      <w:sz w:val="20"/>
      <w:szCs w:val="20"/>
    </w:rPr>
  </w:style>
  <w:style w:type="paragraph" w:styleId="BalloonText">
    <w:name w:val="Balloon Text"/>
    <w:basedOn w:val="Normal"/>
    <w:link w:val="BalloonTextChar"/>
    <w:uiPriority w:val="99"/>
    <w:semiHidden/>
    <w:unhideWhenUsed/>
    <w:rsid w:val="000D44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44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63595">
      <w:bodyDiv w:val="1"/>
      <w:marLeft w:val="0"/>
      <w:marRight w:val="0"/>
      <w:marTop w:val="0"/>
      <w:marBottom w:val="0"/>
      <w:divBdr>
        <w:top w:val="none" w:sz="0" w:space="0" w:color="auto"/>
        <w:left w:val="none" w:sz="0" w:space="0" w:color="auto"/>
        <w:bottom w:val="none" w:sz="0" w:space="0" w:color="auto"/>
        <w:right w:val="none" w:sz="0" w:space="0" w:color="auto"/>
      </w:divBdr>
    </w:div>
    <w:div w:id="94446389">
      <w:bodyDiv w:val="1"/>
      <w:marLeft w:val="0"/>
      <w:marRight w:val="0"/>
      <w:marTop w:val="0"/>
      <w:marBottom w:val="0"/>
      <w:divBdr>
        <w:top w:val="none" w:sz="0" w:space="0" w:color="auto"/>
        <w:left w:val="none" w:sz="0" w:space="0" w:color="auto"/>
        <w:bottom w:val="none" w:sz="0" w:space="0" w:color="auto"/>
        <w:right w:val="none" w:sz="0" w:space="0" w:color="auto"/>
      </w:divBdr>
      <w:divsChild>
        <w:div w:id="33777523">
          <w:marLeft w:val="0"/>
          <w:marRight w:val="0"/>
          <w:marTop w:val="0"/>
          <w:marBottom w:val="0"/>
          <w:divBdr>
            <w:top w:val="none" w:sz="0" w:space="0" w:color="auto"/>
            <w:left w:val="none" w:sz="0" w:space="0" w:color="auto"/>
            <w:bottom w:val="none" w:sz="0" w:space="0" w:color="auto"/>
            <w:right w:val="none" w:sz="0" w:space="0" w:color="auto"/>
          </w:divBdr>
        </w:div>
        <w:div w:id="82458844">
          <w:marLeft w:val="0"/>
          <w:marRight w:val="0"/>
          <w:marTop w:val="0"/>
          <w:marBottom w:val="0"/>
          <w:divBdr>
            <w:top w:val="none" w:sz="0" w:space="0" w:color="auto"/>
            <w:left w:val="none" w:sz="0" w:space="0" w:color="auto"/>
            <w:bottom w:val="none" w:sz="0" w:space="0" w:color="auto"/>
            <w:right w:val="none" w:sz="0" w:space="0" w:color="auto"/>
          </w:divBdr>
        </w:div>
        <w:div w:id="162664382">
          <w:marLeft w:val="0"/>
          <w:marRight w:val="0"/>
          <w:marTop w:val="0"/>
          <w:marBottom w:val="0"/>
          <w:divBdr>
            <w:top w:val="none" w:sz="0" w:space="0" w:color="auto"/>
            <w:left w:val="none" w:sz="0" w:space="0" w:color="auto"/>
            <w:bottom w:val="none" w:sz="0" w:space="0" w:color="auto"/>
            <w:right w:val="none" w:sz="0" w:space="0" w:color="auto"/>
          </w:divBdr>
        </w:div>
        <w:div w:id="229660330">
          <w:marLeft w:val="0"/>
          <w:marRight w:val="0"/>
          <w:marTop w:val="0"/>
          <w:marBottom w:val="0"/>
          <w:divBdr>
            <w:top w:val="none" w:sz="0" w:space="0" w:color="auto"/>
            <w:left w:val="none" w:sz="0" w:space="0" w:color="auto"/>
            <w:bottom w:val="none" w:sz="0" w:space="0" w:color="auto"/>
            <w:right w:val="none" w:sz="0" w:space="0" w:color="auto"/>
          </w:divBdr>
        </w:div>
        <w:div w:id="244727112">
          <w:marLeft w:val="0"/>
          <w:marRight w:val="0"/>
          <w:marTop w:val="0"/>
          <w:marBottom w:val="0"/>
          <w:divBdr>
            <w:top w:val="none" w:sz="0" w:space="0" w:color="auto"/>
            <w:left w:val="none" w:sz="0" w:space="0" w:color="auto"/>
            <w:bottom w:val="none" w:sz="0" w:space="0" w:color="auto"/>
            <w:right w:val="none" w:sz="0" w:space="0" w:color="auto"/>
          </w:divBdr>
        </w:div>
        <w:div w:id="319233048">
          <w:marLeft w:val="0"/>
          <w:marRight w:val="0"/>
          <w:marTop w:val="0"/>
          <w:marBottom w:val="0"/>
          <w:divBdr>
            <w:top w:val="none" w:sz="0" w:space="0" w:color="auto"/>
            <w:left w:val="none" w:sz="0" w:space="0" w:color="auto"/>
            <w:bottom w:val="none" w:sz="0" w:space="0" w:color="auto"/>
            <w:right w:val="none" w:sz="0" w:space="0" w:color="auto"/>
          </w:divBdr>
        </w:div>
        <w:div w:id="495731329">
          <w:marLeft w:val="0"/>
          <w:marRight w:val="0"/>
          <w:marTop w:val="0"/>
          <w:marBottom w:val="0"/>
          <w:divBdr>
            <w:top w:val="none" w:sz="0" w:space="0" w:color="auto"/>
            <w:left w:val="none" w:sz="0" w:space="0" w:color="auto"/>
            <w:bottom w:val="none" w:sz="0" w:space="0" w:color="auto"/>
            <w:right w:val="none" w:sz="0" w:space="0" w:color="auto"/>
          </w:divBdr>
        </w:div>
        <w:div w:id="780341345">
          <w:marLeft w:val="0"/>
          <w:marRight w:val="0"/>
          <w:marTop w:val="0"/>
          <w:marBottom w:val="0"/>
          <w:divBdr>
            <w:top w:val="none" w:sz="0" w:space="0" w:color="auto"/>
            <w:left w:val="none" w:sz="0" w:space="0" w:color="auto"/>
            <w:bottom w:val="none" w:sz="0" w:space="0" w:color="auto"/>
            <w:right w:val="none" w:sz="0" w:space="0" w:color="auto"/>
          </w:divBdr>
        </w:div>
        <w:div w:id="848326504">
          <w:marLeft w:val="0"/>
          <w:marRight w:val="0"/>
          <w:marTop w:val="0"/>
          <w:marBottom w:val="0"/>
          <w:divBdr>
            <w:top w:val="none" w:sz="0" w:space="0" w:color="auto"/>
            <w:left w:val="none" w:sz="0" w:space="0" w:color="auto"/>
            <w:bottom w:val="none" w:sz="0" w:space="0" w:color="auto"/>
            <w:right w:val="none" w:sz="0" w:space="0" w:color="auto"/>
          </w:divBdr>
        </w:div>
        <w:div w:id="870605274">
          <w:marLeft w:val="0"/>
          <w:marRight w:val="0"/>
          <w:marTop w:val="0"/>
          <w:marBottom w:val="0"/>
          <w:divBdr>
            <w:top w:val="none" w:sz="0" w:space="0" w:color="auto"/>
            <w:left w:val="none" w:sz="0" w:space="0" w:color="auto"/>
            <w:bottom w:val="none" w:sz="0" w:space="0" w:color="auto"/>
            <w:right w:val="none" w:sz="0" w:space="0" w:color="auto"/>
          </w:divBdr>
        </w:div>
        <w:div w:id="1016734714">
          <w:marLeft w:val="0"/>
          <w:marRight w:val="0"/>
          <w:marTop w:val="0"/>
          <w:marBottom w:val="0"/>
          <w:divBdr>
            <w:top w:val="none" w:sz="0" w:space="0" w:color="auto"/>
            <w:left w:val="none" w:sz="0" w:space="0" w:color="auto"/>
            <w:bottom w:val="none" w:sz="0" w:space="0" w:color="auto"/>
            <w:right w:val="none" w:sz="0" w:space="0" w:color="auto"/>
          </w:divBdr>
        </w:div>
        <w:div w:id="1076247216">
          <w:marLeft w:val="0"/>
          <w:marRight w:val="0"/>
          <w:marTop w:val="0"/>
          <w:marBottom w:val="0"/>
          <w:divBdr>
            <w:top w:val="none" w:sz="0" w:space="0" w:color="auto"/>
            <w:left w:val="none" w:sz="0" w:space="0" w:color="auto"/>
            <w:bottom w:val="none" w:sz="0" w:space="0" w:color="auto"/>
            <w:right w:val="none" w:sz="0" w:space="0" w:color="auto"/>
          </w:divBdr>
          <w:divsChild>
            <w:div w:id="340208635">
              <w:marLeft w:val="0"/>
              <w:marRight w:val="0"/>
              <w:marTop w:val="0"/>
              <w:marBottom w:val="0"/>
              <w:divBdr>
                <w:top w:val="none" w:sz="0" w:space="0" w:color="auto"/>
                <w:left w:val="none" w:sz="0" w:space="0" w:color="auto"/>
                <w:bottom w:val="none" w:sz="0" w:space="0" w:color="auto"/>
                <w:right w:val="none" w:sz="0" w:space="0" w:color="auto"/>
              </w:divBdr>
              <w:divsChild>
                <w:div w:id="1410884862">
                  <w:marLeft w:val="0"/>
                  <w:marRight w:val="0"/>
                  <w:marTop w:val="0"/>
                  <w:marBottom w:val="0"/>
                  <w:divBdr>
                    <w:top w:val="none" w:sz="0" w:space="0" w:color="auto"/>
                    <w:left w:val="none" w:sz="0" w:space="0" w:color="auto"/>
                    <w:bottom w:val="none" w:sz="0" w:space="0" w:color="auto"/>
                    <w:right w:val="none" w:sz="0" w:space="0" w:color="auto"/>
                  </w:divBdr>
                </w:div>
                <w:div w:id="179019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7326">
          <w:marLeft w:val="0"/>
          <w:marRight w:val="0"/>
          <w:marTop w:val="0"/>
          <w:marBottom w:val="0"/>
          <w:divBdr>
            <w:top w:val="none" w:sz="0" w:space="0" w:color="auto"/>
            <w:left w:val="none" w:sz="0" w:space="0" w:color="auto"/>
            <w:bottom w:val="none" w:sz="0" w:space="0" w:color="auto"/>
            <w:right w:val="none" w:sz="0" w:space="0" w:color="auto"/>
          </w:divBdr>
        </w:div>
        <w:div w:id="1229461220">
          <w:marLeft w:val="0"/>
          <w:marRight w:val="0"/>
          <w:marTop w:val="0"/>
          <w:marBottom w:val="0"/>
          <w:divBdr>
            <w:top w:val="none" w:sz="0" w:space="0" w:color="auto"/>
            <w:left w:val="none" w:sz="0" w:space="0" w:color="auto"/>
            <w:bottom w:val="none" w:sz="0" w:space="0" w:color="auto"/>
            <w:right w:val="none" w:sz="0" w:space="0" w:color="auto"/>
          </w:divBdr>
        </w:div>
        <w:div w:id="1232278417">
          <w:marLeft w:val="0"/>
          <w:marRight w:val="0"/>
          <w:marTop w:val="0"/>
          <w:marBottom w:val="0"/>
          <w:divBdr>
            <w:top w:val="none" w:sz="0" w:space="0" w:color="auto"/>
            <w:left w:val="none" w:sz="0" w:space="0" w:color="auto"/>
            <w:bottom w:val="none" w:sz="0" w:space="0" w:color="auto"/>
            <w:right w:val="none" w:sz="0" w:space="0" w:color="auto"/>
          </w:divBdr>
        </w:div>
        <w:div w:id="1259217545">
          <w:marLeft w:val="0"/>
          <w:marRight w:val="0"/>
          <w:marTop w:val="0"/>
          <w:marBottom w:val="0"/>
          <w:divBdr>
            <w:top w:val="none" w:sz="0" w:space="0" w:color="auto"/>
            <w:left w:val="none" w:sz="0" w:space="0" w:color="auto"/>
            <w:bottom w:val="none" w:sz="0" w:space="0" w:color="auto"/>
            <w:right w:val="none" w:sz="0" w:space="0" w:color="auto"/>
          </w:divBdr>
        </w:div>
        <w:div w:id="1268200033">
          <w:marLeft w:val="0"/>
          <w:marRight w:val="0"/>
          <w:marTop w:val="0"/>
          <w:marBottom w:val="0"/>
          <w:divBdr>
            <w:top w:val="none" w:sz="0" w:space="0" w:color="auto"/>
            <w:left w:val="none" w:sz="0" w:space="0" w:color="auto"/>
            <w:bottom w:val="none" w:sz="0" w:space="0" w:color="auto"/>
            <w:right w:val="none" w:sz="0" w:space="0" w:color="auto"/>
          </w:divBdr>
        </w:div>
        <w:div w:id="1334839943">
          <w:marLeft w:val="0"/>
          <w:marRight w:val="0"/>
          <w:marTop w:val="0"/>
          <w:marBottom w:val="0"/>
          <w:divBdr>
            <w:top w:val="none" w:sz="0" w:space="0" w:color="auto"/>
            <w:left w:val="none" w:sz="0" w:space="0" w:color="auto"/>
            <w:bottom w:val="none" w:sz="0" w:space="0" w:color="auto"/>
            <w:right w:val="none" w:sz="0" w:space="0" w:color="auto"/>
          </w:divBdr>
        </w:div>
        <w:div w:id="1349402948">
          <w:marLeft w:val="0"/>
          <w:marRight w:val="0"/>
          <w:marTop w:val="0"/>
          <w:marBottom w:val="0"/>
          <w:divBdr>
            <w:top w:val="none" w:sz="0" w:space="0" w:color="auto"/>
            <w:left w:val="none" w:sz="0" w:space="0" w:color="auto"/>
            <w:bottom w:val="none" w:sz="0" w:space="0" w:color="auto"/>
            <w:right w:val="none" w:sz="0" w:space="0" w:color="auto"/>
          </w:divBdr>
        </w:div>
        <w:div w:id="1438714716">
          <w:marLeft w:val="0"/>
          <w:marRight w:val="0"/>
          <w:marTop w:val="0"/>
          <w:marBottom w:val="0"/>
          <w:divBdr>
            <w:top w:val="none" w:sz="0" w:space="0" w:color="auto"/>
            <w:left w:val="none" w:sz="0" w:space="0" w:color="auto"/>
            <w:bottom w:val="none" w:sz="0" w:space="0" w:color="auto"/>
            <w:right w:val="none" w:sz="0" w:space="0" w:color="auto"/>
          </w:divBdr>
        </w:div>
        <w:div w:id="1478037302">
          <w:marLeft w:val="0"/>
          <w:marRight w:val="0"/>
          <w:marTop w:val="0"/>
          <w:marBottom w:val="0"/>
          <w:divBdr>
            <w:top w:val="none" w:sz="0" w:space="0" w:color="auto"/>
            <w:left w:val="none" w:sz="0" w:space="0" w:color="auto"/>
            <w:bottom w:val="none" w:sz="0" w:space="0" w:color="auto"/>
            <w:right w:val="none" w:sz="0" w:space="0" w:color="auto"/>
          </w:divBdr>
        </w:div>
        <w:div w:id="1504709162">
          <w:marLeft w:val="0"/>
          <w:marRight w:val="0"/>
          <w:marTop w:val="0"/>
          <w:marBottom w:val="0"/>
          <w:divBdr>
            <w:top w:val="none" w:sz="0" w:space="0" w:color="auto"/>
            <w:left w:val="none" w:sz="0" w:space="0" w:color="auto"/>
            <w:bottom w:val="none" w:sz="0" w:space="0" w:color="auto"/>
            <w:right w:val="none" w:sz="0" w:space="0" w:color="auto"/>
          </w:divBdr>
        </w:div>
        <w:div w:id="1525554944">
          <w:marLeft w:val="0"/>
          <w:marRight w:val="0"/>
          <w:marTop w:val="0"/>
          <w:marBottom w:val="0"/>
          <w:divBdr>
            <w:top w:val="none" w:sz="0" w:space="0" w:color="auto"/>
            <w:left w:val="none" w:sz="0" w:space="0" w:color="auto"/>
            <w:bottom w:val="none" w:sz="0" w:space="0" w:color="auto"/>
            <w:right w:val="none" w:sz="0" w:space="0" w:color="auto"/>
          </w:divBdr>
        </w:div>
        <w:div w:id="1571768488">
          <w:marLeft w:val="0"/>
          <w:marRight w:val="0"/>
          <w:marTop w:val="0"/>
          <w:marBottom w:val="0"/>
          <w:divBdr>
            <w:top w:val="none" w:sz="0" w:space="0" w:color="auto"/>
            <w:left w:val="none" w:sz="0" w:space="0" w:color="auto"/>
            <w:bottom w:val="none" w:sz="0" w:space="0" w:color="auto"/>
            <w:right w:val="none" w:sz="0" w:space="0" w:color="auto"/>
          </w:divBdr>
        </w:div>
        <w:div w:id="1572234076">
          <w:marLeft w:val="0"/>
          <w:marRight w:val="0"/>
          <w:marTop w:val="0"/>
          <w:marBottom w:val="0"/>
          <w:divBdr>
            <w:top w:val="none" w:sz="0" w:space="0" w:color="auto"/>
            <w:left w:val="none" w:sz="0" w:space="0" w:color="auto"/>
            <w:bottom w:val="none" w:sz="0" w:space="0" w:color="auto"/>
            <w:right w:val="none" w:sz="0" w:space="0" w:color="auto"/>
          </w:divBdr>
        </w:div>
        <w:div w:id="1577058524">
          <w:marLeft w:val="0"/>
          <w:marRight w:val="0"/>
          <w:marTop w:val="0"/>
          <w:marBottom w:val="0"/>
          <w:divBdr>
            <w:top w:val="none" w:sz="0" w:space="0" w:color="auto"/>
            <w:left w:val="none" w:sz="0" w:space="0" w:color="auto"/>
            <w:bottom w:val="none" w:sz="0" w:space="0" w:color="auto"/>
            <w:right w:val="none" w:sz="0" w:space="0" w:color="auto"/>
          </w:divBdr>
        </w:div>
        <w:div w:id="1659378578">
          <w:marLeft w:val="0"/>
          <w:marRight w:val="0"/>
          <w:marTop w:val="0"/>
          <w:marBottom w:val="0"/>
          <w:divBdr>
            <w:top w:val="none" w:sz="0" w:space="0" w:color="auto"/>
            <w:left w:val="none" w:sz="0" w:space="0" w:color="auto"/>
            <w:bottom w:val="none" w:sz="0" w:space="0" w:color="auto"/>
            <w:right w:val="none" w:sz="0" w:space="0" w:color="auto"/>
          </w:divBdr>
        </w:div>
        <w:div w:id="1784810679">
          <w:marLeft w:val="0"/>
          <w:marRight w:val="0"/>
          <w:marTop w:val="0"/>
          <w:marBottom w:val="0"/>
          <w:divBdr>
            <w:top w:val="none" w:sz="0" w:space="0" w:color="auto"/>
            <w:left w:val="none" w:sz="0" w:space="0" w:color="auto"/>
            <w:bottom w:val="none" w:sz="0" w:space="0" w:color="auto"/>
            <w:right w:val="none" w:sz="0" w:space="0" w:color="auto"/>
          </w:divBdr>
        </w:div>
        <w:div w:id="1921719775">
          <w:marLeft w:val="0"/>
          <w:marRight w:val="0"/>
          <w:marTop w:val="0"/>
          <w:marBottom w:val="0"/>
          <w:divBdr>
            <w:top w:val="none" w:sz="0" w:space="0" w:color="auto"/>
            <w:left w:val="none" w:sz="0" w:space="0" w:color="auto"/>
            <w:bottom w:val="none" w:sz="0" w:space="0" w:color="auto"/>
            <w:right w:val="none" w:sz="0" w:space="0" w:color="auto"/>
          </w:divBdr>
        </w:div>
        <w:div w:id="1958751347">
          <w:marLeft w:val="0"/>
          <w:marRight w:val="0"/>
          <w:marTop w:val="0"/>
          <w:marBottom w:val="0"/>
          <w:divBdr>
            <w:top w:val="none" w:sz="0" w:space="0" w:color="auto"/>
            <w:left w:val="none" w:sz="0" w:space="0" w:color="auto"/>
            <w:bottom w:val="none" w:sz="0" w:space="0" w:color="auto"/>
            <w:right w:val="none" w:sz="0" w:space="0" w:color="auto"/>
          </w:divBdr>
        </w:div>
        <w:div w:id="2014137548">
          <w:marLeft w:val="0"/>
          <w:marRight w:val="0"/>
          <w:marTop w:val="0"/>
          <w:marBottom w:val="0"/>
          <w:divBdr>
            <w:top w:val="none" w:sz="0" w:space="0" w:color="auto"/>
            <w:left w:val="none" w:sz="0" w:space="0" w:color="auto"/>
            <w:bottom w:val="none" w:sz="0" w:space="0" w:color="auto"/>
            <w:right w:val="none" w:sz="0" w:space="0" w:color="auto"/>
          </w:divBdr>
        </w:div>
        <w:div w:id="2036149220">
          <w:marLeft w:val="0"/>
          <w:marRight w:val="0"/>
          <w:marTop w:val="0"/>
          <w:marBottom w:val="0"/>
          <w:divBdr>
            <w:top w:val="none" w:sz="0" w:space="0" w:color="auto"/>
            <w:left w:val="none" w:sz="0" w:space="0" w:color="auto"/>
            <w:bottom w:val="none" w:sz="0" w:space="0" w:color="auto"/>
            <w:right w:val="none" w:sz="0" w:space="0" w:color="auto"/>
          </w:divBdr>
        </w:div>
        <w:div w:id="2071802360">
          <w:marLeft w:val="0"/>
          <w:marRight w:val="0"/>
          <w:marTop w:val="0"/>
          <w:marBottom w:val="0"/>
          <w:divBdr>
            <w:top w:val="none" w:sz="0" w:space="0" w:color="auto"/>
            <w:left w:val="none" w:sz="0" w:space="0" w:color="auto"/>
            <w:bottom w:val="none" w:sz="0" w:space="0" w:color="auto"/>
            <w:right w:val="none" w:sz="0" w:space="0" w:color="auto"/>
          </w:divBdr>
        </w:div>
        <w:div w:id="2075003893">
          <w:marLeft w:val="0"/>
          <w:marRight w:val="0"/>
          <w:marTop w:val="0"/>
          <w:marBottom w:val="0"/>
          <w:divBdr>
            <w:top w:val="none" w:sz="0" w:space="0" w:color="auto"/>
            <w:left w:val="none" w:sz="0" w:space="0" w:color="auto"/>
            <w:bottom w:val="none" w:sz="0" w:space="0" w:color="auto"/>
            <w:right w:val="none" w:sz="0" w:space="0" w:color="auto"/>
          </w:divBdr>
        </w:div>
        <w:div w:id="2100523769">
          <w:marLeft w:val="0"/>
          <w:marRight w:val="0"/>
          <w:marTop w:val="0"/>
          <w:marBottom w:val="0"/>
          <w:divBdr>
            <w:top w:val="none" w:sz="0" w:space="0" w:color="auto"/>
            <w:left w:val="none" w:sz="0" w:space="0" w:color="auto"/>
            <w:bottom w:val="none" w:sz="0" w:space="0" w:color="auto"/>
            <w:right w:val="none" w:sz="0" w:space="0" w:color="auto"/>
          </w:divBdr>
        </w:div>
      </w:divsChild>
    </w:div>
    <w:div w:id="96221842">
      <w:bodyDiv w:val="1"/>
      <w:marLeft w:val="0"/>
      <w:marRight w:val="0"/>
      <w:marTop w:val="0"/>
      <w:marBottom w:val="0"/>
      <w:divBdr>
        <w:top w:val="none" w:sz="0" w:space="0" w:color="auto"/>
        <w:left w:val="none" w:sz="0" w:space="0" w:color="auto"/>
        <w:bottom w:val="none" w:sz="0" w:space="0" w:color="auto"/>
        <w:right w:val="none" w:sz="0" w:space="0" w:color="auto"/>
      </w:divBdr>
    </w:div>
    <w:div w:id="152457105">
      <w:bodyDiv w:val="1"/>
      <w:marLeft w:val="0"/>
      <w:marRight w:val="0"/>
      <w:marTop w:val="0"/>
      <w:marBottom w:val="0"/>
      <w:divBdr>
        <w:top w:val="none" w:sz="0" w:space="0" w:color="auto"/>
        <w:left w:val="none" w:sz="0" w:space="0" w:color="auto"/>
        <w:bottom w:val="none" w:sz="0" w:space="0" w:color="auto"/>
        <w:right w:val="none" w:sz="0" w:space="0" w:color="auto"/>
      </w:divBdr>
    </w:div>
    <w:div w:id="166988265">
      <w:bodyDiv w:val="1"/>
      <w:marLeft w:val="0"/>
      <w:marRight w:val="0"/>
      <w:marTop w:val="0"/>
      <w:marBottom w:val="0"/>
      <w:divBdr>
        <w:top w:val="none" w:sz="0" w:space="0" w:color="auto"/>
        <w:left w:val="none" w:sz="0" w:space="0" w:color="auto"/>
        <w:bottom w:val="none" w:sz="0" w:space="0" w:color="auto"/>
        <w:right w:val="none" w:sz="0" w:space="0" w:color="auto"/>
      </w:divBdr>
    </w:div>
    <w:div w:id="174812622">
      <w:bodyDiv w:val="1"/>
      <w:marLeft w:val="0"/>
      <w:marRight w:val="0"/>
      <w:marTop w:val="0"/>
      <w:marBottom w:val="0"/>
      <w:divBdr>
        <w:top w:val="none" w:sz="0" w:space="0" w:color="auto"/>
        <w:left w:val="none" w:sz="0" w:space="0" w:color="auto"/>
        <w:bottom w:val="none" w:sz="0" w:space="0" w:color="auto"/>
        <w:right w:val="none" w:sz="0" w:space="0" w:color="auto"/>
      </w:divBdr>
    </w:div>
    <w:div w:id="187988356">
      <w:bodyDiv w:val="1"/>
      <w:marLeft w:val="0"/>
      <w:marRight w:val="0"/>
      <w:marTop w:val="0"/>
      <w:marBottom w:val="0"/>
      <w:divBdr>
        <w:top w:val="none" w:sz="0" w:space="0" w:color="auto"/>
        <w:left w:val="none" w:sz="0" w:space="0" w:color="auto"/>
        <w:bottom w:val="none" w:sz="0" w:space="0" w:color="auto"/>
        <w:right w:val="none" w:sz="0" w:space="0" w:color="auto"/>
      </w:divBdr>
    </w:div>
    <w:div w:id="206840248">
      <w:bodyDiv w:val="1"/>
      <w:marLeft w:val="0"/>
      <w:marRight w:val="0"/>
      <w:marTop w:val="0"/>
      <w:marBottom w:val="0"/>
      <w:divBdr>
        <w:top w:val="none" w:sz="0" w:space="0" w:color="auto"/>
        <w:left w:val="none" w:sz="0" w:space="0" w:color="auto"/>
        <w:bottom w:val="none" w:sz="0" w:space="0" w:color="auto"/>
        <w:right w:val="none" w:sz="0" w:space="0" w:color="auto"/>
      </w:divBdr>
      <w:divsChild>
        <w:div w:id="822503548">
          <w:marLeft w:val="0"/>
          <w:marRight w:val="0"/>
          <w:marTop w:val="0"/>
          <w:marBottom w:val="0"/>
          <w:divBdr>
            <w:top w:val="none" w:sz="0" w:space="0" w:color="auto"/>
            <w:left w:val="none" w:sz="0" w:space="0" w:color="auto"/>
            <w:bottom w:val="none" w:sz="0" w:space="0" w:color="auto"/>
            <w:right w:val="none" w:sz="0" w:space="0" w:color="auto"/>
          </w:divBdr>
        </w:div>
        <w:div w:id="1595237264">
          <w:marLeft w:val="0"/>
          <w:marRight w:val="0"/>
          <w:marTop w:val="0"/>
          <w:marBottom w:val="0"/>
          <w:divBdr>
            <w:top w:val="none" w:sz="0" w:space="0" w:color="auto"/>
            <w:left w:val="none" w:sz="0" w:space="0" w:color="auto"/>
            <w:bottom w:val="none" w:sz="0" w:space="0" w:color="auto"/>
            <w:right w:val="none" w:sz="0" w:space="0" w:color="auto"/>
          </w:divBdr>
        </w:div>
        <w:div w:id="1750539656">
          <w:marLeft w:val="0"/>
          <w:marRight w:val="0"/>
          <w:marTop w:val="0"/>
          <w:marBottom w:val="0"/>
          <w:divBdr>
            <w:top w:val="none" w:sz="0" w:space="0" w:color="auto"/>
            <w:left w:val="none" w:sz="0" w:space="0" w:color="auto"/>
            <w:bottom w:val="none" w:sz="0" w:space="0" w:color="auto"/>
            <w:right w:val="none" w:sz="0" w:space="0" w:color="auto"/>
          </w:divBdr>
          <w:divsChild>
            <w:div w:id="150871895">
              <w:marLeft w:val="0"/>
              <w:marRight w:val="0"/>
              <w:marTop w:val="0"/>
              <w:marBottom w:val="0"/>
              <w:divBdr>
                <w:top w:val="none" w:sz="0" w:space="0" w:color="auto"/>
                <w:left w:val="none" w:sz="0" w:space="0" w:color="auto"/>
                <w:bottom w:val="none" w:sz="0" w:space="0" w:color="auto"/>
                <w:right w:val="none" w:sz="0" w:space="0" w:color="auto"/>
              </w:divBdr>
            </w:div>
            <w:div w:id="360938766">
              <w:marLeft w:val="0"/>
              <w:marRight w:val="0"/>
              <w:marTop w:val="0"/>
              <w:marBottom w:val="0"/>
              <w:divBdr>
                <w:top w:val="none" w:sz="0" w:space="0" w:color="auto"/>
                <w:left w:val="none" w:sz="0" w:space="0" w:color="auto"/>
                <w:bottom w:val="none" w:sz="0" w:space="0" w:color="auto"/>
                <w:right w:val="none" w:sz="0" w:space="0" w:color="auto"/>
              </w:divBdr>
            </w:div>
            <w:div w:id="491533267">
              <w:marLeft w:val="0"/>
              <w:marRight w:val="0"/>
              <w:marTop w:val="0"/>
              <w:marBottom w:val="0"/>
              <w:divBdr>
                <w:top w:val="none" w:sz="0" w:space="0" w:color="auto"/>
                <w:left w:val="none" w:sz="0" w:space="0" w:color="auto"/>
                <w:bottom w:val="none" w:sz="0" w:space="0" w:color="auto"/>
                <w:right w:val="none" w:sz="0" w:space="0" w:color="auto"/>
              </w:divBdr>
            </w:div>
            <w:div w:id="584798679">
              <w:marLeft w:val="0"/>
              <w:marRight w:val="0"/>
              <w:marTop w:val="0"/>
              <w:marBottom w:val="0"/>
              <w:divBdr>
                <w:top w:val="none" w:sz="0" w:space="0" w:color="auto"/>
                <w:left w:val="none" w:sz="0" w:space="0" w:color="auto"/>
                <w:bottom w:val="none" w:sz="0" w:space="0" w:color="auto"/>
                <w:right w:val="none" w:sz="0" w:space="0" w:color="auto"/>
              </w:divBdr>
            </w:div>
            <w:div w:id="656878123">
              <w:marLeft w:val="0"/>
              <w:marRight w:val="0"/>
              <w:marTop w:val="0"/>
              <w:marBottom w:val="0"/>
              <w:divBdr>
                <w:top w:val="none" w:sz="0" w:space="0" w:color="auto"/>
                <w:left w:val="none" w:sz="0" w:space="0" w:color="auto"/>
                <w:bottom w:val="none" w:sz="0" w:space="0" w:color="auto"/>
                <w:right w:val="none" w:sz="0" w:space="0" w:color="auto"/>
              </w:divBdr>
            </w:div>
            <w:div w:id="754518512">
              <w:marLeft w:val="0"/>
              <w:marRight w:val="0"/>
              <w:marTop w:val="0"/>
              <w:marBottom w:val="0"/>
              <w:divBdr>
                <w:top w:val="none" w:sz="0" w:space="0" w:color="auto"/>
                <w:left w:val="none" w:sz="0" w:space="0" w:color="auto"/>
                <w:bottom w:val="none" w:sz="0" w:space="0" w:color="auto"/>
                <w:right w:val="none" w:sz="0" w:space="0" w:color="auto"/>
              </w:divBdr>
            </w:div>
            <w:div w:id="862868128">
              <w:marLeft w:val="0"/>
              <w:marRight w:val="0"/>
              <w:marTop w:val="0"/>
              <w:marBottom w:val="0"/>
              <w:divBdr>
                <w:top w:val="none" w:sz="0" w:space="0" w:color="auto"/>
                <w:left w:val="none" w:sz="0" w:space="0" w:color="auto"/>
                <w:bottom w:val="none" w:sz="0" w:space="0" w:color="auto"/>
                <w:right w:val="none" w:sz="0" w:space="0" w:color="auto"/>
              </w:divBdr>
            </w:div>
            <w:div w:id="927691701">
              <w:marLeft w:val="0"/>
              <w:marRight w:val="0"/>
              <w:marTop w:val="0"/>
              <w:marBottom w:val="0"/>
              <w:divBdr>
                <w:top w:val="none" w:sz="0" w:space="0" w:color="auto"/>
                <w:left w:val="none" w:sz="0" w:space="0" w:color="auto"/>
                <w:bottom w:val="none" w:sz="0" w:space="0" w:color="auto"/>
                <w:right w:val="none" w:sz="0" w:space="0" w:color="auto"/>
              </w:divBdr>
            </w:div>
            <w:div w:id="943078891">
              <w:marLeft w:val="0"/>
              <w:marRight w:val="0"/>
              <w:marTop w:val="0"/>
              <w:marBottom w:val="0"/>
              <w:divBdr>
                <w:top w:val="none" w:sz="0" w:space="0" w:color="auto"/>
                <w:left w:val="none" w:sz="0" w:space="0" w:color="auto"/>
                <w:bottom w:val="none" w:sz="0" w:space="0" w:color="auto"/>
                <w:right w:val="none" w:sz="0" w:space="0" w:color="auto"/>
              </w:divBdr>
            </w:div>
            <w:div w:id="970942342">
              <w:marLeft w:val="0"/>
              <w:marRight w:val="0"/>
              <w:marTop w:val="0"/>
              <w:marBottom w:val="0"/>
              <w:divBdr>
                <w:top w:val="none" w:sz="0" w:space="0" w:color="auto"/>
                <w:left w:val="none" w:sz="0" w:space="0" w:color="auto"/>
                <w:bottom w:val="none" w:sz="0" w:space="0" w:color="auto"/>
                <w:right w:val="none" w:sz="0" w:space="0" w:color="auto"/>
              </w:divBdr>
            </w:div>
            <w:div w:id="1674801865">
              <w:marLeft w:val="0"/>
              <w:marRight w:val="0"/>
              <w:marTop w:val="0"/>
              <w:marBottom w:val="0"/>
              <w:divBdr>
                <w:top w:val="none" w:sz="0" w:space="0" w:color="auto"/>
                <w:left w:val="none" w:sz="0" w:space="0" w:color="auto"/>
                <w:bottom w:val="none" w:sz="0" w:space="0" w:color="auto"/>
                <w:right w:val="none" w:sz="0" w:space="0" w:color="auto"/>
              </w:divBdr>
            </w:div>
            <w:div w:id="1700668947">
              <w:marLeft w:val="0"/>
              <w:marRight w:val="0"/>
              <w:marTop w:val="0"/>
              <w:marBottom w:val="0"/>
              <w:divBdr>
                <w:top w:val="none" w:sz="0" w:space="0" w:color="auto"/>
                <w:left w:val="none" w:sz="0" w:space="0" w:color="auto"/>
                <w:bottom w:val="none" w:sz="0" w:space="0" w:color="auto"/>
                <w:right w:val="none" w:sz="0" w:space="0" w:color="auto"/>
              </w:divBdr>
            </w:div>
            <w:div w:id="1830713642">
              <w:marLeft w:val="0"/>
              <w:marRight w:val="0"/>
              <w:marTop w:val="0"/>
              <w:marBottom w:val="0"/>
              <w:divBdr>
                <w:top w:val="none" w:sz="0" w:space="0" w:color="auto"/>
                <w:left w:val="none" w:sz="0" w:space="0" w:color="auto"/>
                <w:bottom w:val="none" w:sz="0" w:space="0" w:color="auto"/>
                <w:right w:val="none" w:sz="0" w:space="0" w:color="auto"/>
              </w:divBdr>
            </w:div>
            <w:div w:id="1918048811">
              <w:marLeft w:val="0"/>
              <w:marRight w:val="0"/>
              <w:marTop w:val="0"/>
              <w:marBottom w:val="0"/>
              <w:divBdr>
                <w:top w:val="none" w:sz="0" w:space="0" w:color="auto"/>
                <w:left w:val="none" w:sz="0" w:space="0" w:color="auto"/>
                <w:bottom w:val="none" w:sz="0" w:space="0" w:color="auto"/>
                <w:right w:val="none" w:sz="0" w:space="0" w:color="auto"/>
              </w:divBdr>
            </w:div>
          </w:divsChild>
        </w:div>
        <w:div w:id="1908032125">
          <w:marLeft w:val="0"/>
          <w:marRight w:val="0"/>
          <w:marTop w:val="0"/>
          <w:marBottom w:val="0"/>
          <w:divBdr>
            <w:top w:val="none" w:sz="0" w:space="0" w:color="auto"/>
            <w:left w:val="none" w:sz="0" w:space="0" w:color="auto"/>
            <w:bottom w:val="none" w:sz="0" w:space="0" w:color="auto"/>
            <w:right w:val="none" w:sz="0" w:space="0" w:color="auto"/>
          </w:divBdr>
        </w:div>
      </w:divsChild>
    </w:div>
    <w:div w:id="208996975">
      <w:bodyDiv w:val="1"/>
      <w:marLeft w:val="0"/>
      <w:marRight w:val="0"/>
      <w:marTop w:val="0"/>
      <w:marBottom w:val="0"/>
      <w:divBdr>
        <w:top w:val="none" w:sz="0" w:space="0" w:color="auto"/>
        <w:left w:val="none" w:sz="0" w:space="0" w:color="auto"/>
        <w:bottom w:val="none" w:sz="0" w:space="0" w:color="auto"/>
        <w:right w:val="none" w:sz="0" w:space="0" w:color="auto"/>
      </w:divBdr>
      <w:divsChild>
        <w:div w:id="324627278">
          <w:marLeft w:val="0"/>
          <w:marRight w:val="0"/>
          <w:marTop w:val="0"/>
          <w:marBottom w:val="0"/>
          <w:divBdr>
            <w:top w:val="none" w:sz="0" w:space="0" w:color="auto"/>
            <w:left w:val="none" w:sz="0" w:space="0" w:color="auto"/>
            <w:bottom w:val="none" w:sz="0" w:space="0" w:color="auto"/>
            <w:right w:val="none" w:sz="0" w:space="0" w:color="auto"/>
          </w:divBdr>
        </w:div>
        <w:div w:id="340209337">
          <w:marLeft w:val="0"/>
          <w:marRight w:val="0"/>
          <w:marTop w:val="0"/>
          <w:marBottom w:val="0"/>
          <w:divBdr>
            <w:top w:val="none" w:sz="0" w:space="0" w:color="auto"/>
            <w:left w:val="none" w:sz="0" w:space="0" w:color="auto"/>
            <w:bottom w:val="none" w:sz="0" w:space="0" w:color="auto"/>
            <w:right w:val="none" w:sz="0" w:space="0" w:color="auto"/>
          </w:divBdr>
          <w:divsChild>
            <w:div w:id="935209407">
              <w:marLeft w:val="0"/>
              <w:marRight w:val="0"/>
              <w:marTop w:val="0"/>
              <w:marBottom w:val="0"/>
              <w:divBdr>
                <w:top w:val="none" w:sz="0" w:space="0" w:color="auto"/>
                <w:left w:val="none" w:sz="0" w:space="0" w:color="auto"/>
                <w:bottom w:val="none" w:sz="0" w:space="0" w:color="auto"/>
                <w:right w:val="none" w:sz="0" w:space="0" w:color="auto"/>
              </w:divBdr>
              <w:divsChild>
                <w:div w:id="2122454956">
                  <w:marLeft w:val="0"/>
                  <w:marRight w:val="0"/>
                  <w:marTop w:val="0"/>
                  <w:marBottom w:val="0"/>
                  <w:divBdr>
                    <w:top w:val="none" w:sz="0" w:space="0" w:color="auto"/>
                    <w:left w:val="none" w:sz="0" w:space="0" w:color="auto"/>
                    <w:bottom w:val="none" w:sz="0" w:space="0" w:color="auto"/>
                    <w:right w:val="none" w:sz="0" w:space="0" w:color="auto"/>
                  </w:divBdr>
                  <w:divsChild>
                    <w:div w:id="918438993">
                      <w:marLeft w:val="0"/>
                      <w:marRight w:val="0"/>
                      <w:marTop w:val="0"/>
                      <w:marBottom w:val="0"/>
                      <w:divBdr>
                        <w:top w:val="none" w:sz="0" w:space="0" w:color="auto"/>
                        <w:left w:val="none" w:sz="0" w:space="0" w:color="auto"/>
                        <w:bottom w:val="none" w:sz="0" w:space="0" w:color="auto"/>
                        <w:right w:val="none" w:sz="0" w:space="0" w:color="auto"/>
                      </w:divBdr>
                    </w:div>
                    <w:div w:id="20556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112">
              <w:marLeft w:val="0"/>
              <w:marRight w:val="0"/>
              <w:marTop w:val="0"/>
              <w:marBottom w:val="0"/>
              <w:divBdr>
                <w:top w:val="none" w:sz="0" w:space="0" w:color="auto"/>
                <w:left w:val="none" w:sz="0" w:space="0" w:color="auto"/>
                <w:bottom w:val="none" w:sz="0" w:space="0" w:color="auto"/>
                <w:right w:val="none" w:sz="0" w:space="0" w:color="auto"/>
              </w:divBdr>
            </w:div>
          </w:divsChild>
        </w:div>
        <w:div w:id="452869361">
          <w:marLeft w:val="0"/>
          <w:marRight w:val="0"/>
          <w:marTop w:val="0"/>
          <w:marBottom w:val="0"/>
          <w:divBdr>
            <w:top w:val="none" w:sz="0" w:space="0" w:color="auto"/>
            <w:left w:val="none" w:sz="0" w:space="0" w:color="auto"/>
            <w:bottom w:val="none" w:sz="0" w:space="0" w:color="auto"/>
            <w:right w:val="none" w:sz="0" w:space="0" w:color="auto"/>
          </w:divBdr>
        </w:div>
        <w:div w:id="494301150">
          <w:marLeft w:val="0"/>
          <w:marRight w:val="0"/>
          <w:marTop w:val="0"/>
          <w:marBottom w:val="0"/>
          <w:divBdr>
            <w:top w:val="none" w:sz="0" w:space="0" w:color="auto"/>
            <w:left w:val="none" w:sz="0" w:space="0" w:color="auto"/>
            <w:bottom w:val="none" w:sz="0" w:space="0" w:color="auto"/>
            <w:right w:val="none" w:sz="0" w:space="0" w:color="auto"/>
          </w:divBdr>
        </w:div>
        <w:div w:id="1061442316">
          <w:marLeft w:val="0"/>
          <w:marRight w:val="0"/>
          <w:marTop w:val="0"/>
          <w:marBottom w:val="0"/>
          <w:divBdr>
            <w:top w:val="none" w:sz="0" w:space="0" w:color="auto"/>
            <w:left w:val="none" w:sz="0" w:space="0" w:color="auto"/>
            <w:bottom w:val="none" w:sz="0" w:space="0" w:color="auto"/>
            <w:right w:val="none" w:sz="0" w:space="0" w:color="auto"/>
          </w:divBdr>
        </w:div>
      </w:divsChild>
    </w:div>
    <w:div w:id="340157819">
      <w:bodyDiv w:val="1"/>
      <w:marLeft w:val="0"/>
      <w:marRight w:val="0"/>
      <w:marTop w:val="0"/>
      <w:marBottom w:val="0"/>
      <w:divBdr>
        <w:top w:val="none" w:sz="0" w:space="0" w:color="auto"/>
        <w:left w:val="none" w:sz="0" w:space="0" w:color="auto"/>
        <w:bottom w:val="none" w:sz="0" w:space="0" w:color="auto"/>
        <w:right w:val="none" w:sz="0" w:space="0" w:color="auto"/>
      </w:divBdr>
    </w:div>
    <w:div w:id="470100883">
      <w:bodyDiv w:val="1"/>
      <w:marLeft w:val="0"/>
      <w:marRight w:val="0"/>
      <w:marTop w:val="0"/>
      <w:marBottom w:val="0"/>
      <w:divBdr>
        <w:top w:val="none" w:sz="0" w:space="0" w:color="auto"/>
        <w:left w:val="none" w:sz="0" w:space="0" w:color="auto"/>
        <w:bottom w:val="none" w:sz="0" w:space="0" w:color="auto"/>
        <w:right w:val="none" w:sz="0" w:space="0" w:color="auto"/>
      </w:divBdr>
    </w:div>
    <w:div w:id="508756767">
      <w:bodyDiv w:val="1"/>
      <w:marLeft w:val="0"/>
      <w:marRight w:val="0"/>
      <w:marTop w:val="0"/>
      <w:marBottom w:val="0"/>
      <w:divBdr>
        <w:top w:val="none" w:sz="0" w:space="0" w:color="auto"/>
        <w:left w:val="none" w:sz="0" w:space="0" w:color="auto"/>
        <w:bottom w:val="none" w:sz="0" w:space="0" w:color="auto"/>
        <w:right w:val="none" w:sz="0" w:space="0" w:color="auto"/>
      </w:divBdr>
    </w:div>
    <w:div w:id="614950653">
      <w:bodyDiv w:val="1"/>
      <w:marLeft w:val="0"/>
      <w:marRight w:val="0"/>
      <w:marTop w:val="0"/>
      <w:marBottom w:val="0"/>
      <w:divBdr>
        <w:top w:val="none" w:sz="0" w:space="0" w:color="auto"/>
        <w:left w:val="none" w:sz="0" w:space="0" w:color="auto"/>
        <w:bottom w:val="none" w:sz="0" w:space="0" w:color="auto"/>
        <w:right w:val="none" w:sz="0" w:space="0" w:color="auto"/>
      </w:divBdr>
    </w:div>
    <w:div w:id="615059950">
      <w:bodyDiv w:val="1"/>
      <w:marLeft w:val="0"/>
      <w:marRight w:val="0"/>
      <w:marTop w:val="0"/>
      <w:marBottom w:val="0"/>
      <w:divBdr>
        <w:top w:val="none" w:sz="0" w:space="0" w:color="auto"/>
        <w:left w:val="none" w:sz="0" w:space="0" w:color="auto"/>
        <w:bottom w:val="none" w:sz="0" w:space="0" w:color="auto"/>
        <w:right w:val="none" w:sz="0" w:space="0" w:color="auto"/>
      </w:divBdr>
    </w:div>
    <w:div w:id="642081749">
      <w:bodyDiv w:val="1"/>
      <w:marLeft w:val="0"/>
      <w:marRight w:val="0"/>
      <w:marTop w:val="0"/>
      <w:marBottom w:val="0"/>
      <w:divBdr>
        <w:top w:val="none" w:sz="0" w:space="0" w:color="auto"/>
        <w:left w:val="none" w:sz="0" w:space="0" w:color="auto"/>
        <w:bottom w:val="none" w:sz="0" w:space="0" w:color="auto"/>
        <w:right w:val="none" w:sz="0" w:space="0" w:color="auto"/>
      </w:divBdr>
    </w:div>
    <w:div w:id="689451053">
      <w:bodyDiv w:val="1"/>
      <w:marLeft w:val="0"/>
      <w:marRight w:val="0"/>
      <w:marTop w:val="0"/>
      <w:marBottom w:val="0"/>
      <w:divBdr>
        <w:top w:val="none" w:sz="0" w:space="0" w:color="auto"/>
        <w:left w:val="none" w:sz="0" w:space="0" w:color="auto"/>
        <w:bottom w:val="none" w:sz="0" w:space="0" w:color="auto"/>
        <w:right w:val="none" w:sz="0" w:space="0" w:color="auto"/>
      </w:divBdr>
    </w:div>
    <w:div w:id="719524381">
      <w:bodyDiv w:val="1"/>
      <w:marLeft w:val="0"/>
      <w:marRight w:val="0"/>
      <w:marTop w:val="0"/>
      <w:marBottom w:val="0"/>
      <w:divBdr>
        <w:top w:val="none" w:sz="0" w:space="0" w:color="auto"/>
        <w:left w:val="none" w:sz="0" w:space="0" w:color="auto"/>
        <w:bottom w:val="none" w:sz="0" w:space="0" w:color="auto"/>
        <w:right w:val="none" w:sz="0" w:space="0" w:color="auto"/>
      </w:divBdr>
    </w:div>
    <w:div w:id="727341608">
      <w:bodyDiv w:val="1"/>
      <w:marLeft w:val="0"/>
      <w:marRight w:val="0"/>
      <w:marTop w:val="0"/>
      <w:marBottom w:val="0"/>
      <w:divBdr>
        <w:top w:val="none" w:sz="0" w:space="0" w:color="auto"/>
        <w:left w:val="none" w:sz="0" w:space="0" w:color="auto"/>
        <w:bottom w:val="none" w:sz="0" w:space="0" w:color="auto"/>
        <w:right w:val="none" w:sz="0" w:space="0" w:color="auto"/>
      </w:divBdr>
    </w:div>
    <w:div w:id="728111496">
      <w:bodyDiv w:val="1"/>
      <w:marLeft w:val="0"/>
      <w:marRight w:val="0"/>
      <w:marTop w:val="0"/>
      <w:marBottom w:val="0"/>
      <w:divBdr>
        <w:top w:val="none" w:sz="0" w:space="0" w:color="auto"/>
        <w:left w:val="none" w:sz="0" w:space="0" w:color="auto"/>
        <w:bottom w:val="none" w:sz="0" w:space="0" w:color="auto"/>
        <w:right w:val="none" w:sz="0" w:space="0" w:color="auto"/>
      </w:divBdr>
    </w:div>
    <w:div w:id="749077852">
      <w:bodyDiv w:val="1"/>
      <w:marLeft w:val="0"/>
      <w:marRight w:val="0"/>
      <w:marTop w:val="0"/>
      <w:marBottom w:val="0"/>
      <w:divBdr>
        <w:top w:val="none" w:sz="0" w:space="0" w:color="auto"/>
        <w:left w:val="none" w:sz="0" w:space="0" w:color="auto"/>
        <w:bottom w:val="none" w:sz="0" w:space="0" w:color="auto"/>
        <w:right w:val="none" w:sz="0" w:space="0" w:color="auto"/>
      </w:divBdr>
    </w:div>
    <w:div w:id="774248355">
      <w:bodyDiv w:val="1"/>
      <w:marLeft w:val="0"/>
      <w:marRight w:val="0"/>
      <w:marTop w:val="0"/>
      <w:marBottom w:val="0"/>
      <w:divBdr>
        <w:top w:val="none" w:sz="0" w:space="0" w:color="auto"/>
        <w:left w:val="none" w:sz="0" w:space="0" w:color="auto"/>
        <w:bottom w:val="none" w:sz="0" w:space="0" w:color="auto"/>
        <w:right w:val="none" w:sz="0" w:space="0" w:color="auto"/>
      </w:divBdr>
      <w:divsChild>
        <w:div w:id="982999405">
          <w:marLeft w:val="0"/>
          <w:marRight w:val="0"/>
          <w:marTop w:val="0"/>
          <w:marBottom w:val="0"/>
          <w:divBdr>
            <w:top w:val="none" w:sz="0" w:space="0" w:color="auto"/>
            <w:left w:val="none" w:sz="0" w:space="0" w:color="auto"/>
            <w:bottom w:val="none" w:sz="0" w:space="0" w:color="auto"/>
            <w:right w:val="none" w:sz="0" w:space="0" w:color="auto"/>
          </w:divBdr>
          <w:divsChild>
            <w:div w:id="1333337078">
              <w:marLeft w:val="0"/>
              <w:marRight w:val="0"/>
              <w:marTop w:val="0"/>
              <w:marBottom w:val="0"/>
              <w:divBdr>
                <w:top w:val="none" w:sz="0" w:space="0" w:color="auto"/>
                <w:left w:val="none" w:sz="0" w:space="0" w:color="auto"/>
                <w:bottom w:val="none" w:sz="0" w:space="0" w:color="auto"/>
                <w:right w:val="none" w:sz="0" w:space="0" w:color="auto"/>
              </w:divBdr>
            </w:div>
            <w:div w:id="1685666361">
              <w:marLeft w:val="0"/>
              <w:marRight w:val="0"/>
              <w:marTop w:val="0"/>
              <w:marBottom w:val="0"/>
              <w:divBdr>
                <w:top w:val="none" w:sz="0" w:space="0" w:color="auto"/>
                <w:left w:val="none" w:sz="0" w:space="0" w:color="auto"/>
                <w:bottom w:val="none" w:sz="0" w:space="0" w:color="auto"/>
                <w:right w:val="none" w:sz="0" w:space="0" w:color="auto"/>
              </w:divBdr>
              <w:divsChild>
                <w:div w:id="570774523">
                  <w:marLeft w:val="0"/>
                  <w:marRight w:val="0"/>
                  <w:marTop w:val="0"/>
                  <w:marBottom w:val="0"/>
                  <w:divBdr>
                    <w:top w:val="none" w:sz="0" w:space="0" w:color="auto"/>
                    <w:left w:val="none" w:sz="0" w:space="0" w:color="auto"/>
                    <w:bottom w:val="none" w:sz="0" w:space="0" w:color="auto"/>
                    <w:right w:val="none" w:sz="0" w:space="0" w:color="auto"/>
                  </w:divBdr>
                  <w:divsChild>
                    <w:div w:id="374963730">
                      <w:marLeft w:val="0"/>
                      <w:marRight w:val="0"/>
                      <w:marTop w:val="0"/>
                      <w:marBottom w:val="0"/>
                      <w:divBdr>
                        <w:top w:val="none" w:sz="0" w:space="0" w:color="auto"/>
                        <w:left w:val="none" w:sz="0" w:space="0" w:color="auto"/>
                        <w:bottom w:val="none" w:sz="0" w:space="0" w:color="auto"/>
                        <w:right w:val="none" w:sz="0" w:space="0" w:color="auto"/>
                      </w:divBdr>
                      <w:divsChild>
                        <w:div w:id="1108741941">
                          <w:marLeft w:val="0"/>
                          <w:marRight w:val="0"/>
                          <w:marTop w:val="0"/>
                          <w:marBottom w:val="0"/>
                          <w:divBdr>
                            <w:top w:val="none" w:sz="0" w:space="0" w:color="auto"/>
                            <w:left w:val="none" w:sz="0" w:space="0" w:color="auto"/>
                            <w:bottom w:val="none" w:sz="0" w:space="0" w:color="auto"/>
                            <w:right w:val="none" w:sz="0" w:space="0" w:color="auto"/>
                          </w:divBdr>
                        </w:div>
                        <w:div w:id="17461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928837">
          <w:marLeft w:val="0"/>
          <w:marRight w:val="0"/>
          <w:marTop w:val="0"/>
          <w:marBottom w:val="0"/>
          <w:divBdr>
            <w:top w:val="none" w:sz="0" w:space="0" w:color="auto"/>
            <w:left w:val="none" w:sz="0" w:space="0" w:color="auto"/>
            <w:bottom w:val="none" w:sz="0" w:space="0" w:color="auto"/>
            <w:right w:val="none" w:sz="0" w:space="0" w:color="auto"/>
          </w:divBdr>
        </w:div>
        <w:div w:id="1928491995">
          <w:marLeft w:val="0"/>
          <w:marRight w:val="0"/>
          <w:marTop w:val="0"/>
          <w:marBottom w:val="0"/>
          <w:divBdr>
            <w:top w:val="none" w:sz="0" w:space="0" w:color="auto"/>
            <w:left w:val="none" w:sz="0" w:space="0" w:color="auto"/>
            <w:bottom w:val="none" w:sz="0" w:space="0" w:color="auto"/>
            <w:right w:val="none" w:sz="0" w:space="0" w:color="auto"/>
          </w:divBdr>
        </w:div>
      </w:divsChild>
    </w:div>
    <w:div w:id="844176093">
      <w:bodyDiv w:val="1"/>
      <w:marLeft w:val="0"/>
      <w:marRight w:val="0"/>
      <w:marTop w:val="0"/>
      <w:marBottom w:val="0"/>
      <w:divBdr>
        <w:top w:val="none" w:sz="0" w:space="0" w:color="auto"/>
        <w:left w:val="none" w:sz="0" w:space="0" w:color="auto"/>
        <w:bottom w:val="none" w:sz="0" w:space="0" w:color="auto"/>
        <w:right w:val="none" w:sz="0" w:space="0" w:color="auto"/>
      </w:divBdr>
    </w:div>
    <w:div w:id="865287006">
      <w:bodyDiv w:val="1"/>
      <w:marLeft w:val="0"/>
      <w:marRight w:val="0"/>
      <w:marTop w:val="0"/>
      <w:marBottom w:val="0"/>
      <w:divBdr>
        <w:top w:val="none" w:sz="0" w:space="0" w:color="auto"/>
        <w:left w:val="none" w:sz="0" w:space="0" w:color="auto"/>
        <w:bottom w:val="none" w:sz="0" w:space="0" w:color="auto"/>
        <w:right w:val="none" w:sz="0" w:space="0" w:color="auto"/>
      </w:divBdr>
      <w:divsChild>
        <w:div w:id="4675511">
          <w:marLeft w:val="0"/>
          <w:marRight w:val="0"/>
          <w:marTop w:val="0"/>
          <w:marBottom w:val="0"/>
          <w:divBdr>
            <w:top w:val="none" w:sz="0" w:space="0" w:color="auto"/>
            <w:left w:val="none" w:sz="0" w:space="0" w:color="auto"/>
            <w:bottom w:val="none" w:sz="0" w:space="0" w:color="auto"/>
            <w:right w:val="none" w:sz="0" w:space="0" w:color="auto"/>
          </w:divBdr>
        </w:div>
        <w:div w:id="24915263">
          <w:marLeft w:val="0"/>
          <w:marRight w:val="0"/>
          <w:marTop w:val="0"/>
          <w:marBottom w:val="0"/>
          <w:divBdr>
            <w:top w:val="none" w:sz="0" w:space="0" w:color="auto"/>
            <w:left w:val="none" w:sz="0" w:space="0" w:color="auto"/>
            <w:bottom w:val="none" w:sz="0" w:space="0" w:color="auto"/>
            <w:right w:val="none" w:sz="0" w:space="0" w:color="auto"/>
          </w:divBdr>
        </w:div>
        <w:div w:id="101389342">
          <w:marLeft w:val="0"/>
          <w:marRight w:val="0"/>
          <w:marTop w:val="0"/>
          <w:marBottom w:val="0"/>
          <w:divBdr>
            <w:top w:val="none" w:sz="0" w:space="0" w:color="auto"/>
            <w:left w:val="none" w:sz="0" w:space="0" w:color="auto"/>
            <w:bottom w:val="none" w:sz="0" w:space="0" w:color="auto"/>
            <w:right w:val="none" w:sz="0" w:space="0" w:color="auto"/>
          </w:divBdr>
        </w:div>
        <w:div w:id="126356600">
          <w:marLeft w:val="0"/>
          <w:marRight w:val="0"/>
          <w:marTop w:val="0"/>
          <w:marBottom w:val="0"/>
          <w:divBdr>
            <w:top w:val="none" w:sz="0" w:space="0" w:color="auto"/>
            <w:left w:val="none" w:sz="0" w:space="0" w:color="auto"/>
            <w:bottom w:val="none" w:sz="0" w:space="0" w:color="auto"/>
            <w:right w:val="none" w:sz="0" w:space="0" w:color="auto"/>
          </w:divBdr>
        </w:div>
        <w:div w:id="157769563">
          <w:marLeft w:val="0"/>
          <w:marRight w:val="0"/>
          <w:marTop w:val="0"/>
          <w:marBottom w:val="0"/>
          <w:divBdr>
            <w:top w:val="none" w:sz="0" w:space="0" w:color="auto"/>
            <w:left w:val="none" w:sz="0" w:space="0" w:color="auto"/>
            <w:bottom w:val="none" w:sz="0" w:space="0" w:color="auto"/>
            <w:right w:val="none" w:sz="0" w:space="0" w:color="auto"/>
          </w:divBdr>
        </w:div>
        <w:div w:id="172451394">
          <w:marLeft w:val="0"/>
          <w:marRight w:val="0"/>
          <w:marTop w:val="0"/>
          <w:marBottom w:val="0"/>
          <w:divBdr>
            <w:top w:val="none" w:sz="0" w:space="0" w:color="auto"/>
            <w:left w:val="none" w:sz="0" w:space="0" w:color="auto"/>
            <w:bottom w:val="none" w:sz="0" w:space="0" w:color="auto"/>
            <w:right w:val="none" w:sz="0" w:space="0" w:color="auto"/>
          </w:divBdr>
        </w:div>
        <w:div w:id="346030981">
          <w:marLeft w:val="0"/>
          <w:marRight w:val="0"/>
          <w:marTop w:val="0"/>
          <w:marBottom w:val="0"/>
          <w:divBdr>
            <w:top w:val="none" w:sz="0" w:space="0" w:color="auto"/>
            <w:left w:val="none" w:sz="0" w:space="0" w:color="auto"/>
            <w:bottom w:val="none" w:sz="0" w:space="0" w:color="auto"/>
            <w:right w:val="none" w:sz="0" w:space="0" w:color="auto"/>
          </w:divBdr>
        </w:div>
        <w:div w:id="404839006">
          <w:marLeft w:val="0"/>
          <w:marRight w:val="0"/>
          <w:marTop w:val="0"/>
          <w:marBottom w:val="0"/>
          <w:divBdr>
            <w:top w:val="none" w:sz="0" w:space="0" w:color="auto"/>
            <w:left w:val="none" w:sz="0" w:space="0" w:color="auto"/>
            <w:bottom w:val="none" w:sz="0" w:space="0" w:color="auto"/>
            <w:right w:val="none" w:sz="0" w:space="0" w:color="auto"/>
          </w:divBdr>
        </w:div>
        <w:div w:id="606159122">
          <w:marLeft w:val="0"/>
          <w:marRight w:val="0"/>
          <w:marTop w:val="0"/>
          <w:marBottom w:val="0"/>
          <w:divBdr>
            <w:top w:val="none" w:sz="0" w:space="0" w:color="auto"/>
            <w:left w:val="none" w:sz="0" w:space="0" w:color="auto"/>
            <w:bottom w:val="none" w:sz="0" w:space="0" w:color="auto"/>
            <w:right w:val="none" w:sz="0" w:space="0" w:color="auto"/>
          </w:divBdr>
        </w:div>
        <w:div w:id="691227182">
          <w:marLeft w:val="0"/>
          <w:marRight w:val="0"/>
          <w:marTop w:val="0"/>
          <w:marBottom w:val="0"/>
          <w:divBdr>
            <w:top w:val="none" w:sz="0" w:space="0" w:color="auto"/>
            <w:left w:val="none" w:sz="0" w:space="0" w:color="auto"/>
            <w:bottom w:val="none" w:sz="0" w:space="0" w:color="auto"/>
            <w:right w:val="none" w:sz="0" w:space="0" w:color="auto"/>
          </w:divBdr>
        </w:div>
        <w:div w:id="745688629">
          <w:marLeft w:val="0"/>
          <w:marRight w:val="0"/>
          <w:marTop w:val="0"/>
          <w:marBottom w:val="0"/>
          <w:divBdr>
            <w:top w:val="none" w:sz="0" w:space="0" w:color="auto"/>
            <w:left w:val="none" w:sz="0" w:space="0" w:color="auto"/>
            <w:bottom w:val="none" w:sz="0" w:space="0" w:color="auto"/>
            <w:right w:val="none" w:sz="0" w:space="0" w:color="auto"/>
          </w:divBdr>
        </w:div>
        <w:div w:id="878707343">
          <w:marLeft w:val="0"/>
          <w:marRight w:val="0"/>
          <w:marTop w:val="0"/>
          <w:marBottom w:val="0"/>
          <w:divBdr>
            <w:top w:val="none" w:sz="0" w:space="0" w:color="auto"/>
            <w:left w:val="none" w:sz="0" w:space="0" w:color="auto"/>
            <w:bottom w:val="none" w:sz="0" w:space="0" w:color="auto"/>
            <w:right w:val="none" w:sz="0" w:space="0" w:color="auto"/>
          </w:divBdr>
          <w:divsChild>
            <w:div w:id="2087458238">
              <w:marLeft w:val="0"/>
              <w:marRight w:val="0"/>
              <w:marTop w:val="0"/>
              <w:marBottom w:val="0"/>
              <w:divBdr>
                <w:top w:val="none" w:sz="0" w:space="0" w:color="auto"/>
                <w:left w:val="none" w:sz="0" w:space="0" w:color="auto"/>
                <w:bottom w:val="none" w:sz="0" w:space="0" w:color="auto"/>
                <w:right w:val="none" w:sz="0" w:space="0" w:color="auto"/>
              </w:divBdr>
              <w:divsChild>
                <w:div w:id="522940474">
                  <w:marLeft w:val="0"/>
                  <w:marRight w:val="0"/>
                  <w:marTop w:val="0"/>
                  <w:marBottom w:val="0"/>
                  <w:divBdr>
                    <w:top w:val="none" w:sz="0" w:space="0" w:color="auto"/>
                    <w:left w:val="none" w:sz="0" w:space="0" w:color="auto"/>
                    <w:bottom w:val="none" w:sz="0" w:space="0" w:color="auto"/>
                    <w:right w:val="none" w:sz="0" w:space="0" w:color="auto"/>
                  </w:divBdr>
                </w:div>
                <w:div w:id="123466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4481">
          <w:marLeft w:val="0"/>
          <w:marRight w:val="0"/>
          <w:marTop w:val="0"/>
          <w:marBottom w:val="0"/>
          <w:divBdr>
            <w:top w:val="none" w:sz="0" w:space="0" w:color="auto"/>
            <w:left w:val="none" w:sz="0" w:space="0" w:color="auto"/>
            <w:bottom w:val="none" w:sz="0" w:space="0" w:color="auto"/>
            <w:right w:val="none" w:sz="0" w:space="0" w:color="auto"/>
          </w:divBdr>
        </w:div>
        <w:div w:id="961499469">
          <w:marLeft w:val="0"/>
          <w:marRight w:val="0"/>
          <w:marTop w:val="0"/>
          <w:marBottom w:val="0"/>
          <w:divBdr>
            <w:top w:val="none" w:sz="0" w:space="0" w:color="auto"/>
            <w:left w:val="none" w:sz="0" w:space="0" w:color="auto"/>
            <w:bottom w:val="none" w:sz="0" w:space="0" w:color="auto"/>
            <w:right w:val="none" w:sz="0" w:space="0" w:color="auto"/>
          </w:divBdr>
        </w:div>
        <w:div w:id="1059665446">
          <w:marLeft w:val="0"/>
          <w:marRight w:val="0"/>
          <w:marTop w:val="0"/>
          <w:marBottom w:val="0"/>
          <w:divBdr>
            <w:top w:val="none" w:sz="0" w:space="0" w:color="auto"/>
            <w:left w:val="none" w:sz="0" w:space="0" w:color="auto"/>
            <w:bottom w:val="none" w:sz="0" w:space="0" w:color="auto"/>
            <w:right w:val="none" w:sz="0" w:space="0" w:color="auto"/>
          </w:divBdr>
        </w:div>
        <w:div w:id="1162042470">
          <w:marLeft w:val="0"/>
          <w:marRight w:val="0"/>
          <w:marTop w:val="0"/>
          <w:marBottom w:val="0"/>
          <w:divBdr>
            <w:top w:val="none" w:sz="0" w:space="0" w:color="auto"/>
            <w:left w:val="none" w:sz="0" w:space="0" w:color="auto"/>
            <w:bottom w:val="none" w:sz="0" w:space="0" w:color="auto"/>
            <w:right w:val="none" w:sz="0" w:space="0" w:color="auto"/>
          </w:divBdr>
        </w:div>
        <w:div w:id="1174609038">
          <w:marLeft w:val="0"/>
          <w:marRight w:val="0"/>
          <w:marTop w:val="0"/>
          <w:marBottom w:val="0"/>
          <w:divBdr>
            <w:top w:val="none" w:sz="0" w:space="0" w:color="auto"/>
            <w:left w:val="none" w:sz="0" w:space="0" w:color="auto"/>
            <w:bottom w:val="none" w:sz="0" w:space="0" w:color="auto"/>
            <w:right w:val="none" w:sz="0" w:space="0" w:color="auto"/>
          </w:divBdr>
        </w:div>
        <w:div w:id="1207178281">
          <w:marLeft w:val="0"/>
          <w:marRight w:val="0"/>
          <w:marTop w:val="0"/>
          <w:marBottom w:val="0"/>
          <w:divBdr>
            <w:top w:val="none" w:sz="0" w:space="0" w:color="auto"/>
            <w:left w:val="none" w:sz="0" w:space="0" w:color="auto"/>
            <w:bottom w:val="none" w:sz="0" w:space="0" w:color="auto"/>
            <w:right w:val="none" w:sz="0" w:space="0" w:color="auto"/>
          </w:divBdr>
        </w:div>
        <w:div w:id="1247571340">
          <w:marLeft w:val="0"/>
          <w:marRight w:val="0"/>
          <w:marTop w:val="0"/>
          <w:marBottom w:val="0"/>
          <w:divBdr>
            <w:top w:val="none" w:sz="0" w:space="0" w:color="auto"/>
            <w:left w:val="none" w:sz="0" w:space="0" w:color="auto"/>
            <w:bottom w:val="none" w:sz="0" w:space="0" w:color="auto"/>
            <w:right w:val="none" w:sz="0" w:space="0" w:color="auto"/>
          </w:divBdr>
        </w:div>
        <w:div w:id="1301153060">
          <w:marLeft w:val="0"/>
          <w:marRight w:val="0"/>
          <w:marTop w:val="0"/>
          <w:marBottom w:val="0"/>
          <w:divBdr>
            <w:top w:val="none" w:sz="0" w:space="0" w:color="auto"/>
            <w:left w:val="none" w:sz="0" w:space="0" w:color="auto"/>
            <w:bottom w:val="none" w:sz="0" w:space="0" w:color="auto"/>
            <w:right w:val="none" w:sz="0" w:space="0" w:color="auto"/>
          </w:divBdr>
        </w:div>
        <w:div w:id="1458766748">
          <w:marLeft w:val="0"/>
          <w:marRight w:val="0"/>
          <w:marTop w:val="0"/>
          <w:marBottom w:val="0"/>
          <w:divBdr>
            <w:top w:val="none" w:sz="0" w:space="0" w:color="auto"/>
            <w:left w:val="none" w:sz="0" w:space="0" w:color="auto"/>
            <w:bottom w:val="none" w:sz="0" w:space="0" w:color="auto"/>
            <w:right w:val="none" w:sz="0" w:space="0" w:color="auto"/>
          </w:divBdr>
        </w:div>
        <w:div w:id="1490713741">
          <w:marLeft w:val="0"/>
          <w:marRight w:val="0"/>
          <w:marTop w:val="0"/>
          <w:marBottom w:val="0"/>
          <w:divBdr>
            <w:top w:val="none" w:sz="0" w:space="0" w:color="auto"/>
            <w:left w:val="none" w:sz="0" w:space="0" w:color="auto"/>
            <w:bottom w:val="none" w:sz="0" w:space="0" w:color="auto"/>
            <w:right w:val="none" w:sz="0" w:space="0" w:color="auto"/>
          </w:divBdr>
        </w:div>
        <w:div w:id="1536507185">
          <w:marLeft w:val="0"/>
          <w:marRight w:val="0"/>
          <w:marTop w:val="0"/>
          <w:marBottom w:val="0"/>
          <w:divBdr>
            <w:top w:val="none" w:sz="0" w:space="0" w:color="auto"/>
            <w:left w:val="none" w:sz="0" w:space="0" w:color="auto"/>
            <w:bottom w:val="none" w:sz="0" w:space="0" w:color="auto"/>
            <w:right w:val="none" w:sz="0" w:space="0" w:color="auto"/>
          </w:divBdr>
        </w:div>
        <w:div w:id="1563252292">
          <w:marLeft w:val="0"/>
          <w:marRight w:val="0"/>
          <w:marTop w:val="0"/>
          <w:marBottom w:val="0"/>
          <w:divBdr>
            <w:top w:val="none" w:sz="0" w:space="0" w:color="auto"/>
            <w:left w:val="none" w:sz="0" w:space="0" w:color="auto"/>
            <w:bottom w:val="none" w:sz="0" w:space="0" w:color="auto"/>
            <w:right w:val="none" w:sz="0" w:space="0" w:color="auto"/>
          </w:divBdr>
        </w:div>
        <w:div w:id="1579436284">
          <w:marLeft w:val="0"/>
          <w:marRight w:val="0"/>
          <w:marTop w:val="0"/>
          <w:marBottom w:val="0"/>
          <w:divBdr>
            <w:top w:val="none" w:sz="0" w:space="0" w:color="auto"/>
            <w:left w:val="none" w:sz="0" w:space="0" w:color="auto"/>
            <w:bottom w:val="none" w:sz="0" w:space="0" w:color="auto"/>
            <w:right w:val="none" w:sz="0" w:space="0" w:color="auto"/>
          </w:divBdr>
        </w:div>
        <w:div w:id="1641573083">
          <w:marLeft w:val="0"/>
          <w:marRight w:val="0"/>
          <w:marTop w:val="0"/>
          <w:marBottom w:val="0"/>
          <w:divBdr>
            <w:top w:val="none" w:sz="0" w:space="0" w:color="auto"/>
            <w:left w:val="none" w:sz="0" w:space="0" w:color="auto"/>
            <w:bottom w:val="none" w:sz="0" w:space="0" w:color="auto"/>
            <w:right w:val="none" w:sz="0" w:space="0" w:color="auto"/>
          </w:divBdr>
        </w:div>
        <w:div w:id="1645350340">
          <w:marLeft w:val="0"/>
          <w:marRight w:val="0"/>
          <w:marTop w:val="0"/>
          <w:marBottom w:val="0"/>
          <w:divBdr>
            <w:top w:val="none" w:sz="0" w:space="0" w:color="auto"/>
            <w:left w:val="none" w:sz="0" w:space="0" w:color="auto"/>
            <w:bottom w:val="none" w:sz="0" w:space="0" w:color="auto"/>
            <w:right w:val="none" w:sz="0" w:space="0" w:color="auto"/>
          </w:divBdr>
        </w:div>
        <w:div w:id="1725369960">
          <w:marLeft w:val="0"/>
          <w:marRight w:val="0"/>
          <w:marTop w:val="0"/>
          <w:marBottom w:val="0"/>
          <w:divBdr>
            <w:top w:val="none" w:sz="0" w:space="0" w:color="auto"/>
            <w:left w:val="none" w:sz="0" w:space="0" w:color="auto"/>
            <w:bottom w:val="none" w:sz="0" w:space="0" w:color="auto"/>
            <w:right w:val="none" w:sz="0" w:space="0" w:color="auto"/>
          </w:divBdr>
        </w:div>
        <w:div w:id="1781991192">
          <w:marLeft w:val="0"/>
          <w:marRight w:val="0"/>
          <w:marTop w:val="0"/>
          <w:marBottom w:val="0"/>
          <w:divBdr>
            <w:top w:val="none" w:sz="0" w:space="0" w:color="auto"/>
            <w:left w:val="none" w:sz="0" w:space="0" w:color="auto"/>
            <w:bottom w:val="none" w:sz="0" w:space="0" w:color="auto"/>
            <w:right w:val="none" w:sz="0" w:space="0" w:color="auto"/>
          </w:divBdr>
        </w:div>
        <w:div w:id="1809739193">
          <w:marLeft w:val="0"/>
          <w:marRight w:val="0"/>
          <w:marTop w:val="0"/>
          <w:marBottom w:val="0"/>
          <w:divBdr>
            <w:top w:val="none" w:sz="0" w:space="0" w:color="auto"/>
            <w:left w:val="none" w:sz="0" w:space="0" w:color="auto"/>
            <w:bottom w:val="none" w:sz="0" w:space="0" w:color="auto"/>
            <w:right w:val="none" w:sz="0" w:space="0" w:color="auto"/>
          </w:divBdr>
        </w:div>
        <w:div w:id="1828594392">
          <w:marLeft w:val="0"/>
          <w:marRight w:val="0"/>
          <w:marTop w:val="0"/>
          <w:marBottom w:val="0"/>
          <w:divBdr>
            <w:top w:val="none" w:sz="0" w:space="0" w:color="auto"/>
            <w:left w:val="none" w:sz="0" w:space="0" w:color="auto"/>
            <w:bottom w:val="none" w:sz="0" w:space="0" w:color="auto"/>
            <w:right w:val="none" w:sz="0" w:space="0" w:color="auto"/>
          </w:divBdr>
        </w:div>
        <w:div w:id="1853378033">
          <w:marLeft w:val="0"/>
          <w:marRight w:val="0"/>
          <w:marTop w:val="0"/>
          <w:marBottom w:val="0"/>
          <w:divBdr>
            <w:top w:val="none" w:sz="0" w:space="0" w:color="auto"/>
            <w:left w:val="none" w:sz="0" w:space="0" w:color="auto"/>
            <w:bottom w:val="none" w:sz="0" w:space="0" w:color="auto"/>
            <w:right w:val="none" w:sz="0" w:space="0" w:color="auto"/>
          </w:divBdr>
        </w:div>
        <w:div w:id="1865560020">
          <w:marLeft w:val="0"/>
          <w:marRight w:val="0"/>
          <w:marTop w:val="0"/>
          <w:marBottom w:val="0"/>
          <w:divBdr>
            <w:top w:val="none" w:sz="0" w:space="0" w:color="auto"/>
            <w:left w:val="none" w:sz="0" w:space="0" w:color="auto"/>
            <w:bottom w:val="none" w:sz="0" w:space="0" w:color="auto"/>
            <w:right w:val="none" w:sz="0" w:space="0" w:color="auto"/>
          </w:divBdr>
        </w:div>
        <w:div w:id="1915507704">
          <w:marLeft w:val="0"/>
          <w:marRight w:val="0"/>
          <w:marTop w:val="0"/>
          <w:marBottom w:val="0"/>
          <w:divBdr>
            <w:top w:val="none" w:sz="0" w:space="0" w:color="auto"/>
            <w:left w:val="none" w:sz="0" w:space="0" w:color="auto"/>
            <w:bottom w:val="none" w:sz="0" w:space="0" w:color="auto"/>
            <w:right w:val="none" w:sz="0" w:space="0" w:color="auto"/>
          </w:divBdr>
        </w:div>
        <w:div w:id="2128622534">
          <w:marLeft w:val="0"/>
          <w:marRight w:val="0"/>
          <w:marTop w:val="0"/>
          <w:marBottom w:val="0"/>
          <w:divBdr>
            <w:top w:val="none" w:sz="0" w:space="0" w:color="auto"/>
            <w:left w:val="none" w:sz="0" w:space="0" w:color="auto"/>
            <w:bottom w:val="none" w:sz="0" w:space="0" w:color="auto"/>
            <w:right w:val="none" w:sz="0" w:space="0" w:color="auto"/>
          </w:divBdr>
        </w:div>
      </w:divsChild>
    </w:div>
    <w:div w:id="880289549">
      <w:bodyDiv w:val="1"/>
      <w:marLeft w:val="0"/>
      <w:marRight w:val="0"/>
      <w:marTop w:val="0"/>
      <w:marBottom w:val="0"/>
      <w:divBdr>
        <w:top w:val="none" w:sz="0" w:space="0" w:color="auto"/>
        <w:left w:val="none" w:sz="0" w:space="0" w:color="auto"/>
        <w:bottom w:val="none" w:sz="0" w:space="0" w:color="auto"/>
        <w:right w:val="none" w:sz="0" w:space="0" w:color="auto"/>
      </w:divBdr>
    </w:div>
    <w:div w:id="945966097">
      <w:bodyDiv w:val="1"/>
      <w:marLeft w:val="0"/>
      <w:marRight w:val="0"/>
      <w:marTop w:val="0"/>
      <w:marBottom w:val="0"/>
      <w:divBdr>
        <w:top w:val="none" w:sz="0" w:space="0" w:color="auto"/>
        <w:left w:val="none" w:sz="0" w:space="0" w:color="auto"/>
        <w:bottom w:val="none" w:sz="0" w:space="0" w:color="auto"/>
        <w:right w:val="none" w:sz="0" w:space="0" w:color="auto"/>
      </w:divBdr>
      <w:divsChild>
        <w:div w:id="7223031">
          <w:marLeft w:val="0"/>
          <w:marRight w:val="0"/>
          <w:marTop w:val="0"/>
          <w:marBottom w:val="0"/>
          <w:divBdr>
            <w:top w:val="none" w:sz="0" w:space="0" w:color="auto"/>
            <w:left w:val="none" w:sz="0" w:space="0" w:color="auto"/>
            <w:bottom w:val="none" w:sz="0" w:space="0" w:color="auto"/>
            <w:right w:val="none" w:sz="0" w:space="0" w:color="auto"/>
          </w:divBdr>
        </w:div>
        <w:div w:id="115486142">
          <w:marLeft w:val="0"/>
          <w:marRight w:val="0"/>
          <w:marTop w:val="0"/>
          <w:marBottom w:val="0"/>
          <w:divBdr>
            <w:top w:val="none" w:sz="0" w:space="0" w:color="auto"/>
            <w:left w:val="none" w:sz="0" w:space="0" w:color="auto"/>
            <w:bottom w:val="none" w:sz="0" w:space="0" w:color="auto"/>
            <w:right w:val="none" w:sz="0" w:space="0" w:color="auto"/>
          </w:divBdr>
        </w:div>
        <w:div w:id="1539199882">
          <w:marLeft w:val="0"/>
          <w:marRight w:val="0"/>
          <w:marTop w:val="0"/>
          <w:marBottom w:val="0"/>
          <w:divBdr>
            <w:top w:val="none" w:sz="0" w:space="0" w:color="auto"/>
            <w:left w:val="none" w:sz="0" w:space="0" w:color="auto"/>
            <w:bottom w:val="none" w:sz="0" w:space="0" w:color="auto"/>
            <w:right w:val="none" w:sz="0" w:space="0" w:color="auto"/>
          </w:divBdr>
        </w:div>
        <w:div w:id="1815218592">
          <w:marLeft w:val="0"/>
          <w:marRight w:val="0"/>
          <w:marTop w:val="0"/>
          <w:marBottom w:val="0"/>
          <w:divBdr>
            <w:top w:val="none" w:sz="0" w:space="0" w:color="auto"/>
            <w:left w:val="none" w:sz="0" w:space="0" w:color="auto"/>
            <w:bottom w:val="none" w:sz="0" w:space="0" w:color="auto"/>
            <w:right w:val="none" w:sz="0" w:space="0" w:color="auto"/>
          </w:divBdr>
          <w:divsChild>
            <w:div w:id="132254780">
              <w:marLeft w:val="0"/>
              <w:marRight w:val="0"/>
              <w:marTop w:val="0"/>
              <w:marBottom w:val="0"/>
              <w:divBdr>
                <w:top w:val="none" w:sz="0" w:space="0" w:color="auto"/>
                <w:left w:val="none" w:sz="0" w:space="0" w:color="auto"/>
                <w:bottom w:val="none" w:sz="0" w:space="0" w:color="auto"/>
                <w:right w:val="none" w:sz="0" w:space="0" w:color="auto"/>
              </w:divBdr>
            </w:div>
            <w:div w:id="512691386">
              <w:marLeft w:val="0"/>
              <w:marRight w:val="0"/>
              <w:marTop w:val="0"/>
              <w:marBottom w:val="0"/>
              <w:divBdr>
                <w:top w:val="none" w:sz="0" w:space="0" w:color="auto"/>
                <w:left w:val="none" w:sz="0" w:space="0" w:color="auto"/>
                <w:bottom w:val="none" w:sz="0" w:space="0" w:color="auto"/>
                <w:right w:val="none" w:sz="0" w:space="0" w:color="auto"/>
              </w:divBdr>
            </w:div>
            <w:div w:id="673148949">
              <w:marLeft w:val="0"/>
              <w:marRight w:val="0"/>
              <w:marTop w:val="0"/>
              <w:marBottom w:val="0"/>
              <w:divBdr>
                <w:top w:val="none" w:sz="0" w:space="0" w:color="auto"/>
                <w:left w:val="none" w:sz="0" w:space="0" w:color="auto"/>
                <w:bottom w:val="none" w:sz="0" w:space="0" w:color="auto"/>
                <w:right w:val="none" w:sz="0" w:space="0" w:color="auto"/>
              </w:divBdr>
            </w:div>
            <w:div w:id="951058871">
              <w:marLeft w:val="0"/>
              <w:marRight w:val="0"/>
              <w:marTop w:val="0"/>
              <w:marBottom w:val="0"/>
              <w:divBdr>
                <w:top w:val="none" w:sz="0" w:space="0" w:color="auto"/>
                <w:left w:val="none" w:sz="0" w:space="0" w:color="auto"/>
                <w:bottom w:val="none" w:sz="0" w:space="0" w:color="auto"/>
                <w:right w:val="none" w:sz="0" w:space="0" w:color="auto"/>
              </w:divBdr>
            </w:div>
            <w:div w:id="1108888754">
              <w:marLeft w:val="0"/>
              <w:marRight w:val="0"/>
              <w:marTop w:val="0"/>
              <w:marBottom w:val="0"/>
              <w:divBdr>
                <w:top w:val="none" w:sz="0" w:space="0" w:color="auto"/>
                <w:left w:val="none" w:sz="0" w:space="0" w:color="auto"/>
                <w:bottom w:val="none" w:sz="0" w:space="0" w:color="auto"/>
                <w:right w:val="none" w:sz="0" w:space="0" w:color="auto"/>
              </w:divBdr>
            </w:div>
            <w:div w:id="1187519104">
              <w:marLeft w:val="0"/>
              <w:marRight w:val="0"/>
              <w:marTop w:val="0"/>
              <w:marBottom w:val="0"/>
              <w:divBdr>
                <w:top w:val="none" w:sz="0" w:space="0" w:color="auto"/>
                <w:left w:val="none" w:sz="0" w:space="0" w:color="auto"/>
                <w:bottom w:val="none" w:sz="0" w:space="0" w:color="auto"/>
                <w:right w:val="none" w:sz="0" w:space="0" w:color="auto"/>
              </w:divBdr>
            </w:div>
            <w:div w:id="1207792688">
              <w:marLeft w:val="0"/>
              <w:marRight w:val="0"/>
              <w:marTop w:val="0"/>
              <w:marBottom w:val="0"/>
              <w:divBdr>
                <w:top w:val="none" w:sz="0" w:space="0" w:color="auto"/>
                <w:left w:val="none" w:sz="0" w:space="0" w:color="auto"/>
                <w:bottom w:val="none" w:sz="0" w:space="0" w:color="auto"/>
                <w:right w:val="none" w:sz="0" w:space="0" w:color="auto"/>
              </w:divBdr>
            </w:div>
            <w:div w:id="1445271229">
              <w:marLeft w:val="0"/>
              <w:marRight w:val="0"/>
              <w:marTop w:val="0"/>
              <w:marBottom w:val="0"/>
              <w:divBdr>
                <w:top w:val="none" w:sz="0" w:space="0" w:color="auto"/>
                <w:left w:val="none" w:sz="0" w:space="0" w:color="auto"/>
                <w:bottom w:val="none" w:sz="0" w:space="0" w:color="auto"/>
                <w:right w:val="none" w:sz="0" w:space="0" w:color="auto"/>
              </w:divBdr>
            </w:div>
            <w:div w:id="1489706334">
              <w:marLeft w:val="0"/>
              <w:marRight w:val="0"/>
              <w:marTop w:val="0"/>
              <w:marBottom w:val="0"/>
              <w:divBdr>
                <w:top w:val="none" w:sz="0" w:space="0" w:color="auto"/>
                <w:left w:val="none" w:sz="0" w:space="0" w:color="auto"/>
                <w:bottom w:val="none" w:sz="0" w:space="0" w:color="auto"/>
                <w:right w:val="none" w:sz="0" w:space="0" w:color="auto"/>
              </w:divBdr>
            </w:div>
            <w:div w:id="1560047112">
              <w:marLeft w:val="0"/>
              <w:marRight w:val="0"/>
              <w:marTop w:val="0"/>
              <w:marBottom w:val="0"/>
              <w:divBdr>
                <w:top w:val="none" w:sz="0" w:space="0" w:color="auto"/>
                <w:left w:val="none" w:sz="0" w:space="0" w:color="auto"/>
                <w:bottom w:val="none" w:sz="0" w:space="0" w:color="auto"/>
                <w:right w:val="none" w:sz="0" w:space="0" w:color="auto"/>
              </w:divBdr>
            </w:div>
            <w:div w:id="1614552452">
              <w:marLeft w:val="0"/>
              <w:marRight w:val="0"/>
              <w:marTop w:val="0"/>
              <w:marBottom w:val="0"/>
              <w:divBdr>
                <w:top w:val="none" w:sz="0" w:space="0" w:color="auto"/>
                <w:left w:val="none" w:sz="0" w:space="0" w:color="auto"/>
                <w:bottom w:val="none" w:sz="0" w:space="0" w:color="auto"/>
                <w:right w:val="none" w:sz="0" w:space="0" w:color="auto"/>
              </w:divBdr>
            </w:div>
            <w:div w:id="1838378334">
              <w:marLeft w:val="0"/>
              <w:marRight w:val="0"/>
              <w:marTop w:val="0"/>
              <w:marBottom w:val="0"/>
              <w:divBdr>
                <w:top w:val="none" w:sz="0" w:space="0" w:color="auto"/>
                <w:left w:val="none" w:sz="0" w:space="0" w:color="auto"/>
                <w:bottom w:val="none" w:sz="0" w:space="0" w:color="auto"/>
                <w:right w:val="none" w:sz="0" w:space="0" w:color="auto"/>
              </w:divBdr>
            </w:div>
            <w:div w:id="1918399661">
              <w:marLeft w:val="0"/>
              <w:marRight w:val="0"/>
              <w:marTop w:val="0"/>
              <w:marBottom w:val="0"/>
              <w:divBdr>
                <w:top w:val="none" w:sz="0" w:space="0" w:color="auto"/>
                <w:left w:val="none" w:sz="0" w:space="0" w:color="auto"/>
                <w:bottom w:val="none" w:sz="0" w:space="0" w:color="auto"/>
                <w:right w:val="none" w:sz="0" w:space="0" w:color="auto"/>
              </w:divBdr>
            </w:div>
            <w:div w:id="214245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8451">
      <w:bodyDiv w:val="1"/>
      <w:marLeft w:val="0"/>
      <w:marRight w:val="0"/>
      <w:marTop w:val="0"/>
      <w:marBottom w:val="0"/>
      <w:divBdr>
        <w:top w:val="none" w:sz="0" w:space="0" w:color="auto"/>
        <w:left w:val="none" w:sz="0" w:space="0" w:color="auto"/>
        <w:bottom w:val="none" w:sz="0" w:space="0" w:color="auto"/>
        <w:right w:val="none" w:sz="0" w:space="0" w:color="auto"/>
      </w:divBdr>
    </w:div>
    <w:div w:id="980379931">
      <w:bodyDiv w:val="1"/>
      <w:marLeft w:val="0"/>
      <w:marRight w:val="0"/>
      <w:marTop w:val="0"/>
      <w:marBottom w:val="0"/>
      <w:divBdr>
        <w:top w:val="none" w:sz="0" w:space="0" w:color="auto"/>
        <w:left w:val="none" w:sz="0" w:space="0" w:color="auto"/>
        <w:bottom w:val="none" w:sz="0" w:space="0" w:color="auto"/>
        <w:right w:val="none" w:sz="0" w:space="0" w:color="auto"/>
      </w:divBdr>
    </w:div>
    <w:div w:id="987590055">
      <w:bodyDiv w:val="1"/>
      <w:marLeft w:val="0"/>
      <w:marRight w:val="0"/>
      <w:marTop w:val="0"/>
      <w:marBottom w:val="0"/>
      <w:divBdr>
        <w:top w:val="none" w:sz="0" w:space="0" w:color="auto"/>
        <w:left w:val="none" w:sz="0" w:space="0" w:color="auto"/>
        <w:bottom w:val="none" w:sz="0" w:space="0" w:color="auto"/>
        <w:right w:val="none" w:sz="0" w:space="0" w:color="auto"/>
      </w:divBdr>
      <w:divsChild>
        <w:div w:id="65809537">
          <w:marLeft w:val="0"/>
          <w:marRight w:val="0"/>
          <w:marTop w:val="0"/>
          <w:marBottom w:val="0"/>
          <w:divBdr>
            <w:top w:val="none" w:sz="0" w:space="0" w:color="auto"/>
            <w:left w:val="none" w:sz="0" w:space="0" w:color="auto"/>
            <w:bottom w:val="none" w:sz="0" w:space="0" w:color="auto"/>
            <w:right w:val="none" w:sz="0" w:space="0" w:color="auto"/>
          </w:divBdr>
          <w:divsChild>
            <w:div w:id="69624354">
              <w:marLeft w:val="0"/>
              <w:marRight w:val="0"/>
              <w:marTop w:val="0"/>
              <w:marBottom w:val="0"/>
              <w:divBdr>
                <w:top w:val="none" w:sz="0" w:space="0" w:color="auto"/>
                <w:left w:val="none" w:sz="0" w:space="0" w:color="auto"/>
                <w:bottom w:val="none" w:sz="0" w:space="0" w:color="auto"/>
                <w:right w:val="none" w:sz="0" w:space="0" w:color="auto"/>
              </w:divBdr>
            </w:div>
            <w:div w:id="482351881">
              <w:marLeft w:val="0"/>
              <w:marRight w:val="0"/>
              <w:marTop w:val="0"/>
              <w:marBottom w:val="0"/>
              <w:divBdr>
                <w:top w:val="none" w:sz="0" w:space="0" w:color="auto"/>
                <w:left w:val="none" w:sz="0" w:space="0" w:color="auto"/>
                <w:bottom w:val="none" w:sz="0" w:space="0" w:color="auto"/>
                <w:right w:val="none" w:sz="0" w:space="0" w:color="auto"/>
              </w:divBdr>
            </w:div>
            <w:div w:id="867832431">
              <w:marLeft w:val="0"/>
              <w:marRight w:val="0"/>
              <w:marTop w:val="0"/>
              <w:marBottom w:val="0"/>
              <w:divBdr>
                <w:top w:val="none" w:sz="0" w:space="0" w:color="auto"/>
                <w:left w:val="none" w:sz="0" w:space="0" w:color="auto"/>
                <w:bottom w:val="none" w:sz="0" w:space="0" w:color="auto"/>
                <w:right w:val="none" w:sz="0" w:space="0" w:color="auto"/>
              </w:divBdr>
            </w:div>
            <w:div w:id="907499456">
              <w:marLeft w:val="0"/>
              <w:marRight w:val="0"/>
              <w:marTop w:val="0"/>
              <w:marBottom w:val="0"/>
              <w:divBdr>
                <w:top w:val="none" w:sz="0" w:space="0" w:color="auto"/>
                <w:left w:val="none" w:sz="0" w:space="0" w:color="auto"/>
                <w:bottom w:val="none" w:sz="0" w:space="0" w:color="auto"/>
                <w:right w:val="none" w:sz="0" w:space="0" w:color="auto"/>
              </w:divBdr>
            </w:div>
            <w:div w:id="1000735868">
              <w:marLeft w:val="0"/>
              <w:marRight w:val="0"/>
              <w:marTop w:val="0"/>
              <w:marBottom w:val="0"/>
              <w:divBdr>
                <w:top w:val="none" w:sz="0" w:space="0" w:color="auto"/>
                <w:left w:val="none" w:sz="0" w:space="0" w:color="auto"/>
                <w:bottom w:val="none" w:sz="0" w:space="0" w:color="auto"/>
                <w:right w:val="none" w:sz="0" w:space="0" w:color="auto"/>
              </w:divBdr>
            </w:div>
            <w:div w:id="1143618445">
              <w:marLeft w:val="0"/>
              <w:marRight w:val="0"/>
              <w:marTop w:val="0"/>
              <w:marBottom w:val="0"/>
              <w:divBdr>
                <w:top w:val="none" w:sz="0" w:space="0" w:color="auto"/>
                <w:left w:val="none" w:sz="0" w:space="0" w:color="auto"/>
                <w:bottom w:val="none" w:sz="0" w:space="0" w:color="auto"/>
                <w:right w:val="none" w:sz="0" w:space="0" w:color="auto"/>
              </w:divBdr>
            </w:div>
            <w:div w:id="1262839492">
              <w:marLeft w:val="0"/>
              <w:marRight w:val="0"/>
              <w:marTop w:val="0"/>
              <w:marBottom w:val="0"/>
              <w:divBdr>
                <w:top w:val="none" w:sz="0" w:space="0" w:color="auto"/>
                <w:left w:val="none" w:sz="0" w:space="0" w:color="auto"/>
                <w:bottom w:val="none" w:sz="0" w:space="0" w:color="auto"/>
                <w:right w:val="none" w:sz="0" w:space="0" w:color="auto"/>
              </w:divBdr>
            </w:div>
            <w:div w:id="1271813345">
              <w:marLeft w:val="0"/>
              <w:marRight w:val="0"/>
              <w:marTop w:val="0"/>
              <w:marBottom w:val="0"/>
              <w:divBdr>
                <w:top w:val="none" w:sz="0" w:space="0" w:color="auto"/>
                <w:left w:val="none" w:sz="0" w:space="0" w:color="auto"/>
                <w:bottom w:val="none" w:sz="0" w:space="0" w:color="auto"/>
                <w:right w:val="none" w:sz="0" w:space="0" w:color="auto"/>
              </w:divBdr>
            </w:div>
            <w:div w:id="1473325043">
              <w:marLeft w:val="0"/>
              <w:marRight w:val="0"/>
              <w:marTop w:val="0"/>
              <w:marBottom w:val="0"/>
              <w:divBdr>
                <w:top w:val="none" w:sz="0" w:space="0" w:color="auto"/>
                <w:left w:val="none" w:sz="0" w:space="0" w:color="auto"/>
                <w:bottom w:val="none" w:sz="0" w:space="0" w:color="auto"/>
                <w:right w:val="none" w:sz="0" w:space="0" w:color="auto"/>
              </w:divBdr>
            </w:div>
            <w:div w:id="1678845877">
              <w:marLeft w:val="0"/>
              <w:marRight w:val="0"/>
              <w:marTop w:val="0"/>
              <w:marBottom w:val="0"/>
              <w:divBdr>
                <w:top w:val="none" w:sz="0" w:space="0" w:color="auto"/>
                <w:left w:val="none" w:sz="0" w:space="0" w:color="auto"/>
                <w:bottom w:val="none" w:sz="0" w:space="0" w:color="auto"/>
                <w:right w:val="none" w:sz="0" w:space="0" w:color="auto"/>
              </w:divBdr>
            </w:div>
            <w:div w:id="1720936724">
              <w:marLeft w:val="0"/>
              <w:marRight w:val="0"/>
              <w:marTop w:val="0"/>
              <w:marBottom w:val="0"/>
              <w:divBdr>
                <w:top w:val="none" w:sz="0" w:space="0" w:color="auto"/>
                <w:left w:val="none" w:sz="0" w:space="0" w:color="auto"/>
                <w:bottom w:val="none" w:sz="0" w:space="0" w:color="auto"/>
                <w:right w:val="none" w:sz="0" w:space="0" w:color="auto"/>
              </w:divBdr>
            </w:div>
          </w:divsChild>
        </w:div>
        <w:div w:id="663974739">
          <w:marLeft w:val="0"/>
          <w:marRight w:val="0"/>
          <w:marTop w:val="0"/>
          <w:marBottom w:val="0"/>
          <w:divBdr>
            <w:top w:val="none" w:sz="0" w:space="0" w:color="auto"/>
            <w:left w:val="none" w:sz="0" w:space="0" w:color="auto"/>
            <w:bottom w:val="none" w:sz="0" w:space="0" w:color="auto"/>
            <w:right w:val="none" w:sz="0" w:space="0" w:color="auto"/>
          </w:divBdr>
        </w:div>
        <w:div w:id="727919741">
          <w:marLeft w:val="0"/>
          <w:marRight w:val="0"/>
          <w:marTop w:val="0"/>
          <w:marBottom w:val="0"/>
          <w:divBdr>
            <w:top w:val="none" w:sz="0" w:space="0" w:color="auto"/>
            <w:left w:val="none" w:sz="0" w:space="0" w:color="auto"/>
            <w:bottom w:val="none" w:sz="0" w:space="0" w:color="auto"/>
            <w:right w:val="none" w:sz="0" w:space="0" w:color="auto"/>
          </w:divBdr>
        </w:div>
        <w:div w:id="1229539351">
          <w:marLeft w:val="0"/>
          <w:marRight w:val="0"/>
          <w:marTop w:val="0"/>
          <w:marBottom w:val="0"/>
          <w:divBdr>
            <w:top w:val="none" w:sz="0" w:space="0" w:color="auto"/>
            <w:left w:val="none" w:sz="0" w:space="0" w:color="auto"/>
            <w:bottom w:val="none" w:sz="0" w:space="0" w:color="auto"/>
            <w:right w:val="none" w:sz="0" w:space="0" w:color="auto"/>
          </w:divBdr>
        </w:div>
        <w:div w:id="1554004988">
          <w:marLeft w:val="0"/>
          <w:marRight w:val="0"/>
          <w:marTop w:val="0"/>
          <w:marBottom w:val="0"/>
          <w:divBdr>
            <w:top w:val="none" w:sz="0" w:space="0" w:color="auto"/>
            <w:left w:val="none" w:sz="0" w:space="0" w:color="auto"/>
            <w:bottom w:val="none" w:sz="0" w:space="0" w:color="auto"/>
            <w:right w:val="none" w:sz="0" w:space="0" w:color="auto"/>
          </w:divBdr>
        </w:div>
        <w:div w:id="1595237973">
          <w:marLeft w:val="0"/>
          <w:marRight w:val="0"/>
          <w:marTop w:val="0"/>
          <w:marBottom w:val="0"/>
          <w:divBdr>
            <w:top w:val="none" w:sz="0" w:space="0" w:color="auto"/>
            <w:left w:val="none" w:sz="0" w:space="0" w:color="auto"/>
            <w:bottom w:val="none" w:sz="0" w:space="0" w:color="auto"/>
            <w:right w:val="none" w:sz="0" w:space="0" w:color="auto"/>
          </w:divBdr>
        </w:div>
        <w:div w:id="1819490756">
          <w:marLeft w:val="0"/>
          <w:marRight w:val="0"/>
          <w:marTop w:val="0"/>
          <w:marBottom w:val="0"/>
          <w:divBdr>
            <w:top w:val="none" w:sz="0" w:space="0" w:color="auto"/>
            <w:left w:val="none" w:sz="0" w:space="0" w:color="auto"/>
            <w:bottom w:val="none" w:sz="0" w:space="0" w:color="auto"/>
            <w:right w:val="none" w:sz="0" w:space="0" w:color="auto"/>
          </w:divBdr>
        </w:div>
      </w:divsChild>
    </w:div>
    <w:div w:id="1002666069">
      <w:bodyDiv w:val="1"/>
      <w:marLeft w:val="0"/>
      <w:marRight w:val="0"/>
      <w:marTop w:val="0"/>
      <w:marBottom w:val="0"/>
      <w:divBdr>
        <w:top w:val="none" w:sz="0" w:space="0" w:color="auto"/>
        <w:left w:val="none" w:sz="0" w:space="0" w:color="auto"/>
        <w:bottom w:val="none" w:sz="0" w:space="0" w:color="auto"/>
        <w:right w:val="none" w:sz="0" w:space="0" w:color="auto"/>
      </w:divBdr>
    </w:div>
    <w:div w:id="1071856473">
      <w:bodyDiv w:val="1"/>
      <w:marLeft w:val="0"/>
      <w:marRight w:val="0"/>
      <w:marTop w:val="0"/>
      <w:marBottom w:val="0"/>
      <w:divBdr>
        <w:top w:val="none" w:sz="0" w:space="0" w:color="auto"/>
        <w:left w:val="none" w:sz="0" w:space="0" w:color="auto"/>
        <w:bottom w:val="none" w:sz="0" w:space="0" w:color="auto"/>
        <w:right w:val="none" w:sz="0" w:space="0" w:color="auto"/>
      </w:divBdr>
    </w:div>
    <w:div w:id="1125348036">
      <w:bodyDiv w:val="1"/>
      <w:marLeft w:val="0"/>
      <w:marRight w:val="0"/>
      <w:marTop w:val="0"/>
      <w:marBottom w:val="0"/>
      <w:divBdr>
        <w:top w:val="none" w:sz="0" w:space="0" w:color="auto"/>
        <w:left w:val="none" w:sz="0" w:space="0" w:color="auto"/>
        <w:bottom w:val="none" w:sz="0" w:space="0" w:color="auto"/>
        <w:right w:val="none" w:sz="0" w:space="0" w:color="auto"/>
      </w:divBdr>
    </w:div>
    <w:div w:id="1132937699">
      <w:bodyDiv w:val="1"/>
      <w:marLeft w:val="0"/>
      <w:marRight w:val="0"/>
      <w:marTop w:val="0"/>
      <w:marBottom w:val="0"/>
      <w:divBdr>
        <w:top w:val="none" w:sz="0" w:space="0" w:color="auto"/>
        <w:left w:val="none" w:sz="0" w:space="0" w:color="auto"/>
        <w:bottom w:val="none" w:sz="0" w:space="0" w:color="auto"/>
        <w:right w:val="none" w:sz="0" w:space="0" w:color="auto"/>
      </w:divBdr>
    </w:div>
    <w:div w:id="1181159677">
      <w:bodyDiv w:val="1"/>
      <w:marLeft w:val="0"/>
      <w:marRight w:val="0"/>
      <w:marTop w:val="0"/>
      <w:marBottom w:val="0"/>
      <w:divBdr>
        <w:top w:val="none" w:sz="0" w:space="0" w:color="auto"/>
        <w:left w:val="none" w:sz="0" w:space="0" w:color="auto"/>
        <w:bottom w:val="none" w:sz="0" w:space="0" w:color="auto"/>
        <w:right w:val="none" w:sz="0" w:space="0" w:color="auto"/>
      </w:divBdr>
    </w:div>
    <w:div w:id="1257254905">
      <w:bodyDiv w:val="1"/>
      <w:marLeft w:val="0"/>
      <w:marRight w:val="0"/>
      <w:marTop w:val="0"/>
      <w:marBottom w:val="0"/>
      <w:divBdr>
        <w:top w:val="none" w:sz="0" w:space="0" w:color="auto"/>
        <w:left w:val="none" w:sz="0" w:space="0" w:color="auto"/>
        <w:bottom w:val="none" w:sz="0" w:space="0" w:color="auto"/>
        <w:right w:val="none" w:sz="0" w:space="0" w:color="auto"/>
      </w:divBdr>
    </w:div>
    <w:div w:id="1400056212">
      <w:bodyDiv w:val="1"/>
      <w:marLeft w:val="0"/>
      <w:marRight w:val="0"/>
      <w:marTop w:val="0"/>
      <w:marBottom w:val="0"/>
      <w:divBdr>
        <w:top w:val="none" w:sz="0" w:space="0" w:color="auto"/>
        <w:left w:val="none" w:sz="0" w:space="0" w:color="auto"/>
        <w:bottom w:val="none" w:sz="0" w:space="0" w:color="auto"/>
        <w:right w:val="none" w:sz="0" w:space="0" w:color="auto"/>
      </w:divBdr>
    </w:div>
    <w:div w:id="1411928003">
      <w:bodyDiv w:val="1"/>
      <w:marLeft w:val="0"/>
      <w:marRight w:val="0"/>
      <w:marTop w:val="0"/>
      <w:marBottom w:val="0"/>
      <w:divBdr>
        <w:top w:val="none" w:sz="0" w:space="0" w:color="auto"/>
        <w:left w:val="none" w:sz="0" w:space="0" w:color="auto"/>
        <w:bottom w:val="none" w:sz="0" w:space="0" w:color="auto"/>
        <w:right w:val="none" w:sz="0" w:space="0" w:color="auto"/>
      </w:divBdr>
      <w:divsChild>
        <w:div w:id="32271483">
          <w:marLeft w:val="0"/>
          <w:marRight w:val="0"/>
          <w:marTop w:val="0"/>
          <w:marBottom w:val="0"/>
          <w:divBdr>
            <w:top w:val="none" w:sz="0" w:space="0" w:color="auto"/>
            <w:left w:val="none" w:sz="0" w:space="0" w:color="auto"/>
            <w:bottom w:val="none" w:sz="0" w:space="0" w:color="auto"/>
            <w:right w:val="none" w:sz="0" w:space="0" w:color="auto"/>
          </w:divBdr>
        </w:div>
        <w:div w:id="58790368">
          <w:marLeft w:val="0"/>
          <w:marRight w:val="0"/>
          <w:marTop w:val="0"/>
          <w:marBottom w:val="0"/>
          <w:divBdr>
            <w:top w:val="none" w:sz="0" w:space="0" w:color="auto"/>
            <w:left w:val="none" w:sz="0" w:space="0" w:color="auto"/>
            <w:bottom w:val="none" w:sz="0" w:space="0" w:color="auto"/>
            <w:right w:val="none" w:sz="0" w:space="0" w:color="auto"/>
          </w:divBdr>
        </w:div>
        <w:div w:id="240914883">
          <w:marLeft w:val="0"/>
          <w:marRight w:val="0"/>
          <w:marTop w:val="0"/>
          <w:marBottom w:val="0"/>
          <w:divBdr>
            <w:top w:val="none" w:sz="0" w:space="0" w:color="auto"/>
            <w:left w:val="none" w:sz="0" w:space="0" w:color="auto"/>
            <w:bottom w:val="none" w:sz="0" w:space="0" w:color="auto"/>
            <w:right w:val="none" w:sz="0" w:space="0" w:color="auto"/>
          </w:divBdr>
        </w:div>
        <w:div w:id="289823932">
          <w:marLeft w:val="0"/>
          <w:marRight w:val="0"/>
          <w:marTop w:val="0"/>
          <w:marBottom w:val="0"/>
          <w:divBdr>
            <w:top w:val="none" w:sz="0" w:space="0" w:color="auto"/>
            <w:left w:val="none" w:sz="0" w:space="0" w:color="auto"/>
            <w:bottom w:val="none" w:sz="0" w:space="0" w:color="auto"/>
            <w:right w:val="none" w:sz="0" w:space="0" w:color="auto"/>
          </w:divBdr>
        </w:div>
        <w:div w:id="411781144">
          <w:marLeft w:val="0"/>
          <w:marRight w:val="0"/>
          <w:marTop w:val="0"/>
          <w:marBottom w:val="0"/>
          <w:divBdr>
            <w:top w:val="none" w:sz="0" w:space="0" w:color="auto"/>
            <w:left w:val="none" w:sz="0" w:space="0" w:color="auto"/>
            <w:bottom w:val="none" w:sz="0" w:space="0" w:color="auto"/>
            <w:right w:val="none" w:sz="0" w:space="0" w:color="auto"/>
          </w:divBdr>
        </w:div>
        <w:div w:id="727194871">
          <w:marLeft w:val="0"/>
          <w:marRight w:val="0"/>
          <w:marTop w:val="0"/>
          <w:marBottom w:val="0"/>
          <w:divBdr>
            <w:top w:val="none" w:sz="0" w:space="0" w:color="auto"/>
            <w:left w:val="none" w:sz="0" w:space="0" w:color="auto"/>
            <w:bottom w:val="none" w:sz="0" w:space="0" w:color="auto"/>
            <w:right w:val="none" w:sz="0" w:space="0" w:color="auto"/>
          </w:divBdr>
        </w:div>
        <w:div w:id="794249450">
          <w:marLeft w:val="0"/>
          <w:marRight w:val="0"/>
          <w:marTop w:val="0"/>
          <w:marBottom w:val="0"/>
          <w:divBdr>
            <w:top w:val="none" w:sz="0" w:space="0" w:color="auto"/>
            <w:left w:val="none" w:sz="0" w:space="0" w:color="auto"/>
            <w:bottom w:val="none" w:sz="0" w:space="0" w:color="auto"/>
            <w:right w:val="none" w:sz="0" w:space="0" w:color="auto"/>
          </w:divBdr>
        </w:div>
        <w:div w:id="806171050">
          <w:marLeft w:val="0"/>
          <w:marRight w:val="0"/>
          <w:marTop w:val="0"/>
          <w:marBottom w:val="0"/>
          <w:divBdr>
            <w:top w:val="none" w:sz="0" w:space="0" w:color="auto"/>
            <w:left w:val="none" w:sz="0" w:space="0" w:color="auto"/>
            <w:bottom w:val="none" w:sz="0" w:space="0" w:color="auto"/>
            <w:right w:val="none" w:sz="0" w:space="0" w:color="auto"/>
          </w:divBdr>
        </w:div>
        <w:div w:id="889413799">
          <w:marLeft w:val="0"/>
          <w:marRight w:val="0"/>
          <w:marTop w:val="0"/>
          <w:marBottom w:val="0"/>
          <w:divBdr>
            <w:top w:val="none" w:sz="0" w:space="0" w:color="auto"/>
            <w:left w:val="none" w:sz="0" w:space="0" w:color="auto"/>
            <w:bottom w:val="none" w:sz="0" w:space="0" w:color="auto"/>
            <w:right w:val="none" w:sz="0" w:space="0" w:color="auto"/>
          </w:divBdr>
        </w:div>
        <w:div w:id="905411187">
          <w:marLeft w:val="0"/>
          <w:marRight w:val="0"/>
          <w:marTop w:val="0"/>
          <w:marBottom w:val="0"/>
          <w:divBdr>
            <w:top w:val="none" w:sz="0" w:space="0" w:color="auto"/>
            <w:left w:val="none" w:sz="0" w:space="0" w:color="auto"/>
            <w:bottom w:val="none" w:sz="0" w:space="0" w:color="auto"/>
            <w:right w:val="none" w:sz="0" w:space="0" w:color="auto"/>
          </w:divBdr>
        </w:div>
        <w:div w:id="959068636">
          <w:marLeft w:val="0"/>
          <w:marRight w:val="0"/>
          <w:marTop w:val="0"/>
          <w:marBottom w:val="0"/>
          <w:divBdr>
            <w:top w:val="none" w:sz="0" w:space="0" w:color="auto"/>
            <w:left w:val="none" w:sz="0" w:space="0" w:color="auto"/>
            <w:bottom w:val="none" w:sz="0" w:space="0" w:color="auto"/>
            <w:right w:val="none" w:sz="0" w:space="0" w:color="auto"/>
          </w:divBdr>
        </w:div>
        <w:div w:id="970750909">
          <w:marLeft w:val="0"/>
          <w:marRight w:val="0"/>
          <w:marTop w:val="0"/>
          <w:marBottom w:val="0"/>
          <w:divBdr>
            <w:top w:val="none" w:sz="0" w:space="0" w:color="auto"/>
            <w:left w:val="none" w:sz="0" w:space="0" w:color="auto"/>
            <w:bottom w:val="none" w:sz="0" w:space="0" w:color="auto"/>
            <w:right w:val="none" w:sz="0" w:space="0" w:color="auto"/>
          </w:divBdr>
        </w:div>
        <w:div w:id="997225279">
          <w:marLeft w:val="0"/>
          <w:marRight w:val="0"/>
          <w:marTop w:val="0"/>
          <w:marBottom w:val="0"/>
          <w:divBdr>
            <w:top w:val="none" w:sz="0" w:space="0" w:color="auto"/>
            <w:left w:val="none" w:sz="0" w:space="0" w:color="auto"/>
            <w:bottom w:val="none" w:sz="0" w:space="0" w:color="auto"/>
            <w:right w:val="none" w:sz="0" w:space="0" w:color="auto"/>
          </w:divBdr>
        </w:div>
        <w:div w:id="1040592169">
          <w:marLeft w:val="0"/>
          <w:marRight w:val="0"/>
          <w:marTop w:val="0"/>
          <w:marBottom w:val="0"/>
          <w:divBdr>
            <w:top w:val="none" w:sz="0" w:space="0" w:color="auto"/>
            <w:left w:val="none" w:sz="0" w:space="0" w:color="auto"/>
            <w:bottom w:val="none" w:sz="0" w:space="0" w:color="auto"/>
            <w:right w:val="none" w:sz="0" w:space="0" w:color="auto"/>
          </w:divBdr>
        </w:div>
        <w:div w:id="1130173287">
          <w:marLeft w:val="0"/>
          <w:marRight w:val="0"/>
          <w:marTop w:val="0"/>
          <w:marBottom w:val="0"/>
          <w:divBdr>
            <w:top w:val="none" w:sz="0" w:space="0" w:color="auto"/>
            <w:left w:val="none" w:sz="0" w:space="0" w:color="auto"/>
            <w:bottom w:val="none" w:sz="0" w:space="0" w:color="auto"/>
            <w:right w:val="none" w:sz="0" w:space="0" w:color="auto"/>
          </w:divBdr>
        </w:div>
        <w:div w:id="1174685120">
          <w:marLeft w:val="0"/>
          <w:marRight w:val="0"/>
          <w:marTop w:val="0"/>
          <w:marBottom w:val="0"/>
          <w:divBdr>
            <w:top w:val="none" w:sz="0" w:space="0" w:color="auto"/>
            <w:left w:val="none" w:sz="0" w:space="0" w:color="auto"/>
            <w:bottom w:val="none" w:sz="0" w:space="0" w:color="auto"/>
            <w:right w:val="none" w:sz="0" w:space="0" w:color="auto"/>
          </w:divBdr>
        </w:div>
        <w:div w:id="1235117521">
          <w:marLeft w:val="0"/>
          <w:marRight w:val="0"/>
          <w:marTop w:val="0"/>
          <w:marBottom w:val="0"/>
          <w:divBdr>
            <w:top w:val="none" w:sz="0" w:space="0" w:color="auto"/>
            <w:left w:val="none" w:sz="0" w:space="0" w:color="auto"/>
            <w:bottom w:val="none" w:sz="0" w:space="0" w:color="auto"/>
            <w:right w:val="none" w:sz="0" w:space="0" w:color="auto"/>
          </w:divBdr>
        </w:div>
        <w:div w:id="1259560980">
          <w:marLeft w:val="0"/>
          <w:marRight w:val="0"/>
          <w:marTop w:val="0"/>
          <w:marBottom w:val="0"/>
          <w:divBdr>
            <w:top w:val="none" w:sz="0" w:space="0" w:color="auto"/>
            <w:left w:val="none" w:sz="0" w:space="0" w:color="auto"/>
            <w:bottom w:val="none" w:sz="0" w:space="0" w:color="auto"/>
            <w:right w:val="none" w:sz="0" w:space="0" w:color="auto"/>
          </w:divBdr>
        </w:div>
        <w:div w:id="1289044643">
          <w:marLeft w:val="0"/>
          <w:marRight w:val="0"/>
          <w:marTop w:val="0"/>
          <w:marBottom w:val="0"/>
          <w:divBdr>
            <w:top w:val="none" w:sz="0" w:space="0" w:color="auto"/>
            <w:left w:val="none" w:sz="0" w:space="0" w:color="auto"/>
            <w:bottom w:val="none" w:sz="0" w:space="0" w:color="auto"/>
            <w:right w:val="none" w:sz="0" w:space="0" w:color="auto"/>
          </w:divBdr>
        </w:div>
        <w:div w:id="1357847433">
          <w:marLeft w:val="0"/>
          <w:marRight w:val="0"/>
          <w:marTop w:val="0"/>
          <w:marBottom w:val="0"/>
          <w:divBdr>
            <w:top w:val="none" w:sz="0" w:space="0" w:color="auto"/>
            <w:left w:val="none" w:sz="0" w:space="0" w:color="auto"/>
            <w:bottom w:val="none" w:sz="0" w:space="0" w:color="auto"/>
            <w:right w:val="none" w:sz="0" w:space="0" w:color="auto"/>
          </w:divBdr>
        </w:div>
        <w:div w:id="1358583636">
          <w:marLeft w:val="0"/>
          <w:marRight w:val="0"/>
          <w:marTop w:val="0"/>
          <w:marBottom w:val="0"/>
          <w:divBdr>
            <w:top w:val="none" w:sz="0" w:space="0" w:color="auto"/>
            <w:left w:val="none" w:sz="0" w:space="0" w:color="auto"/>
            <w:bottom w:val="none" w:sz="0" w:space="0" w:color="auto"/>
            <w:right w:val="none" w:sz="0" w:space="0" w:color="auto"/>
          </w:divBdr>
        </w:div>
        <w:div w:id="1375035002">
          <w:marLeft w:val="0"/>
          <w:marRight w:val="0"/>
          <w:marTop w:val="0"/>
          <w:marBottom w:val="0"/>
          <w:divBdr>
            <w:top w:val="none" w:sz="0" w:space="0" w:color="auto"/>
            <w:left w:val="none" w:sz="0" w:space="0" w:color="auto"/>
            <w:bottom w:val="none" w:sz="0" w:space="0" w:color="auto"/>
            <w:right w:val="none" w:sz="0" w:space="0" w:color="auto"/>
          </w:divBdr>
        </w:div>
        <w:div w:id="1412124042">
          <w:marLeft w:val="0"/>
          <w:marRight w:val="0"/>
          <w:marTop w:val="0"/>
          <w:marBottom w:val="0"/>
          <w:divBdr>
            <w:top w:val="none" w:sz="0" w:space="0" w:color="auto"/>
            <w:left w:val="none" w:sz="0" w:space="0" w:color="auto"/>
            <w:bottom w:val="none" w:sz="0" w:space="0" w:color="auto"/>
            <w:right w:val="none" w:sz="0" w:space="0" w:color="auto"/>
          </w:divBdr>
        </w:div>
        <w:div w:id="1457988392">
          <w:marLeft w:val="0"/>
          <w:marRight w:val="0"/>
          <w:marTop w:val="0"/>
          <w:marBottom w:val="0"/>
          <w:divBdr>
            <w:top w:val="none" w:sz="0" w:space="0" w:color="auto"/>
            <w:left w:val="none" w:sz="0" w:space="0" w:color="auto"/>
            <w:bottom w:val="none" w:sz="0" w:space="0" w:color="auto"/>
            <w:right w:val="none" w:sz="0" w:space="0" w:color="auto"/>
          </w:divBdr>
        </w:div>
        <w:div w:id="1531845152">
          <w:marLeft w:val="0"/>
          <w:marRight w:val="0"/>
          <w:marTop w:val="0"/>
          <w:marBottom w:val="0"/>
          <w:divBdr>
            <w:top w:val="none" w:sz="0" w:space="0" w:color="auto"/>
            <w:left w:val="none" w:sz="0" w:space="0" w:color="auto"/>
            <w:bottom w:val="none" w:sz="0" w:space="0" w:color="auto"/>
            <w:right w:val="none" w:sz="0" w:space="0" w:color="auto"/>
          </w:divBdr>
        </w:div>
        <w:div w:id="1542015110">
          <w:marLeft w:val="0"/>
          <w:marRight w:val="0"/>
          <w:marTop w:val="0"/>
          <w:marBottom w:val="0"/>
          <w:divBdr>
            <w:top w:val="none" w:sz="0" w:space="0" w:color="auto"/>
            <w:left w:val="none" w:sz="0" w:space="0" w:color="auto"/>
            <w:bottom w:val="none" w:sz="0" w:space="0" w:color="auto"/>
            <w:right w:val="none" w:sz="0" w:space="0" w:color="auto"/>
          </w:divBdr>
        </w:div>
        <w:div w:id="1549605575">
          <w:marLeft w:val="0"/>
          <w:marRight w:val="0"/>
          <w:marTop w:val="0"/>
          <w:marBottom w:val="0"/>
          <w:divBdr>
            <w:top w:val="none" w:sz="0" w:space="0" w:color="auto"/>
            <w:left w:val="none" w:sz="0" w:space="0" w:color="auto"/>
            <w:bottom w:val="none" w:sz="0" w:space="0" w:color="auto"/>
            <w:right w:val="none" w:sz="0" w:space="0" w:color="auto"/>
          </w:divBdr>
        </w:div>
        <w:div w:id="1591087637">
          <w:marLeft w:val="0"/>
          <w:marRight w:val="0"/>
          <w:marTop w:val="0"/>
          <w:marBottom w:val="0"/>
          <w:divBdr>
            <w:top w:val="none" w:sz="0" w:space="0" w:color="auto"/>
            <w:left w:val="none" w:sz="0" w:space="0" w:color="auto"/>
            <w:bottom w:val="none" w:sz="0" w:space="0" w:color="auto"/>
            <w:right w:val="none" w:sz="0" w:space="0" w:color="auto"/>
          </w:divBdr>
        </w:div>
        <w:div w:id="1641574311">
          <w:marLeft w:val="0"/>
          <w:marRight w:val="0"/>
          <w:marTop w:val="0"/>
          <w:marBottom w:val="0"/>
          <w:divBdr>
            <w:top w:val="none" w:sz="0" w:space="0" w:color="auto"/>
            <w:left w:val="none" w:sz="0" w:space="0" w:color="auto"/>
            <w:bottom w:val="none" w:sz="0" w:space="0" w:color="auto"/>
            <w:right w:val="none" w:sz="0" w:space="0" w:color="auto"/>
          </w:divBdr>
        </w:div>
        <w:div w:id="1695838791">
          <w:marLeft w:val="0"/>
          <w:marRight w:val="0"/>
          <w:marTop w:val="0"/>
          <w:marBottom w:val="0"/>
          <w:divBdr>
            <w:top w:val="none" w:sz="0" w:space="0" w:color="auto"/>
            <w:left w:val="none" w:sz="0" w:space="0" w:color="auto"/>
            <w:bottom w:val="none" w:sz="0" w:space="0" w:color="auto"/>
            <w:right w:val="none" w:sz="0" w:space="0" w:color="auto"/>
          </w:divBdr>
        </w:div>
        <w:div w:id="1845316482">
          <w:marLeft w:val="0"/>
          <w:marRight w:val="0"/>
          <w:marTop w:val="0"/>
          <w:marBottom w:val="0"/>
          <w:divBdr>
            <w:top w:val="none" w:sz="0" w:space="0" w:color="auto"/>
            <w:left w:val="none" w:sz="0" w:space="0" w:color="auto"/>
            <w:bottom w:val="none" w:sz="0" w:space="0" w:color="auto"/>
            <w:right w:val="none" w:sz="0" w:space="0" w:color="auto"/>
          </w:divBdr>
          <w:divsChild>
            <w:div w:id="745806596">
              <w:marLeft w:val="0"/>
              <w:marRight w:val="0"/>
              <w:marTop w:val="0"/>
              <w:marBottom w:val="0"/>
              <w:divBdr>
                <w:top w:val="none" w:sz="0" w:space="0" w:color="auto"/>
                <w:left w:val="none" w:sz="0" w:space="0" w:color="auto"/>
                <w:bottom w:val="none" w:sz="0" w:space="0" w:color="auto"/>
                <w:right w:val="none" w:sz="0" w:space="0" w:color="auto"/>
              </w:divBdr>
              <w:divsChild>
                <w:div w:id="149373691">
                  <w:marLeft w:val="0"/>
                  <w:marRight w:val="0"/>
                  <w:marTop w:val="0"/>
                  <w:marBottom w:val="0"/>
                  <w:divBdr>
                    <w:top w:val="none" w:sz="0" w:space="0" w:color="auto"/>
                    <w:left w:val="none" w:sz="0" w:space="0" w:color="auto"/>
                    <w:bottom w:val="none" w:sz="0" w:space="0" w:color="auto"/>
                    <w:right w:val="none" w:sz="0" w:space="0" w:color="auto"/>
                  </w:divBdr>
                </w:div>
                <w:div w:id="24807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28155">
          <w:marLeft w:val="0"/>
          <w:marRight w:val="0"/>
          <w:marTop w:val="0"/>
          <w:marBottom w:val="0"/>
          <w:divBdr>
            <w:top w:val="none" w:sz="0" w:space="0" w:color="auto"/>
            <w:left w:val="none" w:sz="0" w:space="0" w:color="auto"/>
            <w:bottom w:val="none" w:sz="0" w:space="0" w:color="auto"/>
            <w:right w:val="none" w:sz="0" w:space="0" w:color="auto"/>
          </w:divBdr>
        </w:div>
        <w:div w:id="1981573162">
          <w:marLeft w:val="0"/>
          <w:marRight w:val="0"/>
          <w:marTop w:val="0"/>
          <w:marBottom w:val="0"/>
          <w:divBdr>
            <w:top w:val="none" w:sz="0" w:space="0" w:color="auto"/>
            <w:left w:val="none" w:sz="0" w:space="0" w:color="auto"/>
            <w:bottom w:val="none" w:sz="0" w:space="0" w:color="auto"/>
            <w:right w:val="none" w:sz="0" w:space="0" w:color="auto"/>
          </w:divBdr>
        </w:div>
        <w:div w:id="2008629355">
          <w:marLeft w:val="0"/>
          <w:marRight w:val="0"/>
          <w:marTop w:val="0"/>
          <w:marBottom w:val="0"/>
          <w:divBdr>
            <w:top w:val="none" w:sz="0" w:space="0" w:color="auto"/>
            <w:left w:val="none" w:sz="0" w:space="0" w:color="auto"/>
            <w:bottom w:val="none" w:sz="0" w:space="0" w:color="auto"/>
            <w:right w:val="none" w:sz="0" w:space="0" w:color="auto"/>
          </w:divBdr>
        </w:div>
        <w:div w:id="2044018076">
          <w:marLeft w:val="0"/>
          <w:marRight w:val="0"/>
          <w:marTop w:val="0"/>
          <w:marBottom w:val="0"/>
          <w:divBdr>
            <w:top w:val="none" w:sz="0" w:space="0" w:color="auto"/>
            <w:left w:val="none" w:sz="0" w:space="0" w:color="auto"/>
            <w:bottom w:val="none" w:sz="0" w:space="0" w:color="auto"/>
            <w:right w:val="none" w:sz="0" w:space="0" w:color="auto"/>
          </w:divBdr>
        </w:div>
      </w:divsChild>
    </w:div>
    <w:div w:id="1413966736">
      <w:bodyDiv w:val="1"/>
      <w:marLeft w:val="0"/>
      <w:marRight w:val="0"/>
      <w:marTop w:val="0"/>
      <w:marBottom w:val="0"/>
      <w:divBdr>
        <w:top w:val="none" w:sz="0" w:space="0" w:color="auto"/>
        <w:left w:val="none" w:sz="0" w:space="0" w:color="auto"/>
        <w:bottom w:val="none" w:sz="0" w:space="0" w:color="auto"/>
        <w:right w:val="none" w:sz="0" w:space="0" w:color="auto"/>
      </w:divBdr>
    </w:div>
    <w:div w:id="1480220899">
      <w:bodyDiv w:val="1"/>
      <w:marLeft w:val="0"/>
      <w:marRight w:val="0"/>
      <w:marTop w:val="0"/>
      <w:marBottom w:val="0"/>
      <w:divBdr>
        <w:top w:val="none" w:sz="0" w:space="0" w:color="auto"/>
        <w:left w:val="none" w:sz="0" w:space="0" w:color="auto"/>
        <w:bottom w:val="none" w:sz="0" w:space="0" w:color="auto"/>
        <w:right w:val="none" w:sz="0" w:space="0" w:color="auto"/>
      </w:divBdr>
    </w:div>
    <w:div w:id="1544172280">
      <w:bodyDiv w:val="1"/>
      <w:marLeft w:val="0"/>
      <w:marRight w:val="0"/>
      <w:marTop w:val="0"/>
      <w:marBottom w:val="0"/>
      <w:divBdr>
        <w:top w:val="none" w:sz="0" w:space="0" w:color="auto"/>
        <w:left w:val="none" w:sz="0" w:space="0" w:color="auto"/>
        <w:bottom w:val="none" w:sz="0" w:space="0" w:color="auto"/>
        <w:right w:val="none" w:sz="0" w:space="0" w:color="auto"/>
      </w:divBdr>
    </w:div>
    <w:div w:id="1631133931">
      <w:bodyDiv w:val="1"/>
      <w:marLeft w:val="0"/>
      <w:marRight w:val="0"/>
      <w:marTop w:val="0"/>
      <w:marBottom w:val="0"/>
      <w:divBdr>
        <w:top w:val="none" w:sz="0" w:space="0" w:color="auto"/>
        <w:left w:val="none" w:sz="0" w:space="0" w:color="auto"/>
        <w:bottom w:val="none" w:sz="0" w:space="0" w:color="auto"/>
        <w:right w:val="none" w:sz="0" w:space="0" w:color="auto"/>
      </w:divBdr>
    </w:div>
    <w:div w:id="1692144791">
      <w:bodyDiv w:val="1"/>
      <w:marLeft w:val="0"/>
      <w:marRight w:val="0"/>
      <w:marTop w:val="0"/>
      <w:marBottom w:val="0"/>
      <w:divBdr>
        <w:top w:val="none" w:sz="0" w:space="0" w:color="auto"/>
        <w:left w:val="none" w:sz="0" w:space="0" w:color="auto"/>
        <w:bottom w:val="none" w:sz="0" w:space="0" w:color="auto"/>
        <w:right w:val="none" w:sz="0" w:space="0" w:color="auto"/>
      </w:divBdr>
    </w:div>
    <w:div w:id="1771776816">
      <w:bodyDiv w:val="1"/>
      <w:marLeft w:val="0"/>
      <w:marRight w:val="0"/>
      <w:marTop w:val="0"/>
      <w:marBottom w:val="0"/>
      <w:divBdr>
        <w:top w:val="none" w:sz="0" w:space="0" w:color="auto"/>
        <w:left w:val="none" w:sz="0" w:space="0" w:color="auto"/>
        <w:bottom w:val="none" w:sz="0" w:space="0" w:color="auto"/>
        <w:right w:val="none" w:sz="0" w:space="0" w:color="auto"/>
      </w:divBdr>
    </w:div>
    <w:div w:id="1775242978">
      <w:bodyDiv w:val="1"/>
      <w:marLeft w:val="0"/>
      <w:marRight w:val="0"/>
      <w:marTop w:val="0"/>
      <w:marBottom w:val="0"/>
      <w:divBdr>
        <w:top w:val="none" w:sz="0" w:space="0" w:color="auto"/>
        <w:left w:val="none" w:sz="0" w:space="0" w:color="auto"/>
        <w:bottom w:val="none" w:sz="0" w:space="0" w:color="auto"/>
        <w:right w:val="none" w:sz="0" w:space="0" w:color="auto"/>
      </w:divBdr>
    </w:div>
    <w:div w:id="1791391431">
      <w:bodyDiv w:val="1"/>
      <w:marLeft w:val="0"/>
      <w:marRight w:val="0"/>
      <w:marTop w:val="0"/>
      <w:marBottom w:val="0"/>
      <w:divBdr>
        <w:top w:val="none" w:sz="0" w:space="0" w:color="auto"/>
        <w:left w:val="none" w:sz="0" w:space="0" w:color="auto"/>
        <w:bottom w:val="none" w:sz="0" w:space="0" w:color="auto"/>
        <w:right w:val="none" w:sz="0" w:space="0" w:color="auto"/>
      </w:divBdr>
    </w:div>
    <w:div w:id="1791781479">
      <w:bodyDiv w:val="1"/>
      <w:marLeft w:val="0"/>
      <w:marRight w:val="0"/>
      <w:marTop w:val="0"/>
      <w:marBottom w:val="0"/>
      <w:divBdr>
        <w:top w:val="none" w:sz="0" w:space="0" w:color="auto"/>
        <w:left w:val="none" w:sz="0" w:space="0" w:color="auto"/>
        <w:bottom w:val="none" w:sz="0" w:space="0" w:color="auto"/>
        <w:right w:val="none" w:sz="0" w:space="0" w:color="auto"/>
      </w:divBdr>
    </w:div>
    <w:div w:id="1813250629">
      <w:bodyDiv w:val="1"/>
      <w:marLeft w:val="0"/>
      <w:marRight w:val="0"/>
      <w:marTop w:val="0"/>
      <w:marBottom w:val="0"/>
      <w:divBdr>
        <w:top w:val="none" w:sz="0" w:space="0" w:color="auto"/>
        <w:left w:val="none" w:sz="0" w:space="0" w:color="auto"/>
        <w:bottom w:val="none" w:sz="0" w:space="0" w:color="auto"/>
        <w:right w:val="none" w:sz="0" w:space="0" w:color="auto"/>
      </w:divBdr>
    </w:div>
    <w:div w:id="1823621901">
      <w:bodyDiv w:val="1"/>
      <w:marLeft w:val="0"/>
      <w:marRight w:val="0"/>
      <w:marTop w:val="0"/>
      <w:marBottom w:val="0"/>
      <w:divBdr>
        <w:top w:val="none" w:sz="0" w:space="0" w:color="auto"/>
        <w:left w:val="none" w:sz="0" w:space="0" w:color="auto"/>
        <w:bottom w:val="none" w:sz="0" w:space="0" w:color="auto"/>
        <w:right w:val="none" w:sz="0" w:space="0" w:color="auto"/>
      </w:divBdr>
    </w:div>
    <w:div w:id="1825004763">
      <w:bodyDiv w:val="1"/>
      <w:marLeft w:val="0"/>
      <w:marRight w:val="0"/>
      <w:marTop w:val="0"/>
      <w:marBottom w:val="0"/>
      <w:divBdr>
        <w:top w:val="none" w:sz="0" w:space="0" w:color="auto"/>
        <w:left w:val="none" w:sz="0" w:space="0" w:color="auto"/>
        <w:bottom w:val="none" w:sz="0" w:space="0" w:color="auto"/>
        <w:right w:val="none" w:sz="0" w:space="0" w:color="auto"/>
      </w:divBdr>
    </w:div>
    <w:div w:id="1838304572">
      <w:bodyDiv w:val="1"/>
      <w:marLeft w:val="0"/>
      <w:marRight w:val="0"/>
      <w:marTop w:val="0"/>
      <w:marBottom w:val="0"/>
      <w:divBdr>
        <w:top w:val="none" w:sz="0" w:space="0" w:color="auto"/>
        <w:left w:val="none" w:sz="0" w:space="0" w:color="auto"/>
        <w:bottom w:val="none" w:sz="0" w:space="0" w:color="auto"/>
        <w:right w:val="none" w:sz="0" w:space="0" w:color="auto"/>
      </w:divBdr>
    </w:div>
    <w:div w:id="1943681487">
      <w:bodyDiv w:val="1"/>
      <w:marLeft w:val="0"/>
      <w:marRight w:val="0"/>
      <w:marTop w:val="0"/>
      <w:marBottom w:val="0"/>
      <w:divBdr>
        <w:top w:val="none" w:sz="0" w:space="0" w:color="auto"/>
        <w:left w:val="none" w:sz="0" w:space="0" w:color="auto"/>
        <w:bottom w:val="none" w:sz="0" w:space="0" w:color="auto"/>
        <w:right w:val="none" w:sz="0" w:space="0" w:color="auto"/>
      </w:divBdr>
    </w:div>
    <w:div w:id="2008748057">
      <w:bodyDiv w:val="1"/>
      <w:marLeft w:val="0"/>
      <w:marRight w:val="0"/>
      <w:marTop w:val="0"/>
      <w:marBottom w:val="0"/>
      <w:divBdr>
        <w:top w:val="none" w:sz="0" w:space="0" w:color="auto"/>
        <w:left w:val="none" w:sz="0" w:space="0" w:color="auto"/>
        <w:bottom w:val="none" w:sz="0" w:space="0" w:color="auto"/>
        <w:right w:val="none" w:sz="0" w:space="0" w:color="auto"/>
      </w:divBdr>
    </w:div>
    <w:div w:id="2011448931">
      <w:bodyDiv w:val="1"/>
      <w:marLeft w:val="0"/>
      <w:marRight w:val="0"/>
      <w:marTop w:val="0"/>
      <w:marBottom w:val="0"/>
      <w:divBdr>
        <w:top w:val="none" w:sz="0" w:space="0" w:color="auto"/>
        <w:left w:val="none" w:sz="0" w:space="0" w:color="auto"/>
        <w:bottom w:val="none" w:sz="0" w:space="0" w:color="auto"/>
        <w:right w:val="none" w:sz="0" w:space="0" w:color="auto"/>
      </w:divBdr>
    </w:div>
    <w:div w:id="2020228584">
      <w:bodyDiv w:val="1"/>
      <w:marLeft w:val="0"/>
      <w:marRight w:val="0"/>
      <w:marTop w:val="0"/>
      <w:marBottom w:val="0"/>
      <w:divBdr>
        <w:top w:val="none" w:sz="0" w:space="0" w:color="auto"/>
        <w:left w:val="none" w:sz="0" w:space="0" w:color="auto"/>
        <w:bottom w:val="none" w:sz="0" w:space="0" w:color="auto"/>
        <w:right w:val="none" w:sz="0" w:space="0" w:color="auto"/>
      </w:divBdr>
      <w:divsChild>
        <w:div w:id="1408575097">
          <w:marLeft w:val="0"/>
          <w:marRight w:val="0"/>
          <w:marTop w:val="0"/>
          <w:marBottom w:val="0"/>
          <w:divBdr>
            <w:top w:val="none" w:sz="0" w:space="0" w:color="auto"/>
            <w:left w:val="none" w:sz="0" w:space="0" w:color="auto"/>
            <w:bottom w:val="none" w:sz="0" w:space="0" w:color="auto"/>
            <w:right w:val="none" w:sz="0" w:space="0" w:color="auto"/>
          </w:divBdr>
          <w:divsChild>
            <w:div w:id="1550918307">
              <w:marLeft w:val="0"/>
              <w:marRight w:val="0"/>
              <w:marTop w:val="120"/>
              <w:marBottom w:val="0"/>
              <w:divBdr>
                <w:top w:val="none" w:sz="0" w:space="0" w:color="auto"/>
                <w:left w:val="none" w:sz="0" w:space="0" w:color="auto"/>
                <w:bottom w:val="none" w:sz="0" w:space="0" w:color="auto"/>
                <w:right w:val="none" w:sz="0" w:space="0" w:color="auto"/>
              </w:divBdr>
              <w:divsChild>
                <w:div w:id="2978713">
                  <w:marLeft w:val="0"/>
                  <w:marRight w:val="0"/>
                  <w:marTop w:val="0"/>
                  <w:marBottom w:val="0"/>
                  <w:divBdr>
                    <w:top w:val="none" w:sz="0" w:space="0" w:color="auto"/>
                    <w:left w:val="none" w:sz="0" w:space="0" w:color="auto"/>
                    <w:bottom w:val="none" w:sz="0" w:space="0" w:color="auto"/>
                    <w:right w:val="none" w:sz="0" w:space="0" w:color="auto"/>
                  </w:divBdr>
                  <w:divsChild>
                    <w:div w:id="2129930960">
                      <w:marLeft w:val="0"/>
                      <w:marRight w:val="0"/>
                      <w:marTop w:val="0"/>
                      <w:marBottom w:val="0"/>
                      <w:divBdr>
                        <w:top w:val="none" w:sz="0" w:space="0" w:color="auto"/>
                        <w:left w:val="none" w:sz="0" w:space="0" w:color="auto"/>
                        <w:bottom w:val="none" w:sz="0" w:space="0" w:color="auto"/>
                        <w:right w:val="none" w:sz="0" w:space="0" w:color="auto"/>
                      </w:divBdr>
                      <w:divsChild>
                        <w:div w:id="2628920">
                          <w:marLeft w:val="0"/>
                          <w:marRight w:val="0"/>
                          <w:marTop w:val="0"/>
                          <w:marBottom w:val="0"/>
                          <w:divBdr>
                            <w:top w:val="none" w:sz="0" w:space="0" w:color="auto"/>
                            <w:left w:val="none" w:sz="0" w:space="0" w:color="auto"/>
                            <w:bottom w:val="none" w:sz="0" w:space="0" w:color="auto"/>
                            <w:right w:val="none" w:sz="0" w:space="0" w:color="auto"/>
                          </w:divBdr>
                        </w:div>
                        <w:div w:id="129443281">
                          <w:marLeft w:val="0"/>
                          <w:marRight w:val="0"/>
                          <w:marTop w:val="0"/>
                          <w:marBottom w:val="0"/>
                          <w:divBdr>
                            <w:top w:val="none" w:sz="0" w:space="0" w:color="auto"/>
                            <w:left w:val="none" w:sz="0" w:space="0" w:color="auto"/>
                            <w:bottom w:val="none" w:sz="0" w:space="0" w:color="auto"/>
                            <w:right w:val="none" w:sz="0" w:space="0" w:color="auto"/>
                          </w:divBdr>
                        </w:div>
                        <w:div w:id="217324316">
                          <w:marLeft w:val="0"/>
                          <w:marRight w:val="0"/>
                          <w:marTop w:val="0"/>
                          <w:marBottom w:val="0"/>
                          <w:divBdr>
                            <w:top w:val="none" w:sz="0" w:space="0" w:color="auto"/>
                            <w:left w:val="none" w:sz="0" w:space="0" w:color="auto"/>
                            <w:bottom w:val="none" w:sz="0" w:space="0" w:color="auto"/>
                            <w:right w:val="none" w:sz="0" w:space="0" w:color="auto"/>
                          </w:divBdr>
                        </w:div>
                        <w:div w:id="231820013">
                          <w:marLeft w:val="0"/>
                          <w:marRight w:val="0"/>
                          <w:marTop w:val="0"/>
                          <w:marBottom w:val="0"/>
                          <w:divBdr>
                            <w:top w:val="none" w:sz="0" w:space="0" w:color="auto"/>
                            <w:left w:val="none" w:sz="0" w:space="0" w:color="auto"/>
                            <w:bottom w:val="none" w:sz="0" w:space="0" w:color="auto"/>
                            <w:right w:val="none" w:sz="0" w:space="0" w:color="auto"/>
                          </w:divBdr>
                        </w:div>
                        <w:div w:id="394276436">
                          <w:marLeft w:val="0"/>
                          <w:marRight w:val="0"/>
                          <w:marTop w:val="0"/>
                          <w:marBottom w:val="0"/>
                          <w:divBdr>
                            <w:top w:val="none" w:sz="0" w:space="0" w:color="auto"/>
                            <w:left w:val="none" w:sz="0" w:space="0" w:color="auto"/>
                            <w:bottom w:val="none" w:sz="0" w:space="0" w:color="auto"/>
                            <w:right w:val="none" w:sz="0" w:space="0" w:color="auto"/>
                          </w:divBdr>
                        </w:div>
                        <w:div w:id="686752016">
                          <w:marLeft w:val="0"/>
                          <w:marRight w:val="0"/>
                          <w:marTop w:val="0"/>
                          <w:marBottom w:val="0"/>
                          <w:divBdr>
                            <w:top w:val="none" w:sz="0" w:space="0" w:color="auto"/>
                            <w:left w:val="none" w:sz="0" w:space="0" w:color="auto"/>
                            <w:bottom w:val="none" w:sz="0" w:space="0" w:color="auto"/>
                            <w:right w:val="none" w:sz="0" w:space="0" w:color="auto"/>
                          </w:divBdr>
                        </w:div>
                        <w:div w:id="719091126">
                          <w:marLeft w:val="0"/>
                          <w:marRight w:val="0"/>
                          <w:marTop w:val="0"/>
                          <w:marBottom w:val="0"/>
                          <w:divBdr>
                            <w:top w:val="none" w:sz="0" w:space="0" w:color="auto"/>
                            <w:left w:val="none" w:sz="0" w:space="0" w:color="auto"/>
                            <w:bottom w:val="none" w:sz="0" w:space="0" w:color="auto"/>
                            <w:right w:val="none" w:sz="0" w:space="0" w:color="auto"/>
                          </w:divBdr>
                        </w:div>
                        <w:div w:id="744034240">
                          <w:marLeft w:val="0"/>
                          <w:marRight w:val="0"/>
                          <w:marTop w:val="0"/>
                          <w:marBottom w:val="0"/>
                          <w:divBdr>
                            <w:top w:val="none" w:sz="0" w:space="0" w:color="auto"/>
                            <w:left w:val="none" w:sz="0" w:space="0" w:color="auto"/>
                            <w:bottom w:val="none" w:sz="0" w:space="0" w:color="auto"/>
                            <w:right w:val="none" w:sz="0" w:space="0" w:color="auto"/>
                          </w:divBdr>
                        </w:div>
                        <w:div w:id="974525868">
                          <w:marLeft w:val="0"/>
                          <w:marRight w:val="0"/>
                          <w:marTop w:val="0"/>
                          <w:marBottom w:val="0"/>
                          <w:divBdr>
                            <w:top w:val="none" w:sz="0" w:space="0" w:color="auto"/>
                            <w:left w:val="none" w:sz="0" w:space="0" w:color="auto"/>
                            <w:bottom w:val="none" w:sz="0" w:space="0" w:color="auto"/>
                            <w:right w:val="none" w:sz="0" w:space="0" w:color="auto"/>
                          </w:divBdr>
                        </w:div>
                        <w:div w:id="1008752868">
                          <w:marLeft w:val="0"/>
                          <w:marRight w:val="0"/>
                          <w:marTop w:val="0"/>
                          <w:marBottom w:val="0"/>
                          <w:divBdr>
                            <w:top w:val="none" w:sz="0" w:space="0" w:color="auto"/>
                            <w:left w:val="none" w:sz="0" w:space="0" w:color="auto"/>
                            <w:bottom w:val="none" w:sz="0" w:space="0" w:color="auto"/>
                            <w:right w:val="none" w:sz="0" w:space="0" w:color="auto"/>
                          </w:divBdr>
                        </w:div>
                        <w:div w:id="1122697583">
                          <w:marLeft w:val="0"/>
                          <w:marRight w:val="0"/>
                          <w:marTop w:val="0"/>
                          <w:marBottom w:val="0"/>
                          <w:divBdr>
                            <w:top w:val="none" w:sz="0" w:space="0" w:color="auto"/>
                            <w:left w:val="none" w:sz="0" w:space="0" w:color="auto"/>
                            <w:bottom w:val="none" w:sz="0" w:space="0" w:color="auto"/>
                            <w:right w:val="none" w:sz="0" w:space="0" w:color="auto"/>
                          </w:divBdr>
                          <w:divsChild>
                            <w:div w:id="1976836944">
                              <w:marLeft w:val="0"/>
                              <w:marRight w:val="0"/>
                              <w:marTop w:val="0"/>
                              <w:marBottom w:val="0"/>
                              <w:divBdr>
                                <w:top w:val="none" w:sz="0" w:space="0" w:color="auto"/>
                                <w:left w:val="none" w:sz="0" w:space="0" w:color="auto"/>
                                <w:bottom w:val="none" w:sz="0" w:space="0" w:color="auto"/>
                                <w:right w:val="none" w:sz="0" w:space="0" w:color="auto"/>
                              </w:divBdr>
                              <w:divsChild>
                                <w:div w:id="1673604162">
                                  <w:marLeft w:val="0"/>
                                  <w:marRight w:val="0"/>
                                  <w:marTop w:val="0"/>
                                  <w:marBottom w:val="0"/>
                                  <w:divBdr>
                                    <w:top w:val="none" w:sz="0" w:space="0" w:color="auto"/>
                                    <w:left w:val="none" w:sz="0" w:space="0" w:color="auto"/>
                                    <w:bottom w:val="none" w:sz="0" w:space="0" w:color="auto"/>
                                    <w:right w:val="none" w:sz="0" w:space="0" w:color="auto"/>
                                  </w:divBdr>
                                </w:div>
                                <w:div w:id="178291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5829">
                          <w:marLeft w:val="0"/>
                          <w:marRight w:val="0"/>
                          <w:marTop w:val="0"/>
                          <w:marBottom w:val="0"/>
                          <w:divBdr>
                            <w:top w:val="none" w:sz="0" w:space="0" w:color="auto"/>
                            <w:left w:val="none" w:sz="0" w:space="0" w:color="auto"/>
                            <w:bottom w:val="none" w:sz="0" w:space="0" w:color="auto"/>
                            <w:right w:val="none" w:sz="0" w:space="0" w:color="auto"/>
                          </w:divBdr>
                        </w:div>
                        <w:div w:id="1313565642">
                          <w:marLeft w:val="0"/>
                          <w:marRight w:val="0"/>
                          <w:marTop w:val="0"/>
                          <w:marBottom w:val="0"/>
                          <w:divBdr>
                            <w:top w:val="none" w:sz="0" w:space="0" w:color="auto"/>
                            <w:left w:val="none" w:sz="0" w:space="0" w:color="auto"/>
                            <w:bottom w:val="none" w:sz="0" w:space="0" w:color="auto"/>
                            <w:right w:val="none" w:sz="0" w:space="0" w:color="auto"/>
                          </w:divBdr>
                        </w:div>
                        <w:div w:id="1317607429">
                          <w:marLeft w:val="0"/>
                          <w:marRight w:val="0"/>
                          <w:marTop w:val="0"/>
                          <w:marBottom w:val="0"/>
                          <w:divBdr>
                            <w:top w:val="none" w:sz="0" w:space="0" w:color="auto"/>
                            <w:left w:val="none" w:sz="0" w:space="0" w:color="auto"/>
                            <w:bottom w:val="none" w:sz="0" w:space="0" w:color="auto"/>
                            <w:right w:val="none" w:sz="0" w:space="0" w:color="auto"/>
                          </w:divBdr>
                        </w:div>
                        <w:div w:id="1376588595">
                          <w:marLeft w:val="0"/>
                          <w:marRight w:val="0"/>
                          <w:marTop w:val="0"/>
                          <w:marBottom w:val="0"/>
                          <w:divBdr>
                            <w:top w:val="none" w:sz="0" w:space="0" w:color="auto"/>
                            <w:left w:val="none" w:sz="0" w:space="0" w:color="auto"/>
                            <w:bottom w:val="none" w:sz="0" w:space="0" w:color="auto"/>
                            <w:right w:val="none" w:sz="0" w:space="0" w:color="auto"/>
                          </w:divBdr>
                        </w:div>
                        <w:div w:id="1388260361">
                          <w:marLeft w:val="0"/>
                          <w:marRight w:val="0"/>
                          <w:marTop w:val="0"/>
                          <w:marBottom w:val="0"/>
                          <w:divBdr>
                            <w:top w:val="none" w:sz="0" w:space="0" w:color="auto"/>
                            <w:left w:val="none" w:sz="0" w:space="0" w:color="auto"/>
                            <w:bottom w:val="none" w:sz="0" w:space="0" w:color="auto"/>
                            <w:right w:val="none" w:sz="0" w:space="0" w:color="auto"/>
                          </w:divBdr>
                        </w:div>
                        <w:div w:id="1410808828">
                          <w:marLeft w:val="0"/>
                          <w:marRight w:val="0"/>
                          <w:marTop w:val="0"/>
                          <w:marBottom w:val="0"/>
                          <w:divBdr>
                            <w:top w:val="none" w:sz="0" w:space="0" w:color="auto"/>
                            <w:left w:val="none" w:sz="0" w:space="0" w:color="auto"/>
                            <w:bottom w:val="none" w:sz="0" w:space="0" w:color="auto"/>
                            <w:right w:val="none" w:sz="0" w:space="0" w:color="auto"/>
                          </w:divBdr>
                        </w:div>
                        <w:div w:id="1432507954">
                          <w:marLeft w:val="0"/>
                          <w:marRight w:val="0"/>
                          <w:marTop w:val="0"/>
                          <w:marBottom w:val="0"/>
                          <w:divBdr>
                            <w:top w:val="none" w:sz="0" w:space="0" w:color="auto"/>
                            <w:left w:val="none" w:sz="0" w:space="0" w:color="auto"/>
                            <w:bottom w:val="none" w:sz="0" w:space="0" w:color="auto"/>
                            <w:right w:val="none" w:sz="0" w:space="0" w:color="auto"/>
                          </w:divBdr>
                        </w:div>
                        <w:div w:id="1473257571">
                          <w:marLeft w:val="0"/>
                          <w:marRight w:val="0"/>
                          <w:marTop w:val="0"/>
                          <w:marBottom w:val="0"/>
                          <w:divBdr>
                            <w:top w:val="none" w:sz="0" w:space="0" w:color="auto"/>
                            <w:left w:val="none" w:sz="0" w:space="0" w:color="auto"/>
                            <w:bottom w:val="none" w:sz="0" w:space="0" w:color="auto"/>
                            <w:right w:val="none" w:sz="0" w:space="0" w:color="auto"/>
                          </w:divBdr>
                        </w:div>
                        <w:div w:id="1478255229">
                          <w:marLeft w:val="0"/>
                          <w:marRight w:val="0"/>
                          <w:marTop w:val="0"/>
                          <w:marBottom w:val="0"/>
                          <w:divBdr>
                            <w:top w:val="none" w:sz="0" w:space="0" w:color="auto"/>
                            <w:left w:val="none" w:sz="0" w:space="0" w:color="auto"/>
                            <w:bottom w:val="none" w:sz="0" w:space="0" w:color="auto"/>
                            <w:right w:val="none" w:sz="0" w:space="0" w:color="auto"/>
                          </w:divBdr>
                        </w:div>
                        <w:div w:id="1486555129">
                          <w:marLeft w:val="0"/>
                          <w:marRight w:val="0"/>
                          <w:marTop w:val="0"/>
                          <w:marBottom w:val="0"/>
                          <w:divBdr>
                            <w:top w:val="none" w:sz="0" w:space="0" w:color="auto"/>
                            <w:left w:val="none" w:sz="0" w:space="0" w:color="auto"/>
                            <w:bottom w:val="none" w:sz="0" w:space="0" w:color="auto"/>
                            <w:right w:val="none" w:sz="0" w:space="0" w:color="auto"/>
                          </w:divBdr>
                        </w:div>
                        <w:div w:id="1507477719">
                          <w:marLeft w:val="0"/>
                          <w:marRight w:val="0"/>
                          <w:marTop w:val="0"/>
                          <w:marBottom w:val="0"/>
                          <w:divBdr>
                            <w:top w:val="none" w:sz="0" w:space="0" w:color="auto"/>
                            <w:left w:val="none" w:sz="0" w:space="0" w:color="auto"/>
                            <w:bottom w:val="none" w:sz="0" w:space="0" w:color="auto"/>
                            <w:right w:val="none" w:sz="0" w:space="0" w:color="auto"/>
                          </w:divBdr>
                        </w:div>
                        <w:div w:id="1623421725">
                          <w:marLeft w:val="0"/>
                          <w:marRight w:val="0"/>
                          <w:marTop w:val="0"/>
                          <w:marBottom w:val="0"/>
                          <w:divBdr>
                            <w:top w:val="none" w:sz="0" w:space="0" w:color="auto"/>
                            <w:left w:val="none" w:sz="0" w:space="0" w:color="auto"/>
                            <w:bottom w:val="none" w:sz="0" w:space="0" w:color="auto"/>
                            <w:right w:val="none" w:sz="0" w:space="0" w:color="auto"/>
                          </w:divBdr>
                        </w:div>
                        <w:div w:id="1655528524">
                          <w:marLeft w:val="0"/>
                          <w:marRight w:val="0"/>
                          <w:marTop w:val="0"/>
                          <w:marBottom w:val="0"/>
                          <w:divBdr>
                            <w:top w:val="none" w:sz="0" w:space="0" w:color="auto"/>
                            <w:left w:val="none" w:sz="0" w:space="0" w:color="auto"/>
                            <w:bottom w:val="none" w:sz="0" w:space="0" w:color="auto"/>
                            <w:right w:val="none" w:sz="0" w:space="0" w:color="auto"/>
                          </w:divBdr>
                        </w:div>
                        <w:div w:id="1694577258">
                          <w:marLeft w:val="0"/>
                          <w:marRight w:val="0"/>
                          <w:marTop w:val="0"/>
                          <w:marBottom w:val="0"/>
                          <w:divBdr>
                            <w:top w:val="none" w:sz="0" w:space="0" w:color="auto"/>
                            <w:left w:val="none" w:sz="0" w:space="0" w:color="auto"/>
                            <w:bottom w:val="none" w:sz="0" w:space="0" w:color="auto"/>
                            <w:right w:val="none" w:sz="0" w:space="0" w:color="auto"/>
                          </w:divBdr>
                        </w:div>
                        <w:div w:id="1800418878">
                          <w:marLeft w:val="0"/>
                          <w:marRight w:val="0"/>
                          <w:marTop w:val="0"/>
                          <w:marBottom w:val="0"/>
                          <w:divBdr>
                            <w:top w:val="none" w:sz="0" w:space="0" w:color="auto"/>
                            <w:left w:val="none" w:sz="0" w:space="0" w:color="auto"/>
                            <w:bottom w:val="none" w:sz="0" w:space="0" w:color="auto"/>
                            <w:right w:val="none" w:sz="0" w:space="0" w:color="auto"/>
                          </w:divBdr>
                        </w:div>
                        <w:div w:id="1877114875">
                          <w:marLeft w:val="0"/>
                          <w:marRight w:val="0"/>
                          <w:marTop w:val="0"/>
                          <w:marBottom w:val="0"/>
                          <w:divBdr>
                            <w:top w:val="none" w:sz="0" w:space="0" w:color="auto"/>
                            <w:left w:val="none" w:sz="0" w:space="0" w:color="auto"/>
                            <w:bottom w:val="none" w:sz="0" w:space="0" w:color="auto"/>
                            <w:right w:val="none" w:sz="0" w:space="0" w:color="auto"/>
                          </w:divBdr>
                        </w:div>
                        <w:div w:id="1881046424">
                          <w:marLeft w:val="0"/>
                          <w:marRight w:val="0"/>
                          <w:marTop w:val="0"/>
                          <w:marBottom w:val="0"/>
                          <w:divBdr>
                            <w:top w:val="none" w:sz="0" w:space="0" w:color="auto"/>
                            <w:left w:val="none" w:sz="0" w:space="0" w:color="auto"/>
                            <w:bottom w:val="none" w:sz="0" w:space="0" w:color="auto"/>
                            <w:right w:val="none" w:sz="0" w:space="0" w:color="auto"/>
                          </w:divBdr>
                        </w:div>
                        <w:div w:id="1925332926">
                          <w:marLeft w:val="0"/>
                          <w:marRight w:val="0"/>
                          <w:marTop w:val="0"/>
                          <w:marBottom w:val="0"/>
                          <w:divBdr>
                            <w:top w:val="none" w:sz="0" w:space="0" w:color="auto"/>
                            <w:left w:val="none" w:sz="0" w:space="0" w:color="auto"/>
                            <w:bottom w:val="none" w:sz="0" w:space="0" w:color="auto"/>
                            <w:right w:val="none" w:sz="0" w:space="0" w:color="auto"/>
                          </w:divBdr>
                        </w:div>
                        <w:div w:id="1927570469">
                          <w:marLeft w:val="0"/>
                          <w:marRight w:val="0"/>
                          <w:marTop w:val="0"/>
                          <w:marBottom w:val="0"/>
                          <w:divBdr>
                            <w:top w:val="none" w:sz="0" w:space="0" w:color="auto"/>
                            <w:left w:val="none" w:sz="0" w:space="0" w:color="auto"/>
                            <w:bottom w:val="none" w:sz="0" w:space="0" w:color="auto"/>
                            <w:right w:val="none" w:sz="0" w:space="0" w:color="auto"/>
                          </w:divBdr>
                        </w:div>
                        <w:div w:id="1950971684">
                          <w:marLeft w:val="0"/>
                          <w:marRight w:val="0"/>
                          <w:marTop w:val="0"/>
                          <w:marBottom w:val="0"/>
                          <w:divBdr>
                            <w:top w:val="none" w:sz="0" w:space="0" w:color="auto"/>
                            <w:left w:val="none" w:sz="0" w:space="0" w:color="auto"/>
                            <w:bottom w:val="none" w:sz="0" w:space="0" w:color="auto"/>
                            <w:right w:val="none" w:sz="0" w:space="0" w:color="auto"/>
                          </w:divBdr>
                        </w:div>
                        <w:div w:id="1985886241">
                          <w:marLeft w:val="0"/>
                          <w:marRight w:val="0"/>
                          <w:marTop w:val="0"/>
                          <w:marBottom w:val="0"/>
                          <w:divBdr>
                            <w:top w:val="none" w:sz="0" w:space="0" w:color="auto"/>
                            <w:left w:val="none" w:sz="0" w:space="0" w:color="auto"/>
                            <w:bottom w:val="none" w:sz="0" w:space="0" w:color="auto"/>
                            <w:right w:val="none" w:sz="0" w:space="0" w:color="auto"/>
                          </w:divBdr>
                        </w:div>
                        <w:div w:id="2008094960">
                          <w:marLeft w:val="0"/>
                          <w:marRight w:val="0"/>
                          <w:marTop w:val="0"/>
                          <w:marBottom w:val="0"/>
                          <w:divBdr>
                            <w:top w:val="none" w:sz="0" w:space="0" w:color="auto"/>
                            <w:left w:val="none" w:sz="0" w:space="0" w:color="auto"/>
                            <w:bottom w:val="none" w:sz="0" w:space="0" w:color="auto"/>
                            <w:right w:val="none" w:sz="0" w:space="0" w:color="auto"/>
                          </w:divBdr>
                        </w:div>
                        <w:div w:id="2032026375">
                          <w:marLeft w:val="0"/>
                          <w:marRight w:val="0"/>
                          <w:marTop w:val="0"/>
                          <w:marBottom w:val="0"/>
                          <w:divBdr>
                            <w:top w:val="none" w:sz="0" w:space="0" w:color="auto"/>
                            <w:left w:val="none" w:sz="0" w:space="0" w:color="auto"/>
                            <w:bottom w:val="none" w:sz="0" w:space="0" w:color="auto"/>
                            <w:right w:val="none" w:sz="0" w:space="0" w:color="auto"/>
                          </w:divBdr>
                        </w:div>
                        <w:div w:id="203957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720372">
          <w:marLeft w:val="0"/>
          <w:marRight w:val="0"/>
          <w:marTop w:val="0"/>
          <w:marBottom w:val="0"/>
          <w:divBdr>
            <w:top w:val="none" w:sz="0" w:space="0" w:color="auto"/>
            <w:left w:val="none" w:sz="0" w:space="0" w:color="auto"/>
            <w:bottom w:val="none" w:sz="0" w:space="0" w:color="auto"/>
            <w:right w:val="none" w:sz="0" w:space="0" w:color="auto"/>
          </w:divBdr>
          <w:divsChild>
            <w:div w:id="221333866">
              <w:marLeft w:val="60"/>
              <w:marRight w:val="0"/>
              <w:marTop w:val="0"/>
              <w:marBottom w:val="0"/>
              <w:divBdr>
                <w:top w:val="none" w:sz="0" w:space="0" w:color="auto"/>
                <w:left w:val="none" w:sz="0" w:space="0" w:color="auto"/>
                <w:bottom w:val="none" w:sz="0" w:space="0" w:color="auto"/>
                <w:right w:val="none" w:sz="0" w:space="0" w:color="auto"/>
              </w:divBdr>
            </w:div>
            <w:div w:id="231623267">
              <w:marLeft w:val="300"/>
              <w:marRight w:val="0"/>
              <w:marTop w:val="0"/>
              <w:marBottom w:val="0"/>
              <w:divBdr>
                <w:top w:val="none" w:sz="0" w:space="0" w:color="auto"/>
                <w:left w:val="none" w:sz="0" w:space="0" w:color="auto"/>
                <w:bottom w:val="none" w:sz="0" w:space="0" w:color="auto"/>
                <w:right w:val="none" w:sz="0" w:space="0" w:color="auto"/>
              </w:divBdr>
            </w:div>
            <w:div w:id="1145581261">
              <w:marLeft w:val="0"/>
              <w:marRight w:val="0"/>
              <w:marTop w:val="0"/>
              <w:marBottom w:val="0"/>
              <w:divBdr>
                <w:top w:val="none" w:sz="0" w:space="0" w:color="auto"/>
                <w:left w:val="none" w:sz="0" w:space="0" w:color="auto"/>
                <w:bottom w:val="none" w:sz="0" w:space="0" w:color="auto"/>
                <w:right w:val="none" w:sz="0" w:space="0" w:color="auto"/>
              </w:divBdr>
            </w:div>
            <w:div w:id="1614940511">
              <w:marLeft w:val="300"/>
              <w:marRight w:val="0"/>
              <w:marTop w:val="0"/>
              <w:marBottom w:val="0"/>
              <w:divBdr>
                <w:top w:val="none" w:sz="0" w:space="0" w:color="auto"/>
                <w:left w:val="none" w:sz="0" w:space="0" w:color="auto"/>
                <w:bottom w:val="none" w:sz="0" w:space="0" w:color="auto"/>
                <w:right w:val="none" w:sz="0" w:space="0" w:color="auto"/>
              </w:divBdr>
            </w:div>
            <w:div w:id="208275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8940">
      <w:bodyDiv w:val="1"/>
      <w:marLeft w:val="0"/>
      <w:marRight w:val="0"/>
      <w:marTop w:val="0"/>
      <w:marBottom w:val="0"/>
      <w:divBdr>
        <w:top w:val="none" w:sz="0" w:space="0" w:color="auto"/>
        <w:left w:val="none" w:sz="0" w:space="0" w:color="auto"/>
        <w:bottom w:val="none" w:sz="0" w:space="0" w:color="auto"/>
        <w:right w:val="none" w:sz="0" w:space="0" w:color="auto"/>
      </w:divBdr>
      <w:divsChild>
        <w:div w:id="190847263">
          <w:marLeft w:val="0"/>
          <w:marRight w:val="0"/>
          <w:marTop w:val="0"/>
          <w:marBottom w:val="0"/>
          <w:divBdr>
            <w:top w:val="none" w:sz="0" w:space="0" w:color="auto"/>
            <w:left w:val="none" w:sz="0" w:space="0" w:color="auto"/>
            <w:bottom w:val="none" w:sz="0" w:space="0" w:color="auto"/>
            <w:right w:val="none" w:sz="0" w:space="0" w:color="auto"/>
          </w:divBdr>
        </w:div>
        <w:div w:id="1610702361">
          <w:marLeft w:val="0"/>
          <w:marRight w:val="0"/>
          <w:marTop w:val="0"/>
          <w:marBottom w:val="0"/>
          <w:divBdr>
            <w:top w:val="none" w:sz="0" w:space="0" w:color="auto"/>
            <w:left w:val="none" w:sz="0" w:space="0" w:color="auto"/>
            <w:bottom w:val="none" w:sz="0" w:space="0" w:color="auto"/>
            <w:right w:val="none" w:sz="0" w:space="0" w:color="auto"/>
          </w:divBdr>
          <w:divsChild>
            <w:div w:id="1778718988">
              <w:marLeft w:val="0"/>
              <w:marRight w:val="0"/>
              <w:marTop w:val="0"/>
              <w:marBottom w:val="0"/>
              <w:divBdr>
                <w:top w:val="none" w:sz="0" w:space="0" w:color="auto"/>
                <w:left w:val="none" w:sz="0" w:space="0" w:color="auto"/>
                <w:bottom w:val="none" w:sz="0" w:space="0" w:color="auto"/>
                <w:right w:val="none" w:sz="0" w:space="0" w:color="auto"/>
              </w:divBdr>
              <w:divsChild>
                <w:div w:id="12926585">
                  <w:marLeft w:val="0"/>
                  <w:marRight w:val="0"/>
                  <w:marTop w:val="0"/>
                  <w:marBottom w:val="0"/>
                  <w:divBdr>
                    <w:top w:val="none" w:sz="0" w:space="0" w:color="auto"/>
                    <w:left w:val="none" w:sz="0" w:space="0" w:color="auto"/>
                    <w:bottom w:val="none" w:sz="0" w:space="0" w:color="auto"/>
                    <w:right w:val="none" w:sz="0" w:space="0" w:color="auto"/>
                  </w:divBdr>
                </w:div>
                <w:div w:id="303657975">
                  <w:marLeft w:val="0"/>
                  <w:marRight w:val="0"/>
                  <w:marTop w:val="0"/>
                  <w:marBottom w:val="0"/>
                  <w:divBdr>
                    <w:top w:val="none" w:sz="0" w:space="0" w:color="auto"/>
                    <w:left w:val="none" w:sz="0" w:space="0" w:color="auto"/>
                    <w:bottom w:val="none" w:sz="0" w:space="0" w:color="auto"/>
                    <w:right w:val="none" w:sz="0" w:space="0" w:color="auto"/>
                  </w:divBdr>
                </w:div>
                <w:div w:id="977613583">
                  <w:marLeft w:val="0"/>
                  <w:marRight w:val="0"/>
                  <w:marTop w:val="0"/>
                  <w:marBottom w:val="0"/>
                  <w:divBdr>
                    <w:top w:val="none" w:sz="0" w:space="0" w:color="auto"/>
                    <w:left w:val="none" w:sz="0" w:space="0" w:color="auto"/>
                    <w:bottom w:val="none" w:sz="0" w:space="0" w:color="auto"/>
                    <w:right w:val="none" w:sz="0" w:space="0" w:color="auto"/>
                  </w:divBdr>
                </w:div>
                <w:div w:id="1047219399">
                  <w:marLeft w:val="0"/>
                  <w:marRight w:val="0"/>
                  <w:marTop w:val="0"/>
                  <w:marBottom w:val="0"/>
                  <w:divBdr>
                    <w:top w:val="none" w:sz="0" w:space="0" w:color="auto"/>
                    <w:left w:val="none" w:sz="0" w:space="0" w:color="auto"/>
                    <w:bottom w:val="none" w:sz="0" w:space="0" w:color="auto"/>
                    <w:right w:val="none" w:sz="0" w:space="0" w:color="auto"/>
                  </w:divBdr>
                </w:div>
                <w:div w:id="1094322533">
                  <w:marLeft w:val="0"/>
                  <w:marRight w:val="0"/>
                  <w:marTop w:val="0"/>
                  <w:marBottom w:val="0"/>
                  <w:divBdr>
                    <w:top w:val="none" w:sz="0" w:space="0" w:color="auto"/>
                    <w:left w:val="none" w:sz="0" w:space="0" w:color="auto"/>
                    <w:bottom w:val="none" w:sz="0" w:space="0" w:color="auto"/>
                    <w:right w:val="none" w:sz="0" w:space="0" w:color="auto"/>
                  </w:divBdr>
                  <w:divsChild>
                    <w:div w:id="87819824">
                      <w:marLeft w:val="0"/>
                      <w:marRight w:val="0"/>
                      <w:marTop w:val="0"/>
                      <w:marBottom w:val="0"/>
                      <w:divBdr>
                        <w:top w:val="none" w:sz="0" w:space="0" w:color="auto"/>
                        <w:left w:val="none" w:sz="0" w:space="0" w:color="auto"/>
                        <w:bottom w:val="none" w:sz="0" w:space="0" w:color="auto"/>
                        <w:right w:val="none" w:sz="0" w:space="0" w:color="auto"/>
                      </w:divBdr>
                    </w:div>
                    <w:div w:id="120266997">
                      <w:marLeft w:val="0"/>
                      <w:marRight w:val="0"/>
                      <w:marTop w:val="0"/>
                      <w:marBottom w:val="0"/>
                      <w:divBdr>
                        <w:top w:val="none" w:sz="0" w:space="0" w:color="auto"/>
                        <w:left w:val="none" w:sz="0" w:space="0" w:color="auto"/>
                        <w:bottom w:val="none" w:sz="0" w:space="0" w:color="auto"/>
                        <w:right w:val="none" w:sz="0" w:space="0" w:color="auto"/>
                      </w:divBdr>
                    </w:div>
                    <w:div w:id="372731783">
                      <w:marLeft w:val="0"/>
                      <w:marRight w:val="0"/>
                      <w:marTop w:val="0"/>
                      <w:marBottom w:val="0"/>
                      <w:divBdr>
                        <w:top w:val="none" w:sz="0" w:space="0" w:color="auto"/>
                        <w:left w:val="none" w:sz="0" w:space="0" w:color="auto"/>
                        <w:bottom w:val="none" w:sz="0" w:space="0" w:color="auto"/>
                        <w:right w:val="none" w:sz="0" w:space="0" w:color="auto"/>
                      </w:divBdr>
                    </w:div>
                    <w:div w:id="448595288">
                      <w:marLeft w:val="0"/>
                      <w:marRight w:val="0"/>
                      <w:marTop w:val="0"/>
                      <w:marBottom w:val="0"/>
                      <w:divBdr>
                        <w:top w:val="none" w:sz="0" w:space="0" w:color="auto"/>
                        <w:left w:val="none" w:sz="0" w:space="0" w:color="auto"/>
                        <w:bottom w:val="none" w:sz="0" w:space="0" w:color="auto"/>
                        <w:right w:val="none" w:sz="0" w:space="0" w:color="auto"/>
                      </w:divBdr>
                    </w:div>
                    <w:div w:id="678318109">
                      <w:marLeft w:val="0"/>
                      <w:marRight w:val="0"/>
                      <w:marTop w:val="0"/>
                      <w:marBottom w:val="0"/>
                      <w:divBdr>
                        <w:top w:val="none" w:sz="0" w:space="0" w:color="auto"/>
                        <w:left w:val="none" w:sz="0" w:space="0" w:color="auto"/>
                        <w:bottom w:val="none" w:sz="0" w:space="0" w:color="auto"/>
                        <w:right w:val="none" w:sz="0" w:space="0" w:color="auto"/>
                      </w:divBdr>
                    </w:div>
                    <w:div w:id="682367751">
                      <w:marLeft w:val="0"/>
                      <w:marRight w:val="0"/>
                      <w:marTop w:val="0"/>
                      <w:marBottom w:val="0"/>
                      <w:divBdr>
                        <w:top w:val="none" w:sz="0" w:space="0" w:color="auto"/>
                        <w:left w:val="none" w:sz="0" w:space="0" w:color="auto"/>
                        <w:bottom w:val="none" w:sz="0" w:space="0" w:color="auto"/>
                        <w:right w:val="none" w:sz="0" w:space="0" w:color="auto"/>
                      </w:divBdr>
                    </w:div>
                    <w:div w:id="1535270322">
                      <w:marLeft w:val="0"/>
                      <w:marRight w:val="0"/>
                      <w:marTop w:val="0"/>
                      <w:marBottom w:val="0"/>
                      <w:divBdr>
                        <w:top w:val="none" w:sz="0" w:space="0" w:color="auto"/>
                        <w:left w:val="none" w:sz="0" w:space="0" w:color="auto"/>
                        <w:bottom w:val="none" w:sz="0" w:space="0" w:color="auto"/>
                        <w:right w:val="none" w:sz="0" w:space="0" w:color="auto"/>
                      </w:divBdr>
                    </w:div>
                    <w:div w:id="1571770363">
                      <w:marLeft w:val="0"/>
                      <w:marRight w:val="0"/>
                      <w:marTop w:val="0"/>
                      <w:marBottom w:val="0"/>
                      <w:divBdr>
                        <w:top w:val="none" w:sz="0" w:space="0" w:color="auto"/>
                        <w:left w:val="none" w:sz="0" w:space="0" w:color="auto"/>
                        <w:bottom w:val="none" w:sz="0" w:space="0" w:color="auto"/>
                        <w:right w:val="none" w:sz="0" w:space="0" w:color="auto"/>
                      </w:divBdr>
                    </w:div>
                    <w:div w:id="1774471767">
                      <w:marLeft w:val="0"/>
                      <w:marRight w:val="0"/>
                      <w:marTop w:val="0"/>
                      <w:marBottom w:val="0"/>
                      <w:divBdr>
                        <w:top w:val="none" w:sz="0" w:space="0" w:color="auto"/>
                        <w:left w:val="none" w:sz="0" w:space="0" w:color="auto"/>
                        <w:bottom w:val="none" w:sz="0" w:space="0" w:color="auto"/>
                        <w:right w:val="none" w:sz="0" w:space="0" w:color="auto"/>
                      </w:divBdr>
                    </w:div>
                    <w:div w:id="1850831224">
                      <w:marLeft w:val="0"/>
                      <w:marRight w:val="0"/>
                      <w:marTop w:val="0"/>
                      <w:marBottom w:val="0"/>
                      <w:divBdr>
                        <w:top w:val="none" w:sz="0" w:space="0" w:color="auto"/>
                        <w:left w:val="none" w:sz="0" w:space="0" w:color="auto"/>
                        <w:bottom w:val="none" w:sz="0" w:space="0" w:color="auto"/>
                        <w:right w:val="none" w:sz="0" w:space="0" w:color="auto"/>
                      </w:divBdr>
                    </w:div>
                    <w:div w:id="210449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255720">
      <w:bodyDiv w:val="1"/>
      <w:marLeft w:val="0"/>
      <w:marRight w:val="0"/>
      <w:marTop w:val="0"/>
      <w:marBottom w:val="0"/>
      <w:divBdr>
        <w:top w:val="none" w:sz="0" w:space="0" w:color="auto"/>
        <w:left w:val="none" w:sz="0" w:space="0" w:color="auto"/>
        <w:bottom w:val="none" w:sz="0" w:space="0" w:color="auto"/>
        <w:right w:val="none" w:sz="0" w:space="0" w:color="auto"/>
      </w:divBdr>
    </w:div>
    <w:div w:id="212503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3.xml"/><Relationship Id="rId26" Type="http://schemas.openxmlformats.org/officeDocument/2006/relationships/hyperlink" Target="https://www.datacamp.com/community/tutorials/k-nearest-neighbor-classification-scikit-learn" TargetMode="External"/><Relationship Id="rId39" Type="http://schemas.openxmlformats.org/officeDocument/2006/relationships/hyperlink" Target="https://machinelearningmastery.com/bayes-theorem-for-machine-learning/" TargetMode="External"/><Relationship Id="rId21" Type="http://schemas.openxmlformats.org/officeDocument/2006/relationships/image" Target="media/image9.png"/><Relationship Id="rId34" Type="http://schemas.openxmlformats.org/officeDocument/2006/relationships/hyperlink" Target="https://fbref.com/en/comps/9/Premier-League-Stats" TargetMode="External"/><Relationship Id="rId42" Type="http://schemas.openxmlformats.org/officeDocument/2006/relationships/hyperlink" Target="https://machinelearningmastery.com/implement-random-forest-scratch-python/" TargetMode="External"/><Relationship Id="rId47" Type="http://schemas.openxmlformats.org/officeDocument/2006/relationships/hyperlink" Target="https://towardsdatascience.com/betting-on-the-english-premier-league-making-money-with-machine-learning-fb6938760c64" TargetMode="External"/><Relationship Id="rId50" Type="http://schemas.openxmlformats.org/officeDocument/2006/relationships/hyperlink" Target="https://learn2.open.ac.uk/mod/oucontent/view.php?id=1557365" TargetMode="External"/><Relationship Id="rId55" Type="http://schemas.openxmlformats.org/officeDocument/2006/relationships/hyperlink" Target="https://www.gov.uk/data-protection"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hyperlink" Target="https://monkeylearn.com/blog/introduction-to-support-vector-machines-svm/"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data-flair.training/blogs/machine-learning-algorithms-in-python/" TargetMode="External"/><Relationship Id="rId37" Type="http://schemas.openxmlformats.org/officeDocument/2006/relationships/hyperlink" Target="https://medium.com/@hjhuney/implementing-a-random-forest-classification-model-in-python-583891c99652" TargetMode="External"/><Relationship Id="rId40" Type="http://schemas.openxmlformats.org/officeDocument/2006/relationships/hyperlink" Target="https://machinelearningmastery.com/naive-bayes-classifier-scratch-python/" TargetMode="External"/><Relationship Id="rId45" Type="http://schemas.openxmlformats.org/officeDocument/2006/relationships/hyperlink" Target="https://scikit-learn.org/stable/modules/svm.html" TargetMode="External"/><Relationship Id="rId53" Type="http://schemas.openxmlformats.org/officeDocument/2006/relationships/hyperlink" Target="https://learn2.open.ac.uk/mod/oucontent/view.php?id=1184585" TargetMode="External"/><Relationship Id="rId58" Type="http://schemas.openxmlformats.org/officeDocument/2006/relationships/hyperlink" Target="https://www.gov.uk/copyright" TargetMode="External"/><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www.datacamp.com/community/tutorials/svm-classification-scikit-learn-python" TargetMode="External"/><Relationship Id="rId30" Type="http://schemas.openxmlformats.org/officeDocument/2006/relationships/hyperlink" Target="https://towardsdatascience.com/support-vector-machine-python-example-d67d9b63f1c8" TargetMode="External"/><Relationship Id="rId35" Type="http://schemas.openxmlformats.org/officeDocument/2006/relationships/hyperlink" Target="http://www.football-data.co.uk/englandm.php" TargetMode="External"/><Relationship Id="rId43" Type="http://schemas.openxmlformats.org/officeDocument/2006/relationships/hyperlink" Target="https://machinelearningmastery.com/implement-decision-tree-scratch-python/" TargetMode="External"/><Relationship Id="rId48" Type="http://schemas.openxmlformats.org/officeDocument/2006/relationships/hyperlink" Target="https://dataaspirant.com/2017/05/22/random-forest-algorithm-machine-learing/" TargetMode="External"/><Relationship Id="rId56" Type="http://schemas.openxmlformats.org/officeDocument/2006/relationships/hyperlink" Target="https://www.gov.uk/guidance/equality-act-2010-guidance"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learn2.open.ac.uk/mod/oucontent/view.php?id=1349974&amp;section=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towardsdatascience.com/introduction-to-naive-bayes-classification-4cffabb1ae54" TargetMode="External"/><Relationship Id="rId38" Type="http://schemas.openxmlformats.org/officeDocument/2006/relationships/hyperlink" Target="https://jakevdp.github.io/PythonDataScienceHandbook/05.08-random-forests.html" TargetMode="External"/><Relationship Id="rId46" Type="http://schemas.openxmlformats.org/officeDocument/2006/relationships/hyperlink" Target="https://scikit-learn.org/stable/modules/neighbors.html" TargetMode="External"/><Relationship Id="rId59" Type="http://schemas.openxmlformats.org/officeDocument/2006/relationships/hyperlink" Target="https://medium.com/existek/sdlc-models-explained-agile-waterfall-v-shaped-iterative-spiral-e3f012f390c5" TargetMode="External"/><Relationship Id="rId20" Type="http://schemas.openxmlformats.org/officeDocument/2006/relationships/image" Target="media/image8.png"/><Relationship Id="rId41" Type="http://schemas.openxmlformats.org/officeDocument/2006/relationships/hyperlink" Target="https://machinelearningmastery.com/tutorial-to-implement-k-nearest-neighbors-in-python-from-scratch/" TargetMode="External"/><Relationship Id="rId54" Type="http://schemas.openxmlformats.org/officeDocument/2006/relationships/hyperlink" Target="https://towardsdatascience.com/o-jogo-bonito-predicting-the-premier-league-with-a-random-model-1b02fa3a7e5a"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hyperlink" Target="https://cdn.bcs.org/bcs-org-media/2211/bcs-code-of-conduct.pdf" TargetMode="External"/><Relationship Id="rId36" Type="http://schemas.openxmlformats.org/officeDocument/2006/relationships/hyperlink" Target="https://ico.org.uk/for-organisations/guide-to-freedom-of-information/what-is-the-foi-act/" TargetMode="External"/><Relationship Id="rId49" Type="http://schemas.openxmlformats.org/officeDocument/2006/relationships/hyperlink" Target="https://medium.com/@Synced/how-random-forest-algorithm-works-in-machine-learning-3c0fe15b6674" TargetMode="External"/><Relationship Id="rId57" Type="http://schemas.openxmlformats.org/officeDocument/2006/relationships/hyperlink" Target="http://www.legislation.gov.uk/ukpga/1990/18" TargetMode="External"/><Relationship Id="rId10" Type="http://schemas.openxmlformats.org/officeDocument/2006/relationships/image" Target="media/image1.png"/><Relationship Id="rId31" Type="http://schemas.openxmlformats.org/officeDocument/2006/relationships/hyperlink" Target="https://towardsdatascience.com/k-nearest-neighbor-python-2fccc47d2a55" TargetMode="External"/><Relationship Id="rId44" Type="http://schemas.openxmlformats.org/officeDocument/2006/relationships/hyperlink" Target="https://pdfs.semanticscholar.org/caff/950b0efc8f23e17e7de171d8836c8dfa1044.pdf" TargetMode="External"/><Relationship Id="rId52" Type="http://schemas.openxmlformats.org/officeDocument/2006/relationships/hyperlink" Target="https://learn2.open.ac.uk/mod/oucontent/view.php?id=1349975&amp;section=2.2" TargetMode="External"/><Relationship Id="rId60" Type="http://schemas.openxmlformats.org/officeDocument/2006/relationships/hyperlink" Target="https://towardsdatascience.com/an-implementation-and-explanation-of-the-random-forest-in-python-77bf308a9b76" TargetMode="External"/><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E:\Code\Dev\Python\Projects\UniProject\algorithm%20results\random_forest\random_forest_full_training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Code\Dev\Python\Projects\UniProject\algorithm%20results\random_forest\random_forest_full_training_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Code\Dev\Python\Projects\UniProject\algorithm%20results\knn\knn_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Movement of thresholds for the Random</a:t>
            </a:r>
            <a:r>
              <a:rPr lang="en-GB" baseline="0"/>
              <a:t> Forest algorithm</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Sheet1!$D$1</c:f>
              <c:strCache>
                <c:ptCount val="1"/>
                <c:pt idx="0">
                  <c:v>win</c:v>
                </c:pt>
              </c:strCache>
            </c:strRef>
          </c:tx>
          <c:spPr>
            <a:ln w="28575" cap="rnd">
              <a:solidFill>
                <a:schemeClr val="accent1"/>
              </a:solidFill>
              <a:round/>
            </a:ln>
            <a:effectLst/>
          </c:spPr>
          <c:marker>
            <c:symbol val="none"/>
          </c:marker>
          <c:val>
            <c:numRef>
              <c:f>Sheet1!$D$2:$D$5001</c:f>
              <c:numCache>
                <c:formatCode>General</c:formatCode>
                <c:ptCount val="5000"/>
                <c:pt idx="0">
                  <c:v>1.7453000000000001</c:v>
                </c:pt>
                <c:pt idx="1">
                  <c:v>1.7573000000000001</c:v>
                </c:pt>
                <c:pt idx="2">
                  <c:v>1.7386999999999999</c:v>
                </c:pt>
                <c:pt idx="3">
                  <c:v>1.7405999999999999</c:v>
                </c:pt>
                <c:pt idx="4">
                  <c:v>1.7387999999999999</c:v>
                </c:pt>
                <c:pt idx="5">
                  <c:v>1.7549999999999999</c:v>
                </c:pt>
                <c:pt idx="6">
                  <c:v>1.7518</c:v>
                </c:pt>
                <c:pt idx="7">
                  <c:v>1.746</c:v>
                </c:pt>
                <c:pt idx="8">
                  <c:v>1.7333000000000001</c:v>
                </c:pt>
                <c:pt idx="9">
                  <c:v>1.7430000000000001</c:v>
                </c:pt>
                <c:pt idx="10">
                  <c:v>1.7444</c:v>
                </c:pt>
                <c:pt idx="11">
                  <c:v>1.7518</c:v>
                </c:pt>
                <c:pt idx="12">
                  <c:v>1.7411000000000001</c:v>
                </c:pt>
                <c:pt idx="13">
                  <c:v>1.7424999999999999</c:v>
                </c:pt>
                <c:pt idx="14">
                  <c:v>1.7224999999999999</c:v>
                </c:pt>
                <c:pt idx="15">
                  <c:v>1.7303999999999999</c:v>
                </c:pt>
                <c:pt idx="16">
                  <c:v>1.7395</c:v>
                </c:pt>
                <c:pt idx="17">
                  <c:v>1.7255</c:v>
                </c:pt>
                <c:pt idx="18">
                  <c:v>1.7512000000000001</c:v>
                </c:pt>
                <c:pt idx="19">
                  <c:v>1.7362</c:v>
                </c:pt>
                <c:pt idx="20">
                  <c:v>1.7210000000000001</c:v>
                </c:pt>
                <c:pt idx="21">
                  <c:v>1.7363</c:v>
                </c:pt>
                <c:pt idx="22">
                  <c:v>1.7296</c:v>
                </c:pt>
                <c:pt idx="23">
                  <c:v>1.7398</c:v>
                </c:pt>
                <c:pt idx="24">
                  <c:v>1.7393000000000001</c:v>
                </c:pt>
                <c:pt idx="25">
                  <c:v>1.7451000000000001</c:v>
                </c:pt>
                <c:pt idx="26">
                  <c:v>1.7533000000000001</c:v>
                </c:pt>
                <c:pt idx="27">
                  <c:v>1.7552000000000001</c:v>
                </c:pt>
                <c:pt idx="28">
                  <c:v>1.7524999999999999</c:v>
                </c:pt>
                <c:pt idx="29">
                  <c:v>1.7555000000000001</c:v>
                </c:pt>
                <c:pt idx="30">
                  <c:v>1.7603</c:v>
                </c:pt>
                <c:pt idx="31">
                  <c:v>1.7644</c:v>
                </c:pt>
                <c:pt idx="32">
                  <c:v>1.7595000000000001</c:v>
                </c:pt>
                <c:pt idx="33">
                  <c:v>1.7636000000000001</c:v>
                </c:pt>
                <c:pt idx="34">
                  <c:v>1.7662</c:v>
                </c:pt>
                <c:pt idx="35">
                  <c:v>1.7732000000000001</c:v>
                </c:pt>
                <c:pt idx="36">
                  <c:v>1.7585999999999999</c:v>
                </c:pt>
                <c:pt idx="37">
                  <c:v>1.7705</c:v>
                </c:pt>
                <c:pt idx="38">
                  <c:v>1.7569999999999999</c:v>
                </c:pt>
                <c:pt idx="39">
                  <c:v>1.7549999999999999</c:v>
                </c:pt>
                <c:pt idx="40">
                  <c:v>1.7625</c:v>
                </c:pt>
                <c:pt idx="41">
                  <c:v>1.7642</c:v>
                </c:pt>
                <c:pt idx="42">
                  <c:v>1.7553000000000001</c:v>
                </c:pt>
                <c:pt idx="43">
                  <c:v>1.7612000000000001</c:v>
                </c:pt>
                <c:pt idx="44">
                  <c:v>1.75</c:v>
                </c:pt>
                <c:pt idx="45">
                  <c:v>1.7411000000000001</c:v>
                </c:pt>
                <c:pt idx="46">
                  <c:v>1.7667999999999999</c:v>
                </c:pt>
                <c:pt idx="47">
                  <c:v>1.7421</c:v>
                </c:pt>
                <c:pt idx="48">
                  <c:v>1.7410000000000001</c:v>
                </c:pt>
                <c:pt idx="49">
                  <c:v>1.7477</c:v>
                </c:pt>
                <c:pt idx="50">
                  <c:v>1.7490000000000001</c:v>
                </c:pt>
                <c:pt idx="51">
                  <c:v>1.7573000000000001</c:v>
                </c:pt>
                <c:pt idx="52">
                  <c:v>1.7402</c:v>
                </c:pt>
                <c:pt idx="53">
                  <c:v>1.75</c:v>
                </c:pt>
                <c:pt idx="54">
                  <c:v>1.7425999999999999</c:v>
                </c:pt>
                <c:pt idx="55">
                  <c:v>1.7448999999999999</c:v>
                </c:pt>
                <c:pt idx="56">
                  <c:v>1.7427999999999999</c:v>
                </c:pt>
                <c:pt idx="57">
                  <c:v>1.7363</c:v>
                </c:pt>
                <c:pt idx="58">
                  <c:v>1.7507999999999999</c:v>
                </c:pt>
                <c:pt idx="59">
                  <c:v>1.7665</c:v>
                </c:pt>
                <c:pt idx="60">
                  <c:v>1.7607999999999999</c:v>
                </c:pt>
                <c:pt idx="61">
                  <c:v>1.7538</c:v>
                </c:pt>
                <c:pt idx="62">
                  <c:v>1.7617</c:v>
                </c:pt>
                <c:pt idx="63">
                  <c:v>1.7536</c:v>
                </c:pt>
                <c:pt idx="64">
                  <c:v>1.7513000000000001</c:v>
                </c:pt>
                <c:pt idx="65">
                  <c:v>1.7419</c:v>
                </c:pt>
                <c:pt idx="66">
                  <c:v>1.7211000000000001</c:v>
                </c:pt>
                <c:pt idx="67">
                  <c:v>1.7275</c:v>
                </c:pt>
                <c:pt idx="68">
                  <c:v>1.7452000000000001</c:v>
                </c:pt>
                <c:pt idx="69">
                  <c:v>1.7465999999999999</c:v>
                </c:pt>
                <c:pt idx="70">
                  <c:v>1.7491000000000001</c:v>
                </c:pt>
                <c:pt idx="71">
                  <c:v>1.7557</c:v>
                </c:pt>
                <c:pt idx="72">
                  <c:v>1.7592000000000001</c:v>
                </c:pt>
                <c:pt idx="73">
                  <c:v>1.7475000000000001</c:v>
                </c:pt>
                <c:pt idx="74">
                  <c:v>1.7428999999999999</c:v>
                </c:pt>
                <c:pt idx="75">
                  <c:v>1.7327999999999999</c:v>
                </c:pt>
                <c:pt idx="76">
                  <c:v>1.7141</c:v>
                </c:pt>
                <c:pt idx="77">
                  <c:v>1.7403</c:v>
                </c:pt>
                <c:pt idx="78">
                  <c:v>1.74</c:v>
                </c:pt>
                <c:pt idx="79">
                  <c:v>1.7317</c:v>
                </c:pt>
                <c:pt idx="80">
                  <c:v>1.73</c:v>
                </c:pt>
                <c:pt idx="81">
                  <c:v>1.7398</c:v>
                </c:pt>
                <c:pt idx="82">
                  <c:v>1.7379</c:v>
                </c:pt>
                <c:pt idx="83">
                  <c:v>1.7298</c:v>
                </c:pt>
                <c:pt idx="84">
                  <c:v>1.7262999999999999</c:v>
                </c:pt>
                <c:pt idx="85">
                  <c:v>1.7466999999999999</c:v>
                </c:pt>
                <c:pt idx="86">
                  <c:v>1.7475000000000001</c:v>
                </c:pt>
                <c:pt idx="87">
                  <c:v>1.7442</c:v>
                </c:pt>
                <c:pt idx="88">
                  <c:v>1.7331000000000001</c:v>
                </c:pt>
                <c:pt idx="89">
                  <c:v>1.7354000000000001</c:v>
                </c:pt>
                <c:pt idx="90">
                  <c:v>1.7337</c:v>
                </c:pt>
                <c:pt idx="91">
                  <c:v>1.7321</c:v>
                </c:pt>
                <c:pt idx="92">
                  <c:v>1.7283999999999999</c:v>
                </c:pt>
                <c:pt idx="93">
                  <c:v>1.7457</c:v>
                </c:pt>
                <c:pt idx="94">
                  <c:v>1.7264999999999999</c:v>
                </c:pt>
                <c:pt idx="95">
                  <c:v>1.7134</c:v>
                </c:pt>
                <c:pt idx="96">
                  <c:v>1.7185999999999999</c:v>
                </c:pt>
                <c:pt idx="97">
                  <c:v>1.7296</c:v>
                </c:pt>
                <c:pt idx="98">
                  <c:v>1.7178</c:v>
                </c:pt>
                <c:pt idx="99">
                  <c:v>1.7405999999999999</c:v>
                </c:pt>
                <c:pt idx="100">
                  <c:v>1.7395</c:v>
                </c:pt>
                <c:pt idx="101">
                  <c:v>1.7384999999999999</c:v>
                </c:pt>
                <c:pt idx="102">
                  <c:v>1.7338</c:v>
                </c:pt>
                <c:pt idx="103">
                  <c:v>1.7347999999999999</c:v>
                </c:pt>
                <c:pt idx="104">
                  <c:v>1.7386999999999999</c:v>
                </c:pt>
                <c:pt idx="105">
                  <c:v>1.7374000000000001</c:v>
                </c:pt>
                <c:pt idx="106">
                  <c:v>1.7378</c:v>
                </c:pt>
                <c:pt idx="107">
                  <c:v>1.7294</c:v>
                </c:pt>
                <c:pt idx="108">
                  <c:v>1.7362</c:v>
                </c:pt>
                <c:pt idx="109">
                  <c:v>1.7314000000000001</c:v>
                </c:pt>
                <c:pt idx="110">
                  <c:v>1.7217</c:v>
                </c:pt>
                <c:pt idx="111">
                  <c:v>1.7162999999999999</c:v>
                </c:pt>
                <c:pt idx="112">
                  <c:v>1.7336</c:v>
                </c:pt>
                <c:pt idx="113">
                  <c:v>1.7413000000000001</c:v>
                </c:pt>
                <c:pt idx="114">
                  <c:v>1.7506999999999999</c:v>
                </c:pt>
                <c:pt idx="115">
                  <c:v>1.7402</c:v>
                </c:pt>
                <c:pt idx="116">
                  <c:v>1.7425999999999999</c:v>
                </c:pt>
                <c:pt idx="117">
                  <c:v>1.7321</c:v>
                </c:pt>
                <c:pt idx="118">
                  <c:v>1.7290000000000001</c:v>
                </c:pt>
                <c:pt idx="119">
                  <c:v>1.7231000000000001</c:v>
                </c:pt>
                <c:pt idx="120">
                  <c:v>1.7238</c:v>
                </c:pt>
                <c:pt idx="121">
                  <c:v>1.7259</c:v>
                </c:pt>
                <c:pt idx="122">
                  <c:v>1.7421</c:v>
                </c:pt>
                <c:pt idx="123">
                  <c:v>1.7452000000000001</c:v>
                </c:pt>
                <c:pt idx="124">
                  <c:v>1.7376</c:v>
                </c:pt>
                <c:pt idx="125">
                  <c:v>1.7397</c:v>
                </c:pt>
                <c:pt idx="126">
                  <c:v>1.7395</c:v>
                </c:pt>
                <c:pt idx="127">
                  <c:v>1.7325999999999999</c:v>
                </c:pt>
                <c:pt idx="128">
                  <c:v>1.7313000000000001</c:v>
                </c:pt>
                <c:pt idx="129">
                  <c:v>1.7401</c:v>
                </c:pt>
                <c:pt idx="130">
                  <c:v>1.7209000000000001</c:v>
                </c:pt>
                <c:pt idx="131">
                  <c:v>1.7252000000000001</c:v>
                </c:pt>
                <c:pt idx="132">
                  <c:v>1.752</c:v>
                </c:pt>
                <c:pt idx="133">
                  <c:v>1.7581</c:v>
                </c:pt>
                <c:pt idx="134">
                  <c:v>1.7569999999999999</c:v>
                </c:pt>
                <c:pt idx="135">
                  <c:v>1.7452000000000001</c:v>
                </c:pt>
                <c:pt idx="136">
                  <c:v>1.7170000000000001</c:v>
                </c:pt>
                <c:pt idx="137">
                  <c:v>1.7136</c:v>
                </c:pt>
                <c:pt idx="138">
                  <c:v>1.7253000000000001</c:v>
                </c:pt>
                <c:pt idx="139">
                  <c:v>1.7422</c:v>
                </c:pt>
                <c:pt idx="140">
                  <c:v>1.7424999999999999</c:v>
                </c:pt>
                <c:pt idx="141">
                  <c:v>1.7577</c:v>
                </c:pt>
                <c:pt idx="142">
                  <c:v>1.7485999999999999</c:v>
                </c:pt>
                <c:pt idx="143">
                  <c:v>1.7588999999999999</c:v>
                </c:pt>
                <c:pt idx="144">
                  <c:v>1.7434000000000001</c:v>
                </c:pt>
                <c:pt idx="145">
                  <c:v>1.7501</c:v>
                </c:pt>
                <c:pt idx="146">
                  <c:v>1.7422</c:v>
                </c:pt>
                <c:pt idx="147">
                  <c:v>1.7438</c:v>
                </c:pt>
                <c:pt idx="148">
                  <c:v>1.7387999999999999</c:v>
                </c:pt>
                <c:pt idx="149">
                  <c:v>1.7471000000000001</c:v>
                </c:pt>
                <c:pt idx="150">
                  <c:v>1.7554000000000001</c:v>
                </c:pt>
                <c:pt idx="151">
                  <c:v>1.7547999999999999</c:v>
                </c:pt>
                <c:pt idx="152">
                  <c:v>1.7591000000000001</c:v>
                </c:pt>
                <c:pt idx="153">
                  <c:v>1.7475000000000001</c:v>
                </c:pt>
                <c:pt idx="154">
                  <c:v>1.7403999999999999</c:v>
                </c:pt>
                <c:pt idx="155">
                  <c:v>1.7487999999999999</c:v>
                </c:pt>
                <c:pt idx="156">
                  <c:v>1.7491000000000001</c:v>
                </c:pt>
                <c:pt idx="157">
                  <c:v>1.7453000000000001</c:v>
                </c:pt>
                <c:pt idx="158">
                  <c:v>1.7547999999999999</c:v>
                </c:pt>
                <c:pt idx="159">
                  <c:v>1.7503</c:v>
                </c:pt>
                <c:pt idx="160">
                  <c:v>1.7575000000000001</c:v>
                </c:pt>
                <c:pt idx="161">
                  <c:v>1.75</c:v>
                </c:pt>
                <c:pt idx="162">
                  <c:v>1.7356</c:v>
                </c:pt>
                <c:pt idx="163">
                  <c:v>1.7418</c:v>
                </c:pt>
                <c:pt idx="164">
                  <c:v>1.7599</c:v>
                </c:pt>
                <c:pt idx="165">
                  <c:v>1.7705</c:v>
                </c:pt>
                <c:pt idx="166">
                  <c:v>1.7795000000000001</c:v>
                </c:pt>
                <c:pt idx="167">
                  <c:v>1.7793000000000001</c:v>
                </c:pt>
                <c:pt idx="168">
                  <c:v>1.7754000000000001</c:v>
                </c:pt>
                <c:pt idx="169">
                  <c:v>1.7569999999999999</c:v>
                </c:pt>
                <c:pt idx="170">
                  <c:v>1.7523</c:v>
                </c:pt>
                <c:pt idx="171">
                  <c:v>1.7472000000000001</c:v>
                </c:pt>
                <c:pt idx="172">
                  <c:v>1.7465999999999999</c:v>
                </c:pt>
                <c:pt idx="173">
                  <c:v>1.7459</c:v>
                </c:pt>
                <c:pt idx="174">
                  <c:v>1.7383999999999999</c:v>
                </c:pt>
                <c:pt idx="175">
                  <c:v>1.7384999999999999</c:v>
                </c:pt>
                <c:pt idx="176">
                  <c:v>1.7612000000000001</c:v>
                </c:pt>
                <c:pt idx="177">
                  <c:v>1.7537</c:v>
                </c:pt>
                <c:pt idx="178">
                  <c:v>1.7350000000000001</c:v>
                </c:pt>
                <c:pt idx="179">
                  <c:v>1.7333000000000001</c:v>
                </c:pt>
                <c:pt idx="180">
                  <c:v>1.7302</c:v>
                </c:pt>
                <c:pt idx="181">
                  <c:v>1.7376</c:v>
                </c:pt>
                <c:pt idx="182">
                  <c:v>1.7371000000000001</c:v>
                </c:pt>
                <c:pt idx="183">
                  <c:v>1.7524</c:v>
                </c:pt>
                <c:pt idx="184">
                  <c:v>1.7325999999999999</c:v>
                </c:pt>
                <c:pt idx="185">
                  <c:v>1.7399</c:v>
                </c:pt>
                <c:pt idx="186">
                  <c:v>1.7437</c:v>
                </c:pt>
                <c:pt idx="187">
                  <c:v>1.7432000000000001</c:v>
                </c:pt>
                <c:pt idx="188">
                  <c:v>1.7589999999999999</c:v>
                </c:pt>
                <c:pt idx="189">
                  <c:v>1.7435</c:v>
                </c:pt>
                <c:pt idx="190">
                  <c:v>1.7284999999999999</c:v>
                </c:pt>
                <c:pt idx="191">
                  <c:v>1.7263999999999999</c:v>
                </c:pt>
                <c:pt idx="192">
                  <c:v>1.7359</c:v>
                </c:pt>
                <c:pt idx="193">
                  <c:v>1.7561</c:v>
                </c:pt>
                <c:pt idx="194">
                  <c:v>1.7468999999999999</c:v>
                </c:pt>
                <c:pt idx="195">
                  <c:v>1.7383999999999999</c:v>
                </c:pt>
                <c:pt idx="196">
                  <c:v>1.7411000000000001</c:v>
                </c:pt>
                <c:pt idx="197">
                  <c:v>1.7357</c:v>
                </c:pt>
                <c:pt idx="198">
                  <c:v>1.7386999999999999</c:v>
                </c:pt>
                <c:pt idx="199">
                  <c:v>1.7545999999999999</c:v>
                </c:pt>
                <c:pt idx="200">
                  <c:v>1.75</c:v>
                </c:pt>
                <c:pt idx="201">
                  <c:v>1.7401</c:v>
                </c:pt>
                <c:pt idx="202">
                  <c:v>1.7358</c:v>
                </c:pt>
                <c:pt idx="203">
                  <c:v>1.7303999999999999</c:v>
                </c:pt>
                <c:pt idx="204">
                  <c:v>1.7364999999999999</c:v>
                </c:pt>
                <c:pt idx="205">
                  <c:v>1.7324999999999999</c:v>
                </c:pt>
                <c:pt idx="206">
                  <c:v>1.7346999999999999</c:v>
                </c:pt>
                <c:pt idx="207">
                  <c:v>1.7567999999999999</c:v>
                </c:pt>
                <c:pt idx="208">
                  <c:v>1.7523</c:v>
                </c:pt>
                <c:pt idx="209">
                  <c:v>1.7502</c:v>
                </c:pt>
                <c:pt idx="210">
                  <c:v>1.742</c:v>
                </c:pt>
                <c:pt idx="211">
                  <c:v>1.7426999999999999</c:v>
                </c:pt>
                <c:pt idx="212">
                  <c:v>1.7314000000000001</c:v>
                </c:pt>
                <c:pt idx="213">
                  <c:v>1.7271000000000001</c:v>
                </c:pt>
                <c:pt idx="214">
                  <c:v>1.7267999999999999</c:v>
                </c:pt>
                <c:pt idx="215">
                  <c:v>1.7219</c:v>
                </c:pt>
                <c:pt idx="216">
                  <c:v>1.7266999999999999</c:v>
                </c:pt>
                <c:pt idx="217">
                  <c:v>1.7282999999999999</c:v>
                </c:pt>
                <c:pt idx="218">
                  <c:v>1.722</c:v>
                </c:pt>
                <c:pt idx="219">
                  <c:v>1.7243999999999999</c:v>
                </c:pt>
                <c:pt idx="220">
                  <c:v>1.7259</c:v>
                </c:pt>
                <c:pt idx="221">
                  <c:v>1.7326999999999999</c:v>
                </c:pt>
                <c:pt idx="222">
                  <c:v>1.7438</c:v>
                </c:pt>
                <c:pt idx="223">
                  <c:v>1.736</c:v>
                </c:pt>
                <c:pt idx="224">
                  <c:v>1.7262</c:v>
                </c:pt>
                <c:pt idx="225">
                  <c:v>1.7274</c:v>
                </c:pt>
                <c:pt idx="226">
                  <c:v>1.7225999999999999</c:v>
                </c:pt>
                <c:pt idx="227">
                  <c:v>1.7331000000000001</c:v>
                </c:pt>
                <c:pt idx="228">
                  <c:v>1.7384999999999999</c:v>
                </c:pt>
                <c:pt idx="229">
                  <c:v>1.7401</c:v>
                </c:pt>
                <c:pt idx="230">
                  <c:v>1.7336</c:v>
                </c:pt>
                <c:pt idx="231">
                  <c:v>1.7376</c:v>
                </c:pt>
                <c:pt idx="232">
                  <c:v>1.7606999999999999</c:v>
                </c:pt>
                <c:pt idx="233">
                  <c:v>1.7379</c:v>
                </c:pt>
                <c:pt idx="234">
                  <c:v>1.7521</c:v>
                </c:pt>
                <c:pt idx="235">
                  <c:v>1.7457</c:v>
                </c:pt>
                <c:pt idx="236">
                  <c:v>1.7516</c:v>
                </c:pt>
                <c:pt idx="237">
                  <c:v>1.7565</c:v>
                </c:pt>
                <c:pt idx="238">
                  <c:v>1.7453000000000001</c:v>
                </c:pt>
                <c:pt idx="239">
                  <c:v>1.7509999999999999</c:v>
                </c:pt>
                <c:pt idx="240">
                  <c:v>1.7556</c:v>
                </c:pt>
                <c:pt idx="241">
                  <c:v>1.7531000000000001</c:v>
                </c:pt>
                <c:pt idx="242">
                  <c:v>1.7532000000000001</c:v>
                </c:pt>
                <c:pt idx="243">
                  <c:v>1.7447999999999999</c:v>
                </c:pt>
                <c:pt idx="244">
                  <c:v>1.7406999999999999</c:v>
                </c:pt>
                <c:pt idx="245">
                  <c:v>1.7594000000000001</c:v>
                </c:pt>
                <c:pt idx="246">
                  <c:v>1.7554000000000001</c:v>
                </c:pt>
                <c:pt idx="247">
                  <c:v>1.7463</c:v>
                </c:pt>
                <c:pt idx="248">
                  <c:v>1.7482</c:v>
                </c:pt>
                <c:pt idx="249">
                  <c:v>1.7458</c:v>
                </c:pt>
                <c:pt idx="250">
                  <c:v>1.7696000000000001</c:v>
                </c:pt>
                <c:pt idx="251">
                  <c:v>1.7767999999999999</c:v>
                </c:pt>
                <c:pt idx="252">
                  <c:v>1.7577</c:v>
                </c:pt>
                <c:pt idx="253">
                  <c:v>1.7623</c:v>
                </c:pt>
                <c:pt idx="254">
                  <c:v>1.7498</c:v>
                </c:pt>
                <c:pt idx="255">
                  <c:v>1.7282999999999999</c:v>
                </c:pt>
                <c:pt idx="256">
                  <c:v>1.7408999999999999</c:v>
                </c:pt>
                <c:pt idx="257">
                  <c:v>1.7422</c:v>
                </c:pt>
                <c:pt idx="258">
                  <c:v>1.7497</c:v>
                </c:pt>
                <c:pt idx="259">
                  <c:v>1.7387999999999999</c:v>
                </c:pt>
                <c:pt idx="260">
                  <c:v>1.7347999999999999</c:v>
                </c:pt>
                <c:pt idx="261">
                  <c:v>1.7393000000000001</c:v>
                </c:pt>
                <c:pt idx="262">
                  <c:v>1.7427999999999999</c:v>
                </c:pt>
                <c:pt idx="263">
                  <c:v>1.7475000000000001</c:v>
                </c:pt>
                <c:pt idx="264">
                  <c:v>1.7477</c:v>
                </c:pt>
                <c:pt idx="265">
                  <c:v>1.7407999999999999</c:v>
                </c:pt>
                <c:pt idx="266">
                  <c:v>1.7310000000000001</c:v>
                </c:pt>
                <c:pt idx="267">
                  <c:v>1.7314000000000001</c:v>
                </c:pt>
                <c:pt idx="268">
                  <c:v>1.7398</c:v>
                </c:pt>
                <c:pt idx="269">
                  <c:v>1.7306999999999999</c:v>
                </c:pt>
                <c:pt idx="270">
                  <c:v>1.7365999999999999</c:v>
                </c:pt>
                <c:pt idx="271">
                  <c:v>1.7169000000000001</c:v>
                </c:pt>
                <c:pt idx="272">
                  <c:v>1.7067000000000001</c:v>
                </c:pt>
                <c:pt idx="273">
                  <c:v>1.7168000000000001</c:v>
                </c:pt>
                <c:pt idx="274">
                  <c:v>1.7211000000000001</c:v>
                </c:pt>
                <c:pt idx="275">
                  <c:v>1.7353000000000001</c:v>
                </c:pt>
                <c:pt idx="276">
                  <c:v>1.7282</c:v>
                </c:pt>
                <c:pt idx="277">
                  <c:v>1.7223999999999999</c:v>
                </c:pt>
                <c:pt idx="278">
                  <c:v>1.7077</c:v>
                </c:pt>
                <c:pt idx="279">
                  <c:v>1.7158</c:v>
                </c:pt>
                <c:pt idx="280">
                  <c:v>1.7193000000000001</c:v>
                </c:pt>
                <c:pt idx="281">
                  <c:v>1.7217</c:v>
                </c:pt>
                <c:pt idx="282">
                  <c:v>1.7256</c:v>
                </c:pt>
                <c:pt idx="283">
                  <c:v>1.7243999999999999</c:v>
                </c:pt>
                <c:pt idx="284">
                  <c:v>1.7311000000000001</c:v>
                </c:pt>
                <c:pt idx="285">
                  <c:v>1.7452000000000001</c:v>
                </c:pt>
                <c:pt idx="286">
                  <c:v>1.7309000000000001</c:v>
                </c:pt>
                <c:pt idx="287">
                  <c:v>1.7350000000000001</c:v>
                </c:pt>
                <c:pt idx="288">
                  <c:v>1.748</c:v>
                </c:pt>
                <c:pt idx="289">
                  <c:v>1.7581</c:v>
                </c:pt>
                <c:pt idx="290">
                  <c:v>1.7381</c:v>
                </c:pt>
                <c:pt idx="291">
                  <c:v>1.7438</c:v>
                </c:pt>
                <c:pt idx="292">
                  <c:v>1.7439</c:v>
                </c:pt>
                <c:pt idx="293">
                  <c:v>1.7564</c:v>
                </c:pt>
                <c:pt idx="294">
                  <c:v>1.7419</c:v>
                </c:pt>
                <c:pt idx="295">
                  <c:v>1.7541</c:v>
                </c:pt>
                <c:pt idx="296">
                  <c:v>1.7524</c:v>
                </c:pt>
                <c:pt idx="297">
                  <c:v>1.7327999999999999</c:v>
                </c:pt>
                <c:pt idx="298">
                  <c:v>1.7323999999999999</c:v>
                </c:pt>
                <c:pt idx="299">
                  <c:v>1.7201</c:v>
                </c:pt>
                <c:pt idx="300">
                  <c:v>1.7286999999999999</c:v>
                </c:pt>
                <c:pt idx="301">
                  <c:v>1.7259</c:v>
                </c:pt>
                <c:pt idx="302">
                  <c:v>1.7455000000000001</c:v>
                </c:pt>
                <c:pt idx="303">
                  <c:v>1.7307999999999999</c:v>
                </c:pt>
                <c:pt idx="304">
                  <c:v>1.7421</c:v>
                </c:pt>
                <c:pt idx="305">
                  <c:v>1.7228000000000001</c:v>
                </c:pt>
                <c:pt idx="306">
                  <c:v>1.7375</c:v>
                </c:pt>
                <c:pt idx="307">
                  <c:v>1.7294</c:v>
                </c:pt>
                <c:pt idx="308">
                  <c:v>1.7398</c:v>
                </c:pt>
                <c:pt idx="309">
                  <c:v>1.7383</c:v>
                </c:pt>
                <c:pt idx="310">
                  <c:v>1.7525999999999999</c:v>
                </c:pt>
                <c:pt idx="311">
                  <c:v>1.7630999999999999</c:v>
                </c:pt>
                <c:pt idx="312">
                  <c:v>1.7607999999999999</c:v>
                </c:pt>
                <c:pt idx="313">
                  <c:v>1.75</c:v>
                </c:pt>
                <c:pt idx="314">
                  <c:v>1.7505999999999999</c:v>
                </c:pt>
                <c:pt idx="315">
                  <c:v>1.754</c:v>
                </c:pt>
                <c:pt idx="316">
                  <c:v>1.7487999999999999</c:v>
                </c:pt>
                <c:pt idx="317">
                  <c:v>1.7565</c:v>
                </c:pt>
                <c:pt idx="318">
                  <c:v>1.7652000000000001</c:v>
                </c:pt>
                <c:pt idx="319">
                  <c:v>1.7495000000000001</c:v>
                </c:pt>
                <c:pt idx="320">
                  <c:v>1.7552000000000001</c:v>
                </c:pt>
                <c:pt idx="321">
                  <c:v>1.7362</c:v>
                </c:pt>
                <c:pt idx="322">
                  <c:v>1.7576000000000001</c:v>
                </c:pt>
                <c:pt idx="323">
                  <c:v>1.7630999999999999</c:v>
                </c:pt>
                <c:pt idx="324">
                  <c:v>1.7546999999999999</c:v>
                </c:pt>
                <c:pt idx="325">
                  <c:v>1.742</c:v>
                </c:pt>
                <c:pt idx="326">
                  <c:v>1.7464</c:v>
                </c:pt>
                <c:pt idx="327">
                  <c:v>1.7362</c:v>
                </c:pt>
                <c:pt idx="328">
                  <c:v>1.7357</c:v>
                </c:pt>
                <c:pt idx="329">
                  <c:v>1.7581</c:v>
                </c:pt>
                <c:pt idx="330">
                  <c:v>1.7573000000000001</c:v>
                </c:pt>
                <c:pt idx="331">
                  <c:v>1.7638</c:v>
                </c:pt>
                <c:pt idx="332">
                  <c:v>1.7490000000000001</c:v>
                </c:pt>
                <c:pt idx="333">
                  <c:v>1.7557</c:v>
                </c:pt>
                <c:pt idx="334">
                  <c:v>1.7354000000000001</c:v>
                </c:pt>
                <c:pt idx="335">
                  <c:v>1.7438</c:v>
                </c:pt>
                <c:pt idx="336">
                  <c:v>1.7301</c:v>
                </c:pt>
                <c:pt idx="337">
                  <c:v>1.7522</c:v>
                </c:pt>
                <c:pt idx="338">
                  <c:v>1.7419</c:v>
                </c:pt>
                <c:pt idx="339">
                  <c:v>1.7403</c:v>
                </c:pt>
                <c:pt idx="340">
                  <c:v>1.7393000000000001</c:v>
                </c:pt>
                <c:pt idx="341">
                  <c:v>1.7406999999999999</c:v>
                </c:pt>
                <c:pt idx="342">
                  <c:v>1.7427999999999999</c:v>
                </c:pt>
                <c:pt idx="343">
                  <c:v>1.7381</c:v>
                </c:pt>
                <c:pt idx="344">
                  <c:v>1.7422</c:v>
                </c:pt>
                <c:pt idx="345">
                  <c:v>1.7563</c:v>
                </c:pt>
                <c:pt idx="346">
                  <c:v>1.7656000000000001</c:v>
                </c:pt>
                <c:pt idx="347">
                  <c:v>1.7649999999999999</c:v>
                </c:pt>
                <c:pt idx="348">
                  <c:v>1.7528999999999999</c:v>
                </c:pt>
                <c:pt idx="349">
                  <c:v>1.7625999999999999</c:v>
                </c:pt>
                <c:pt idx="350">
                  <c:v>1.7549999999999999</c:v>
                </c:pt>
                <c:pt idx="351">
                  <c:v>1.7465999999999999</c:v>
                </c:pt>
                <c:pt idx="352">
                  <c:v>1.7393000000000001</c:v>
                </c:pt>
                <c:pt idx="353">
                  <c:v>1.7402</c:v>
                </c:pt>
                <c:pt idx="354">
                  <c:v>1.7302</c:v>
                </c:pt>
                <c:pt idx="355">
                  <c:v>1.7282999999999999</c:v>
                </c:pt>
                <c:pt idx="356">
                  <c:v>1.7394000000000001</c:v>
                </c:pt>
                <c:pt idx="357">
                  <c:v>1.7496</c:v>
                </c:pt>
                <c:pt idx="358">
                  <c:v>1.7423999999999999</c:v>
                </c:pt>
                <c:pt idx="359">
                  <c:v>1.7352000000000001</c:v>
                </c:pt>
                <c:pt idx="360">
                  <c:v>1.7383</c:v>
                </c:pt>
                <c:pt idx="361">
                  <c:v>1.7307999999999999</c:v>
                </c:pt>
                <c:pt idx="362">
                  <c:v>1.7322</c:v>
                </c:pt>
                <c:pt idx="363">
                  <c:v>1.738</c:v>
                </c:pt>
                <c:pt idx="364">
                  <c:v>1.7518</c:v>
                </c:pt>
                <c:pt idx="365">
                  <c:v>1.7579</c:v>
                </c:pt>
                <c:pt idx="366">
                  <c:v>1.7528999999999999</c:v>
                </c:pt>
                <c:pt idx="367">
                  <c:v>1.7367999999999999</c:v>
                </c:pt>
                <c:pt idx="368">
                  <c:v>1.744</c:v>
                </c:pt>
                <c:pt idx="369">
                  <c:v>1.7563</c:v>
                </c:pt>
                <c:pt idx="370">
                  <c:v>1.7448999999999999</c:v>
                </c:pt>
                <c:pt idx="371">
                  <c:v>1.7483</c:v>
                </c:pt>
                <c:pt idx="372">
                  <c:v>1.7527999999999999</c:v>
                </c:pt>
                <c:pt idx="373">
                  <c:v>1.7536</c:v>
                </c:pt>
                <c:pt idx="374">
                  <c:v>1.7658</c:v>
                </c:pt>
                <c:pt idx="375">
                  <c:v>1.7682</c:v>
                </c:pt>
                <c:pt idx="376">
                  <c:v>1.7453000000000001</c:v>
                </c:pt>
                <c:pt idx="377">
                  <c:v>1.7241</c:v>
                </c:pt>
                <c:pt idx="378">
                  <c:v>1.7256</c:v>
                </c:pt>
                <c:pt idx="379">
                  <c:v>1.72</c:v>
                </c:pt>
                <c:pt idx="380">
                  <c:v>1.7064999999999999</c:v>
                </c:pt>
                <c:pt idx="381">
                  <c:v>1.7248000000000001</c:v>
                </c:pt>
                <c:pt idx="382">
                  <c:v>1.7325999999999999</c:v>
                </c:pt>
                <c:pt idx="383">
                  <c:v>1.7333000000000001</c:v>
                </c:pt>
                <c:pt idx="384">
                  <c:v>1.7339</c:v>
                </c:pt>
                <c:pt idx="385">
                  <c:v>1.7585999999999999</c:v>
                </c:pt>
                <c:pt idx="386">
                  <c:v>1.7603</c:v>
                </c:pt>
                <c:pt idx="387">
                  <c:v>1.7569999999999999</c:v>
                </c:pt>
                <c:pt idx="388">
                  <c:v>1.7350000000000001</c:v>
                </c:pt>
                <c:pt idx="389">
                  <c:v>1.7356</c:v>
                </c:pt>
                <c:pt idx="390">
                  <c:v>1.7406999999999999</c:v>
                </c:pt>
                <c:pt idx="391">
                  <c:v>1.7468999999999999</c:v>
                </c:pt>
                <c:pt idx="392">
                  <c:v>1.7463</c:v>
                </c:pt>
                <c:pt idx="393">
                  <c:v>1.7611000000000001</c:v>
                </c:pt>
                <c:pt idx="394">
                  <c:v>1.7677</c:v>
                </c:pt>
                <c:pt idx="395">
                  <c:v>1.7426999999999999</c:v>
                </c:pt>
                <c:pt idx="396">
                  <c:v>1.7471000000000001</c:v>
                </c:pt>
                <c:pt idx="397">
                  <c:v>1.7497</c:v>
                </c:pt>
                <c:pt idx="398">
                  <c:v>1.7566999999999999</c:v>
                </c:pt>
                <c:pt idx="399">
                  <c:v>1.7395</c:v>
                </c:pt>
                <c:pt idx="400">
                  <c:v>1.7324999999999999</c:v>
                </c:pt>
                <c:pt idx="401">
                  <c:v>1.7323</c:v>
                </c:pt>
                <c:pt idx="402">
                  <c:v>1.7435</c:v>
                </c:pt>
                <c:pt idx="403">
                  <c:v>1.7369000000000001</c:v>
                </c:pt>
                <c:pt idx="404">
                  <c:v>1.7411000000000001</c:v>
                </c:pt>
                <c:pt idx="405">
                  <c:v>1.7394000000000001</c:v>
                </c:pt>
                <c:pt idx="406">
                  <c:v>1.7397</c:v>
                </c:pt>
                <c:pt idx="407">
                  <c:v>1.7495000000000001</c:v>
                </c:pt>
                <c:pt idx="408">
                  <c:v>1.744</c:v>
                </c:pt>
                <c:pt idx="409">
                  <c:v>1.7599</c:v>
                </c:pt>
                <c:pt idx="410">
                  <c:v>1.7332000000000001</c:v>
                </c:pt>
                <c:pt idx="411">
                  <c:v>1.7535000000000001</c:v>
                </c:pt>
                <c:pt idx="412">
                  <c:v>1.7477</c:v>
                </c:pt>
                <c:pt idx="413">
                  <c:v>1.7329000000000001</c:v>
                </c:pt>
                <c:pt idx="414">
                  <c:v>1.7390000000000001</c:v>
                </c:pt>
                <c:pt idx="415">
                  <c:v>1.7315</c:v>
                </c:pt>
                <c:pt idx="416">
                  <c:v>1.7539</c:v>
                </c:pt>
                <c:pt idx="417">
                  <c:v>1.7463</c:v>
                </c:pt>
                <c:pt idx="418">
                  <c:v>1.7343999999999999</c:v>
                </c:pt>
                <c:pt idx="419">
                  <c:v>1.734</c:v>
                </c:pt>
                <c:pt idx="420">
                  <c:v>1.7329000000000001</c:v>
                </c:pt>
                <c:pt idx="421">
                  <c:v>1.7319</c:v>
                </c:pt>
                <c:pt idx="422">
                  <c:v>1.7284999999999999</c:v>
                </c:pt>
                <c:pt idx="423">
                  <c:v>1.7351000000000001</c:v>
                </c:pt>
                <c:pt idx="424">
                  <c:v>1.7421</c:v>
                </c:pt>
                <c:pt idx="425">
                  <c:v>1.7303999999999999</c:v>
                </c:pt>
                <c:pt idx="426">
                  <c:v>1.7214</c:v>
                </c:pt>
                <c:pt idx="427">
                  <c:v>1.7246999999999999</c:v>
                </c:pt>
                <c:pt idx="428">
                  <c:v>1.7333000000000001</c:v>
                </c:pt>
                <c:pt idx="429">
                  <c:v>1.7450000000000001</c:v>
                </c:pt>
                <c:pt idx="430">
                  <c:v>1.7479</c:v>
                </c:pt>
                <c:pt idx="431">
                  <c:v>1.7466999999999999</c:v>
                </c:pt>
                <c:pt idx="432">
                  <c:v>1.7437</c:v>
                </c:pt>
                <c:pt idx="433">
                  <c:v>1.7334000000000001</c:v>
                </c:pt>
                <c:pt idx="434">
                  <c:v>1.7129000000000001</c:v>
                </c:pt>
                <c:pt idx="435">
                  <c:v>1.7356</c:v>
                </c:pt>
                <c:pt idx="436">
                  <c:v>1.7522</c:v>
                </c:pt>
                <c:pt idx="437">
                  <c:v>1.7517</c:v>
                </c:pt>
                <c:pt idx="438">
                  <c:v>1.7542</c:v>
                </c:pt>
                <c:pt idx="439">
                  <c:v>1.7481</c:v>
                </c:pt>
                <c:pt idx="440">
                  <c:v>1.7659</c:v>
                </c:pt>
                <c:pt idx="441">
                  <c:v>1.7692000000000001</c:v>
                </c:pt>
                <c:pt idx="442">
                  <c:v>1.7516</c:v>
                </c:pt>
                <c:pt idx="443">
                  <c:v>1.7462</c:v>
                </c:pt>
                <c:pt idx="444">
                  <c:v>1.7545999999999999</c:v>
                </c:pt>
                <c:pt idx="445">
                  <c:v>1.7487999999999999</c:v>
                </c:pt>
                <c:pt idx="446">
                  <c:v>1.75</c:v>
                </c:pt>
                <c:pt idx="447">
                  <c:v>1.7541</c:v>
                </c:pt>
                <c:pt idx="448">
                  <c:v>1.7374000000000001</c:v>
                </c:pt>
                <c:pt idx="449">
                  <c:v>1.7179</c:v>
                </c:pt>
                <c:pt idx="450">
                  <c:v>1.7313000000000001</c:v>
                </c:pt>
                <c:pt idx="451">
                  <c:v>1.7226999999999999</c:v>
                </c:pt>
                <c:pt idx="452">
                  <c:v>1.7457</c:v>
                </c:pt>
                <c:pt idx="453">
                  <c:v>1.7363999999999999</c:v>
                </c:pt>
                <c:pt idx="454">
                  <c:v>1.7391000000000001</c:v>
                </c:pt>
                <c:pt idx="455">
                  <c:v>1.7294</c:v>
                </c:pt>
                <c:pt idx="456">
                  <c:v>1.7455000000000001</c:v>
                </c:pt>
                <c:pt idx="457">
                  <c:v>1.7487999999999999</c:v>
                </c:pt>
                <c:pt idx="458">
                  <c:v>1.7565999999999999</c:v>
                </c:pt>
                <c:pt idx="459">
                  <c:v>1.7483</c:v>
                </c:pt>
                <c:pt idx="460">
                  <c:v>1.7472000000000001</c:v>
                </c:pt>
                <c:pt idx="461">
                  <c:v>1.7362</c:v>
                </c:pt>
                <c:pt idx="462">
                  <c:v>1.7210000000000001</c:v>
                </c:pt>
                <c:pt idx="463">
                  <c:v>1.7314000000000001</c:v>
                </c:pt>
                <c:pt idx="464">
                  <c:v>1.7292000000000001</c:v>
                </c:pt>
                <c:pt idx="465">
                  <c:v>1.7334000000000001</c:v>
                </c:pt>
                <c:pt idx="466">
                  <c:v>1.7521</c:v>
                </c:pt>
                <c:pt idx="467">
                  <c:v>1.7545999999999999</c:v>
                </c:pt>
                <c:pt idx="468">
                  <c:v>1.7584</c:v>
                </c:pt>
                <c:pt idx="469">
                  <c:v>1.7428999999999999</c:v>
                </c:pt>
                <c:pt idx="470">
                  <c:v>1.7573000000000001</c:v>
                </c:pt>
                <c:pt idx="471">
                  <c:v>1.7413000000000001</c:v>
                </c:pt>
                <c:pt idx="472">
                  <c:v>1.7382</c:v>
                </c:pt>
                <c:pt idx="473">
                  <c:v>1.7306999999999999</c:v>
                </c:pt>
                <c:pt idx="474">
                  <c:v>1.7284999999999999</c:v>
                </c:pt>
                <c:pt idx="475">
                  <c:v>1.7293000000000001</c:v>
                </c:pt>
                <c:pt idx="476">
                  <c:v>1.7364999999999999</c:v>
                </c:pt>
                <c:pt idx="477">
                  <c:v>1.7413000000000001</c:v>
                </c:pt>
                <c:pt idx="478">
                  <c:v>1.7558</c:v>
                </c:pt>
                <c:pt idx="479">
                  <c:v>1.7533000000000001</c:v>
                </c:pt>
                <c:pt idx="480">
                  <c:v>1.7464</c:v>
                </c:pt>
                <c:pt idx="481">
                  <c:v>1.7413000000000001</c:v>
                </c:pt>
                <c:pt idx="482">
                  <c:v>1.7323</c:v>
                </c:pt>
                <c:pt idx="483">
                  <c:v>1.7526999999999999</c:v>
                </c:pt>
                <c:pt idx="484">
                  <c:v>1.7533000000000001</c:v>
                </c:pt>
                <c:pt idx="485">
                  <c:v>1.7403999999999999</c:v>
                </c:pt>
                <c:pt idx="486">
                  <c:v>1.7435</c:v>
                </c:pt>
                <c:pt idx="487">
                  <c:v>1.7490000000000001</c:v>
                </c:pt>
                <c:pt idx="488">
                  <c:v>1.7529999999999999</c:v>
                </c:pt>
                <c:pt idx="489">
                  <c:v>1.7563</c:v>
                </c:pt>
                <c:pt idx="490">
                  <c:v>1.7573000000000001</c:v>
                </c:pt>
                <c:pt idx="491">
                  <c:v>1.7499</c:v>
                </c:pt>
                <c:pt idx="492">
                  <c:v>1.7609999999999999</c:v>
                </c:pt>
                <c:pt idx="493">
                  <c:v>1.7514000000000001</c:v>
                </c:pt>
                <c:pt idx="494">
                  <c:v>1.74</c:v>
                </c:pt>
                <c:pt idx="495">
                  <c:v>1.7246999999999999</c:v>
                </c:pt>
                <c:pt idx="496">
                  <c:v>1.7214</c:v>
                </c:pt>
                <c:pt idx="497">
                  <c:v>1.7504999999999999</c:v>
                </c:pt>
                <c:pt idx="498">
                  <c:v>1.7446999999999999</c:v>
                </c:pt>
                <c:pt idx="499">
                  <c:v>1.7441</c:v>
                </c:pt>
                <c:pt idx="500">
                  <c:v>1.7374000000000001</c:v>
                </c:pt>
                <c:pt idx="501">
                  <c:v>1.7317</c:v>
                </c:pt>
                <c:pt idx="502">
                  <c:v>1.7498</c:v>
                </c:pt>
                <c:pt idx="503">
                  <c:v>1.7629999999999999</c:v>
                </c:pt>
                <c:pt idx="504">
                  <c:v>1.7664</c:v>
                </c:pt>
                <c:pt idx="505">
                  <c:v>1.7498</c:v>
                </c:pt>
                <c:pt idx="506">
                  <c:v>1.7318</c:v>
                </c:pt>
                <c:pt idx="507">
                  <c:v>1.7417</c:v>
                </c:pt>
                <c:pt idx="508">
                  <c:v>1.7533000000000001</c:v>
                </c:pt>
                <c:pt idx="509">
                  <c:v>1.7475000000000001</c:v>
                </c:pt>
                <c:pt idx="510">
                  <c:v>1.7371000000000001</c:v>
                </c:pt>
                <c:pt idx="511">
                  <c:v>1.7363999999999999</c:v>
                </c:pt>
                <c:pt idx="512">
                  <c:v>1.7362</c:v>
                </c:pt>
                <c:pt idx="513">
                  <c:v>1.7196</c:v>
                </c:pt>
                <c:pt idx="514">
                  <c:v>1.7367999999999999</c:v>
                </c:pt>
                <c:pt idx="515">
                  <c:v>1.7455000000000001</c:v>
                </c:pt>
                <c:pt idx="516">
                  <c:v>1.7181999999999999</c:v>
                </c:pt>
                <c:pt idx="517">
                  <c:v>1.7185999999999999</c:v>
                </c:pt>
                <c:pt idx="518">
                  <c:v>1.7136</c:v>
                </c:pt>
                <c:pt idx="519">
                  <c:v>1.7269000000000001</c:v>
                </c:pt>
                <c:pt idx="520">
                  <c:v>1.7414000000000001</c:v>
                </c:pt>
                <c:pt idx="521">
                  <c:v>1.7466999999999999</c:v>
                </c:pt>
                <c:pt idx="522">
                  <c:v>1.7504999999999999</c:v>
                </c:pt>
                <c:pt idx="523">
                  <c:v>1.7443</c:v>
                </c:pt>
                <c:pt idx="524">
                  <c:v>1.7403999999999999</c:v>
                </c:pt>
                <c:pt idx="525">
                  <c:v>1.7548999999999999</c:v>
                </c:pt>
                <c:pt idx="526">
                  <c:v>1.7563</c:v>
                </c:pt>
                <c:pt idx="527">
                  <c:v>1.752</c:v>
                </c:pt>
                <c:pt idx="528">
                  <c:v>1.7406999999999999</c:v>
                </c:pt>
                <c:pt idx="529">
                  <c:v>1.7375</c:v>
                </c:pt>
                <c:pt idx="530">
                  <c:v>1.7319</c:v>
                </c:pt>
                <c:pt idx="531">
                  <c:v>1.734</c:v>
                </c:pt>
                <c:pt idx="532">
                  <c:v>1.7412000000000001</c:v>
                </c:pt>
                <c:pt idx="533">
                  <c:v>1.7554000000000001</c:v>
                </c:pt>
                <c:pt idx="534">
                  <c:v>1.7605999999999999</c:v>
                </c:pt>
                <c:pt idx="535">
                  <c:v>1.7591000000000001</c:v>
                </c:pt>
                <c:pt idx="536">
                  <c:v>1.7321</c:v>
                </c:pt>
                <c:pt idx="537">
                  <c:v>1.7294</c:v>
                </c:pt>
                <c:pt idx="538">
                  <c:v>1.7282</c:v>
                </c:pt>
                <c:pt idx="539">
                  <c:v>1.7393000000000001</c:v>
                </c:pt>
                <c:pt idx="540">
                  <c:v>1.7193000000000001</c:v>
                </c:pt>
                <c:pt idx="541">
                  <c:v>1.7194</c:v>
                </c:pt>
                <c:pt idx="542">
                  <c:v>1.7355</c:v>
                </c:pt>
                <c:pt idx="543">
                  <c:v>1.7455000000000001</c:v>
                </c:pt>
                <c:pt idx="544">
                  <c:v>1.7377</c:v>
                </c:pt>
                <c:pt idx="545">
                  <c:v>1.7264999999999999</c:v>
                </c:pt>
                <c:pt idx="546">
                  <c:v>1.7275</c:v>
                </c:pt>
                <c:pt idx="547">
                  <c:v>1.7386999999999999</c:v>
                </c:pt>
                <c:pt idx="548">
                  <c:v>1.7379</c:v>
                </c:pt>
                <c:pt idx="549">
                  <c:v>1.7607999999999999</c:v>
                </c:pt>
                <c:pt idx="550">
                  <c:v>1.7455000000000001</c:v>
                </c:pt>
                <c:pt idx="551">
                  <c:v>1.7494000000000001</c:v>
                </c:pt>
                <c:pt idx="552">
                  <c:v>1.7533000000000001</c:v>
                </c:pt>
                <c:pt idx="553">
                  <c:v>1.7630999999999999</c:v>
                </c:pt>
                <c:pt idx="554">
                  <c:v>1.7554000000000001</c:v>
                </c:pt>
                <c:pt idx="555">
                  <c:v>1.7579</c:v>
                </c:pt>
                <c:pt idx="556">
                  <c:v>1.7638</c:v>
                </c:pt>
                <c:pt idx="557">
                  <c:v>1.748</c:v>
                </c:pt>
                <c:pt idx="558">
                  <c:v>1.7336</c:v>
                </c:pt>
                <c:pt idx="559">
                  <c:v>1.7357</c:v>
                </c:pt>
                <c:pt idx="560">
                  <c:v>1.7254</c:v>
                </c:pt>
                <c:pt idx="561">
                  <c:v>1.7284999999999999</c:v>
                </c:pt>
                <c:pt idx="562">
                  <c:v>1.7214</c:v>
                </c:pt>
                <c:pt idx="563">
                  <c:v>1.7092000000000001</c:v>
                </c:pt>
                <c:pt idx="564">
                  <c:v>1.7499</c:v>
                </c:pt>
                <c:pt idx="565">
                  <c:v>1.7435</c:v>
                </c:pt>
                <c:pt idx="566">
                  <c:v>1.7408999999999999</c:v>
                </c:pt>
                <c:pt idx="567">
                  <c:v>1.7413000000000001</c:v>
                </c:pt>
                <c:pt idx="568">
                  <c:v>1.7493000000000001</c:v>
                </c:pt>
                <c:pt idx="569">
                  <c:v>1.7383999999999999</c:v>
                </c:pt>
                <c:pt idx="570">
                  <c:v>1.7364999999999999</c:v>
                </c:pt>
                <c:pt idx="571">
                  <c:v>1.7521</c:v>
                </c:pt>
                <c:pt idx="572">
                  <c:v>1.7623</c:v>
                </c:pt>
                <c:pt idx="573">
                  <c:v>1.7701</c:v>
                </c:pt>
                <c:pt idx="574">
                  <c:v>1.7634000000000001</c:v>
                </c:pt>
                <c:pt idx="575">
                  <c:v>1.7609999999999999</c:v>
                </c:pt>
                <c:pt idx="576">
                  <c:v>1.7451000000000001</c:v>
                </c:pt>
                <c:pt idx="577">
                  <c:v>1.728</c:v>
                </c:pt>
                <c:pt idx="578">
                  <c:v>1.7143999999999999</c:v>
                </c:pt>
                <c:pt idx="579">
                  <c:v>1.7254</c:v>
                </c:pt>
                <c:pt idx="580">
                  <c:v>1.7312000000000001</c:v>
                </c:pt>
                <c:pt idx="581">
                  <c:v>1.7355</c:v>
                </c:pt>
                <c:pt idx="582">
                  <c:v>1.7350000000000001</c:v>
                </c:pt>
                <c:pt idx="583">
                  <c:v>1.7357</c:v>
                </c:pt>
                <c:pt idx="584">
                  <c:v>1.7316</c:v>
                </c:pt>
                <c:pt idx="585">
                  <c:v>1.756</c:v>
                </c:pt>
                <c:pt idx="586">
                  <c:v>1.7483</c:v>
                </c:pt>
                <c:pt idx="587">
                  <c:v>1.7503</c:v>
                </c:pt>
                <c:pt idx="588">
                  <c:v>1.7415</c:v>
                </c:pt>
                <c:pt idx="589">
                  <c:v>1.7324999999999999</c:v>
                </c:pt>
                <c:pt idx="590">
                  <c:v>1.7282</c:v>
                </c:pt>
                <c:pt idx="591">
                  <c:v>1.7175</c:v>
                </c:pt>
                <c:pt idx="592">
                  <c:v>1.7256</c:v>
                </c:pt>
                <c:pt idx="593">
                  <c:v>1.7353000000000001</c:v>
                </c:pt>
                <c:pt idx="594">
                  <c:v>1.7351000000000001</c:v>
                </c:pt>
                <c:pt idx="595">
                  <c:v>1.7379</c:v>
                </c:pt>
                <c:pt idx="596">
                  <c:v>1.7439</c:v>
                </c:pt>
                <c:pt idx="597">
                  <c:v>1.7385999999999999</c:v>
                </c:pt>
                <c:pt idx="598">
                  <c:v>1.7383999999999999</c:v>
                </c:pt>
                <c:pt idx="599">
                  <c:v>1.7387999999999999</c:v>
                </c:pt>
                <c:pt idx="600">
                  <c:v>1.7374000000000001</c:v>
                </c:pt>
                <c:pt idx="601">
                  <c:v>1.7286999999999999</c:v>
                </c:pt>
                <c:pt idx="602">
                  <c:v>1.7322</c:v>
                </c:pt>
                <c:pt idx="603">
                  <c:v>1.7471000000000001</c:v>
                </c:pt>
                <c:pt idx="604">
                  <c:v>1.7316</c:v>
                </c:pt>
                <c:pt idx="605">
                  <c:v>1.7305999999999999</c:v>
                </c:pt>
                <c:pt idx="606">
                  <c:v>1.7228000000000001</c:v>
                </c:pt>
                <c:pt idx="607">
                  <c:v>1.7266999999999999</c:v>
                </c:pt>
                <c:pt idx="608">
                  <c:v>1.7239</c:v>
                </c:pt>
                <c:pt idx="609">
                  <c:v>1.734</c:v>
                </c:pt>
                <c:pt idx="610">
                  <c:v>1.7423</c:v>
                </c:pt>
                <c:pt idx="611">
                  <c:v>1.7539</c:v>
                </c:pt>
                <c:pt idx="612">
                  <c:v>1.7609999999999999</c:v>
                </c:pt>
                <c:pt idx="613">
                  <c:v>1.7456</c:v>
                </c:pt>
                <c:pt idx="614">
                  <c:v>1.7501</c:v>
                </c:pt>
                <c:pt idx="615">
                  <c:v>1.7386999999999999</c:v>
                </c:pt>
                <c:pt idx="616">
                  <c:v>1.7594000000000001</c:v>
                </c:pt>
                <c:pt idx="617">
                  <c:v>1.7591000000000001</c:v>
                </c:pt>
                <c:pt idx="618">
                  <c:v>1.7444999999999999</c:v>
                </c:pt>
                <c:pt idx="619">
                  <c:v>1.7685999999999999</c:v>
                </c:pt>
                <c:pt idx="620">
                  <c:v>1.7630999999999999</c:v>
                </c:pt>
                <c:pt idx="621">
                  <c:v>1.7519</c:v>
                </c:pt>
                <c:pt idx="622">
                  <c:v>1.7437</c:v>
                </c:pt>
                <c:pt idx="623">
                  <c:v>1.7453000000000001</c:v>
                </c:pt>
                <c:pt idx="624">
                  <c:v>1.7245999999999999</c:v>
                </c:pt>
                <c:pt idx="625">
                  <c:v>1.7252000000000001</c:v>
                </c:pt>
                <c:pt idx="626">
                  <c:v>1.7452000000000001</c:v>
                </c:pt>
                <c:pt idx="627">
                  <c:v>1.7591000000000001</c:v>
                </c:pt>
                <c:pt idx="628">
                  <c:v>1.756</c:v>
                </c:pt>
                <c:pt idx="629">
                  <c:v>1.7426999999999999</c:v>
                </c:pt>
                <c:pt idx="630">
                  <c:v>1.7486999999999999</c:v>
                </c:pt>
                <c:pt idx="631">
                  <c:v>1.7407999999999999</c:v>
                </c:pt>
                <c:pt idx="632">
                  <c:v>1.7504999999999999</c:v>
                </c:pt>
                <c:pt idx="633">
                  <c:v>1.7717000000000001</c:v>
                </c:pt>
                <c:pt idx="634">
                  <c:v>1.7539</c:v>
                </c:pt>
                <c:pt idx="635">
                  <c:v>1.7501</c:v>
                </c:pt>
                <c:pt idx="636">
                  <c:v>1.7495000000000001</c:v>
                </c:pt>
                <c:pt idx="637">
                  <c:v>1.7451000000000001</c:v>
                </c:pt>
                <c:pt idx="638">
                  <c:v>1.7498</c:v>
                </c:pt>
                <c:pt idx="639">
                  <c:v>1.7479</c:v>
                </c:pt>
                <c:pt idx="640">
                  <c:v>1.7296</c:v>
                </c:pt>
                <c:pt idx="641">
                  <c:v>1.7286999999999999</c:v>
                </c:pt>
                <c:pt idx="642">
                  <c:v>1.7412000000000001</c:v>
                </c:pt>
                <c:pt idx="643">
                  <c:v>1.7453000000000001</c:v>
                </c:pt>
                <c:pt idx="644">
                  <c:v>1.7519</c:v>
                </c:pt>
                <c:pt idx="645">
                  <c:v>1.7516</c:v>
                </c:pt>
                <c:pt idx="646">
                  <c:v>1.7434000000000001</c:v>
                </c:pt>
                <c:pt idx="647">
                  <c:v>1.7525999999999999</c:v>
                </c:pt>
                <c:pt idx="648">
                  <c:v>1.7593000000000001</c:v>
                </c:pt>
                <c:pt idx="649">
                  <c:v>1.7487999999999999</c:v>
                </c:pt>
                <c:pt idx="650">
                  <c:v>1.7479</c:v>
                </c:pt>
                <c:pt idx="651">
                  <c:v>1.7426999999999999</c:v>
                </c:pt>
                <c:pt idx="652">
                  <c:v>1.738</c:v>
                </c:pt>
                <c:pt idx="653">
                  <c:v>1.738</c:v>
                </c:pt>
                <c:pt idx="654">
                  <c:v>1.7727999999999999</c:v>
                </c:pt>
                <c:pt idx="655">
                  <c:v>1.7658</c:v>
                </c:pt>
                <c:pt idx="656">
                  <c:v>1.7687999999999999</c:v>
                </c:pt>
                <c:pt idx="657">
                  <c:v>1.7470000000000001</c:v>
                </c:pt>
                <c:pt idx="658">
                  <c:v>1.724</c:v>
                </c:pt>
                <c:pt idx="659">
                  <c:v>1.7450000000000001</c:v>
                </c:pt>
                <c:pt idx="660">
                  <c:v>1.7304999999999999</c:v>
                </c:pt>
                <c:pt idx="661">
                  <c:v>1.7322</c:v>
                </c:pt>
                <c:pt idx="662">
                  <c:v>1.7435</c:v>
                </c:pt>
                <c:pt idx="663">
                  <c:v>1.7333000000000001</c:v>
                </c:pt>
                <c:pt idx="664">
                  <c:v>1.7584</c:v>
                </c:pt>
                <c:pt idx="665">
                  <c:v>1.7601</c:v>
                </c:pt>
                <c:pt idx="666">
                  <c:v>1.7397</c:v>
                </c:pt>
                <c:pt idx="667">
                  <c:v>1.7471000000000001</c:v>
                </c:pt>
                <c:pt idx="668">
                  <c:v>1.7407999999999999</c:v>
                </c:pt>
                <c:pt idx="669">
                  <c:v>1.7421</c:v>
                </c:pt>
                <c:pt idx="670">
                  <c:v>1.7399</c:v>
                </c:pt>
                <c:pt idx="671">
                  <c:v>1.7452000000000001</c:v>
                </c:pt>
                <c:pt idx="672">
                  <c:v>1.7319</c:v>
                </c:pt>
                <c:pt idx="673">
                  <c:v>1.7276</c:v>
                </c:pt>
                <c:pt idx="674">
                  <c:v>1.7413000000000001</c:v>
                </c:pt>
                <c:pt idx="675">
                  <c:v>1.7621</c:v>
                </c:pt>
                <c:pt idx="676">
                  <c:v>1.76</c:v>
                </c:pt>
                <c:pt idx="677">
                  <c:v>1.7461</c:v>
                </c:pt>
                <c:pt idx="678">
                  <c:v>1.7636000000000001</c:v>
                </c:pt>
                <c:pt idx="679">
                  <c:v>1.7521</c:v>
                </c:pt>
                <c:pt idx="680">
                  <c:v>1.7416</c:v>
                </c:pt>
                <c:pt idx="681">
                  <c:v>1.7478</c:v>
                </c:pt>
                <c:pt idx="682">
                  <c:v>1.7418</c:v>
                </c:pt>
                <c:pt idx="683">
                  <c:v>1.7405999999999999</c:v>
                </c:pt>
                <c:pt idx="684">
                  <c:v>1.7465999999999999</c:v>
                </c:pt>
                <c:pt idx="685">
                  <c:v>1.7484999999999999</c:v>
                </c:pt>
                <c:pt idx="686">
                  <c:v>1.7518</c:v>
                </c:pt>
                <c:pt idx="687">
                  <c:v>1.7324999999999999</c:v>
                </c:pt>
                <c:pt idx="688">
                  <c:v>1.7479</c:v>
                </c:pt>
                <c:pt idx="689">
                  <c:v>1.7541</c:v>
                </c:pt>
                <c:pt idx="690">
                  <c:v>1.7361</c:v>
                </c:pt>
                <c:pt idx="691">
                  <c:v>1.7411000000000001</c:v>
                </c:pt>
                <c:pt idx="692">
                  <c:v>1.7451000000000001</c:v>
                </c:pt>
                <c:pt idx="693">
                  <c:v>1.7424999999999999</c:v>
                </c:pt>
                <c:pt idx="694">
                  <c:v>1.7531000000000001</c:v>
                </c:pt>
                <c:pt idx="695">
                  <c:v>1.7595000000000001</c:v>
                </c:pt>
                <c:pt idx="696">
                  <c:v>1.7641</c:v>
                </c:pt>
                <c:pt idx="697">
                  <c:v>1.7613000000000001</c:v>
                </c:pt>
                <c:pt idx="698">
                  <c:v>1.7644</c:v>
                </c:pt>
                <c:pt idx="699">
                  <c:v>1.7688999999999999</c:v>
                </c:pt>
                <c:pt idx="700">
                  <c:v>1.7499</c:v>
                </c:pt>
                <c:pt idx="701">
                  <c:v>1.7499</c:v>
                </c:pt>
                <c:pt idx="702">
                  <c:v>1.7399</c:v>
                </c:pt>
                <c:pt idx="703">
                  <c:v>1.7437</c:v>
                </c:pt>
                <c:pt idx="704">
                  <c:v>1.7442</c:v>
                </c:pt>
                <c:pt idx="705">
                  <c:v>1.7475000000000001</c:v>
                </c:pt>
                <c:pt idx="706">
                  <c:v>1.7406999999999999</c:v>
                </c:pt>
                <c:pt idx="707">
                  <c:v>1.7428999999999999</c:v>
                </c:pt>
                <c:pt idx="708">
                  <c:v>1.7385999999999999</c:v>
                </c:pt>
                <c:pt idx="709">
                  <c:v>1.7528999999999999</c:v>
                </c:pt>
                <c:pt idx="710">
                  <c:v>1.7584</c:v>
                </c:pt>
                <c:pt idx="711">
                  <c:v>1.758</c:v>
                </c:pt>
                <c:pt idx="712">
                  <c:v>1.7528999999999999</c:v>
                </c:pt>
                <c:pt idx="713">
                  <c:v>1.7565999999999999</c:v>
                </c:pt>
                <c:pt idx="714">
                  <c:v>1.7625</c:v>
                </c:pt>
                <c:pt idx="715">
                  <c:v>1.7704</c:v>
                </c:pt>
                <c:pt idx="716">
                  <c:v>1.7641</c:v>
                </c:pt>
                <c:pt idx="717">
                  <c:v>1.7496</c:v>
                </c:pt>
                <c:pt idx="718">
                  <c:v>1.7283999999999999</c:v>
                </c:pt>
                <c:pt idx="719">
                  <c:v>1.7278</c:v>
                </c:pt>
                <c:pt idx="720">
                  <c:v>1.732</c:v>
                </c:pt>
                <c:pt idx="721">
                  <c:v>1.7263999999999999</c:v>
                </c:pt>
                <c:pt idx="722">
                  <c:v>1.7216</c:v>
                </c:pt>
                <c:pt idx="723">
                  <c:v>1.7267999999999999</c:v>
                </c:pt>
                <c:pt idx="724">
                  <c:v>1.726</c:v>
                </c:pt>
                <c:pt idx="725">
                  <c:v>1.7228000000000001</c:v>
                </c:pt>
                <c:pt idx="726">
                  <c:v>1.7235</c:v>
                </c:pt>
                <c:pt idx="727">
                  <c:v>1.7235</c:v>
                </c:pt>
                <c:pt idx="728">
                  <c:v>1.7214</c:v>
                </c:pt>
                <c:pt idx="729">
                  <c:v>1.7473000000000001</c:v>
                </c:pt>
                <c:pt idx="730">
                  <c:v>1.7243999999999999</c:v>
                </c:pt>
                <c:pt idx="731">
                  <c:v>1.7299</c:v>
                </c:pt>
                <c:pt idx="732">
                  <c:v>1.7325999999999999</c:v>
                </c:pt>
                <c:pt idx="733">
                  <c:v>1.7417</c:v>
                </c:pt>
                <c:pt idx="734">
                  <c:v>1.7486999999999999</c:v>
                </c:pt>
                <c:pt idx="735">
                  <c:v>1.7458</c:v>
                </c:pt>
                <c:pt idx="736">
                  <c:v>1.7354000000000001</c:v>
                </c:pt>
                <c:pt idx="737">
                  <c:v>1.7559</c:v>
                </c:pt>
                <c:pt idx="738">
                  <c:v>1.7685999999999999</c:v>
                </c:pt>
                <c:pt idx="739">
                  <c:v>1.7736000000000001</c:v>
                </c:pt>
                <c:pt idx="740">
                  <c:v>1.7797000000000001</c:v>
                </c:pt>
                <c:pt idx="741">
                  <c:v>1.7865</c:v>
                </c:pt>
                <c:pt idx="742">
                  <c:v>1.7692000000000001</c:v>
                </c:pt>
                <c:pt idx="743">
                  <c:v>1.7577</c:v>
                </c:pt>
                <c:pt idx="744">
                  <c:v>1.7405999999999999</c:v>
                </c:pt>
                <c:pt idx="745">
                  <c:v>1.7216</c:v>
                </c:pt>
                <c:pt idx="746">
                  <c:v>1.7499</c:v>
                </c:pt>
                <c:pt idx="747">
                  <c:v>1.7342</c:v>
                </c:pt>
                <c:pt idx="748">
                  <c:v>1.7242999999999999</c:v>
                </c:pt>
                <c:pt idx="749">
                  <c:v>1.7383</c:v>
                </c:pt>
                <c:pt idx="750">
                  <c:v>1.7602</c:v>
                </c:pt>
                <c:pt idx="751">
                  <c:v>1.7837000000000001</c:v>
                </c:pt>
                <c:pt idx="752">
                  <c:v>1.7783</c:v>
                </c:pt>
                <c:pt idx="753">
                  <c:v>1.7694000000000001</c:v>
                </c:pt>
                <c:pt idx="754">
                  <c:v>1.7703</c:v>
                </c:pt>
                <c:pt idx="755">
                  <c:v>1.7446999999999999</c:v>
                </c:pt>
                <c:pt idx="756">
                  <c:v>1.738</c:v>
                </c:pt>
                <c:pt idx="757">
                  <c:v>1.7366999999999999</c:v>
                </c:pt>
                <c:pt idx="758">
                  <c:v>1.7419</c:v>
                </c:pt>
                <c:pt idx="759">
                  <c:v>1.7512000000000001</c:v>
                </c:pt>
                <c:pt idx="760">
                  <c:v>1.7642</c:v>
                </c:pt>
                <c:pt idx="761">
                  <c:v>1.7694000000000001</c:v>
                </c:pt>
                <c:pt idx="762">
                  <c:v>1.7723</c:v>
                </c:pt>
                <c:pt idx="763">
                  <c:v>1.7608999999999999</c:v>
                </c:pt>
                <c:pt idx="764">
                  <c:v>1.7492000000000001</c:v>
                </c:pt>
                <c:pt idx="765">
                  <c:v>1.7564</c:v>
                </c:pt>
                <c:pt idx="766">
                  <c:v>1.7504999999999999</c:v>
                </c:pt>
                <c:pt idx="767">
                  <c:v>1.7255</c:v>
                </c:pt>
                <c:pt idx="768">
                  <c:v>1.7198</c:v>
                </c:pt>
                <c:pt idx="769">
                  <c:v>1.7242999999999999</c:v>
                </c:pt>
                <c:pt idx="770">
                  <c:v>1.7387999999999999</c:v>
                </c:pt>
                <c:pt idx="771">
                  <c:v>1.7455000000000001</c:v>
                </c:pt>
                <c:pt idx="772">
                  <c:v>1.7338</c:v>
                </c:pt>
                <c:pt idx="773">
                  <c:v>1.7333000000000001</c:v>
                </c:pt>
                <c:pt idx="774">
                  <c:v>1.7461</c:v>
                </c:pt>
                <c:pt idx="775">
                  <c:v>1.7418</c:v>
                </c:pt>
                <c:pt idx="776">
                  <c:v>1.7312000000000001</c:v>
                </c:pt>
                <c:pt idx="777">
                  <c:v>1.7454000000000001</c:v>
                </c:pt>
                <c:pt idx="778">
                  <c:v>1.7525999999999999</c:v>
                </c:pt>
                <c:pt idx="779">
                  <c:v>1.7391000000000001</c:v>
                </c:pt>
                <c:pt idx="780">
                  <c:v>1.7464</c:v>
                </c:pt>
                <c:pt idx="781">
                  <c:v>1.7394000000000001</c:v>
                </c:pt>
                <c:pt idx="782">
                  <c:v>1.7574000000000001</c:v>
                </c:pt>
                <c:pt idx="783">
                  <c:v>1.7753000000000001</c:v>
                </c:pt>
                <c:pt idx="784">
                  <c:v>1.7614000000000001</c:v>
                </c:pt>
                <c:pt idx="785">
                  <c:v>1.7545999999999999</c:v>
                </c:pt>
                <c:pt idx="786">
                  <c:v>1.7385999999999999</c:v>
                </c:pt>
                <c:pt idx="787">
                  <c:v>1.7397</c:v>
                </c:pt>
                <c:pt idx="788">
                  <c:v>1.7518</c:v>
                </c:pt>
                <c:pt idx="789">
                  <c:v>1.7611000000000001</c:v>
                </c:pt>
                <c:pt idx="790">
                  <c:v>1.7585999999999999</c:v>
                </c:pt>
                <c:pt idx="791">
                  <c:v>1.7464</c:v>
                </c:pt>
                <c:pt idx="792">
                  <c:v>1.7291000000000001</c:v>
                </c:pt>
                <c:pt idx="793">
                  <c:v>1.7367999999999999</c:v>
                </c:pt>
                <c:pt idx="794">
                  <c:v>1.7396</c:v>
                </c:pt>
                <c:pt idx="795">
                  <c:v>1.7565999999999999</c:v>
                </c:pt>
                <c:pt idx="796">
                  <c:v>1.772</c:v>
                </c:pt>
                <c:pt idx="797">
                  <c:v>1.7665999999999999</c:v>
                </c:pt>
                <c:pt idx="798">
                  <c:v>1.7538</c:v>
                </c:pt>
                <c:pt idx="799">
                  <c:v>1.7505999999999999</c:v>
                </c:pt>
                <c:pt idx="800">
                  <c:v>1.7425999999999999</c:v>
                </c:pt>
                <c:pt idx="801">
                  <c:v>1.7529999999999999</c:v>
                </c:pt>
                <c:pt idx="802">
                  <c:v>1.7629999999999999</c:v>
                </c:pt>
                <c:pt idx="803">
                  <c:v>1.7622</c:v>
                </c:pt>
                <c:pt idx="804">
                  <c:v>1.7877000000000001</c:v>
                </c:pt>
                <c:pt idx="805">
                  <c:v>1.7605999999999999</c:v>
                </c:pt>
                <c:pt idx="806">
                  <c:v>1.7456</c:v>
                </c:pt>
                <c:pt idx="807">
                  <c:v>1.7397</c:v>
                </c:pt>
                <c:pt idx="808">
                  <c:v>1.7313000000000001</c:v>
                </c:pt>
                <c:pt idx="809">
                  <c:v>1.7282</c:v>
                </c:pt>
                <c:pt idx="810">
                  <c:v>1.7419</c:v>
                </c:pt>
                <c:pt idx="811">
                  <c:v>1.7537</c:v>
                </c:pt>
                <c:pt idx="812">
                  <c:v>1.7252000000000001</c:v>
                </c:pt>
                <c:pt idx="813">
                  <c:v>1.7282999999999999</c:v>
                </c:pt>
                <c:pt idx="814">
                  <c:v>1.7303999999999999</c:v>
                </c:pt>
                <c:pt idx="815">
                  <c:v>1.75</c:v>
                </c:pt>
                <c:pt idx="816">
                  <c:v>1.7554000000000001</c:v>
                </c:pt>
                <c:pt idx="817">
                  <c:v>1.7586999999999999</c:v>
                </c:pt>
                <c:pt idx="818">
                  <c:v>1.7582</c:v>
                </c:pt>
                <c:pt idx="819">
                  <c:v>1.7475000000000001</c:v>
                </c:pt>
                <c:pt idx="820">
                  <c:v>1.7478</c:v>
                </c:pt>
                <c:pt idx="821">
                  <c:v>1.7427999999999999</c:v>
                </c:pt>
                <c:pt idx="822">
                  <c:v>1.7431000000000001</c:v>
                </c:pt>
                <c:pt idx="823">
                  <c:v>1.7579</c:v>
                </c:pt>
                <c:pt idx="824">
                  <c:v>1.7771999999999999</c:v>
                </c:pt>
                <c:pt idx="825">
                  <c:v>1.7724</c:v>
                </c:pt>
                <c:pt idx="826">
                  <c:v>1.7781</c:v>
                </c:pt>
                <c:pt idx="827">
                  <c:v>1.7766999999999999</c:v>
                </c:pt>
                <c:pt idx="828">
                  <c:v>1.7698</c:v>
                </c:pt>
                <c:pt idx="829">
                  <c:v>1.7509999999999999</c:v>
                </c:pt>
                <c:pt idx="830">
                  <c:v>1.7562</c:v>
                </c:pt>
                <c:pt idx="831">
                  <c:v>1.7591000000000001</c:v>
                </c:pt>
                <c:pt idx="832">
                  <c:v>1.7538</c:v>
                </c:pt>
                <c:pt idx="833">
                  <c:v>1.7578</c:v>
                </c:pt>
                <c:pt idx="834">
                  <c:v>1.7377</c:v>
                </c:pt>
                <c:pt idx="835">
                  <c:v>1.7538</c:v>
                </c:pt>
                <c:pt idx="836">
                  <c:v>1.7676000000000001</c:v>
                </c:pt>
                <c:pt idx="837">
                  <c:v>1.7611000000000001</c:v>
                </c:pt>
                <c:pt idx="838">
                  <c:v>1.7596000000000001</c:v>
                </c:pt>
                <c:pt idx="839">
                  <c:v>1.7548999999999999</c:v>
                </c:pt>
                <c:pt idx="840">
                  <c:v>1.7558</c:v>
                </c:pt>
                <c:pt idx="841">
                  <c:v>1.7613000000000001</c:v>
                </c:pt>
                <c:pt idx="842">
                  <c:v>1.7464</c:v>
                </c:pt>
                <c:pt idx="843">
                  <c:v>1.7488999999999999</c:v>
                </c:pt>
                <c:pt idx="844">
                  <c:v>1.7616000000000001</c:v>
                </c:pt>
                <c:pt idx="845">
                  <c:v>1.7574000000000001</c:v>
                </c:pt>
                <c:pt idx="846">
                  <c:v>1.7617</c:v>
                </c:pt>
                <c:pt idx="847">
                  <c:v>1.7642</c:v>
                </c:pt>
                <c:pt idx="848">
                  <c:v>1.7634000000000001</c:v>
                </c:pt>
                <c:pt idx="849">
                  <c:v>1.7656000000000001</c:v>
                </c:pt>
                <c:pt idx="850">
                  <c:v>1.7694000000000001</c:v>
                </c:pt>
                <c:pt idx="851">
                  <c:v>1.7462</c:v>
                </c:pt>
                <c:pt idx="852">
                  <c:v>1.7563</c:v>
                </c:pt>
                <c:pt idx="853">
                  <c:v>1.7515000000000001</c:v>
                </c:pt>
                <c:pt idx="854">
                  <c:v>1.7513000000000001</c:v>
                </c:pt>
                <c:pt idx="855">
                  <c:v>1.7624</c:v>
                </c:pt>
                <c:pt idx="856">
                  <c:v>1.7646999999999999</c:v>
                </c:pt>
                <c:pt idx="857">
                  <c:v>1.7533000000000001</c:v>
                </c:pt>
                <c:pt idx="858">
                  <c:v>1.7628999999999999</c:v>
                </c:pt>
                <c:pt idx="859">
                  <c:v>1.758</c:v>
                </c:pt>
                <c:pt idx="860">
                  <c:v>1.7608999999999999</c:v>
                </c:pt>
                <c:pt idx="861">
                  <c:v>1.7494000000000001</c:v>
                </c:pt>
                <c:pt idx="862">
                  <c:v>1.7451000000000001</c:v>
                </c:pt>
                <c:pt idx="863">
                  <c:v>1.7306999999999999</c:v>
                </c:pt>
                <c:pt idx="864">
                  <c:v>1.7346999999999999</c:v>
                </c:pt>
                <c:pt idx="865">
                  <c:v>1.7436</c:v>
                </c:pt>
                <c:pt idx="866">
                  <c:v>1.7673000000000001</c:v>
                </c:pt>
                <c:pt idx="867">
                  <c:v>1.7516</c:v>
                </c:pt>
                <c:pt idx="868">
                  <c:v>1.7431000000000001</c:v>
                </c:pt>
                <c:pt idx="869">
                  <c:v>1.7245999999999999</c:v>
                </c:pt>
                <c:pt idx="870">
                  <c:v>1.7314000000000001</c:v>
                </c:pt>
                <c:pt idx="871">
                  <c:v>1.7326999999999999</c:v>
                </c:pt>
                <c:pt idx="872">
                  <c:v>1.7465999999999999</c:v>
                </c:pt>
                <c:pt idx="873">
                  <c:v>1.7284999999999999</c:v>
                </c:pt>
                <c:pt idx="874">
                  <c:v>1.7254</c:v>
                </c:pt>
                <c:pt idx="875">
                  <c:v>1.7148000000000001</c:v>
                </c:pt>
                <c:pt idx="876">
                  <c:v>1.7190000000000001</c:v>
                </c:pt>
                <c:pt idx="877">
                  <c:v>1.7261</c:v>
                </c:pt>
                <c:pt idx="878">
                  <c:v>1.744</c:v>
                </c:pt>
                <c:pt idx="879">
                  <c:v>1.7472000000000001</c:v>
                </c:pt>
                <c:pt idx="880">
                  <c:v>1.7418</c:v>
                </c:pt>
                <c:pt idx="881">
                  <c:v>1.7430000000000001</c:v>
                </c:pt>
                <c:pt idx="882">
                  <c:v>1.7419</c:v>
                </c:pt>
                <c:pt idx="883">
                  <c:v>1.7502</c:v>
                </c:pt>
                <c:pt idx="884">
                  <c:v>1.7463</c:v>
                </c:pt>
                <c:pt idx="885">
                  <c:v>1.7459</c:v>
                </c:pt>
                <c:pt idx="886">
                  <c:v>1.7355</c:v>
                </c:pt>
                <c:pt idx="887">
                  <c:v>1.7408999999999999</c:v>
                </c:pt>
                <c:pt idx="888">
                  <c:v>1.7436</c:v>
                </c:pt>
                <c:pt idx="889">
                  <c:v>1.7496</c:v>
                </c:pt>
                <c:pt idx="890">
                  <c:v>1.7446999999999999</c:v>
                </c:pt>
                <c:pt idx="891">
                  <c:v>1.7490000000000001</c:v>
                </c:pt>
                <c:pt idx="892">
                  <c:v>1.7523</c:v>
                </c:pt>
                <c:pt idx="893">
                  <c:v>1.7507999999999999</c:v>
                </c:pt>
                <c:pt idx="894">
                  <c:v>1.7472000000000001</c:v>
                </c:pt>
                <c:pt idx="895">
                  <c:v>1.7335</c:v>
                </c:pt>
                <c:pt idx="896">
                  <c:v>1.74</c:v>
                </c:pt>
                <c:pt idx="897">
                  <c:v>1.7484</c:v>
                </c:pt>
                <c:pt idx="898">
                  <c:v>1.7545999999999999</c:v>
                </c:pt>
                <c:pt idx="899">
                  <c:v>1.7542</c:v>
                </c:pt>
                <c:pt idx="900">
                  <c:v>1.7547999999999999</c:v>
                </c:pt>
                <c:pt idx="901">
                  <c:v>1.7493000000000001</c:v>
                </c:pt>
                <c:pt idx="902">
                  <c:v>1.7378</c:v>
                </c:pt>
                <c:pt idx="903">
                  <c:v>1.7383</c:v>
                </c:pt>
                <c:pt idx="904">
                  <c:v>1.7309000000000001</c:v>
                </c:pt>
                <c:pt idx="905">
                  <c:v>1.7511000000000001</c:v>
                </c:pt>
                <c:pt idx="906">
                  <c:v>1.7565999999999999</c:v>
                </c:pt>
                <c:pt idx="907">
                  <c:v>1.7623</c:v>
                </c:pt>
                <c:pt idx="908">
                  <c:v>1.7850999999999999</c:v>
                </c:pt>
                <c:pt idx="909">
                  <c:v>1.7669999999999999</c:v>
                </c:pt>
                <c:pt idx="910">
                  <c:v>1.7863</c:v>
                </c:pt>
                <c:pt idx="911">
                  <c:v>1.7798</c:v>
                </c:pt>
                <c:pt idx="912">
                  <c:v>1.7746999999999999</c:v>
                </c:pt>
                <c:pt idx="913">
                  <c:v>1.7709999999999999</c:v>
                </c:pt>
                <c:pt idx="914">
                  <c:v>1.7542</c:v>
                </c:pt>
                <c:pt idx="915">
                  <c:v>1.7504999999999999</c:v>
                </c:pt>
                <c:pt idx="916">
                  <c:v>1.7404999999999999</c:v>
                </c:pt>
                <c:pt idx="917">
                  <c:v>1.7698</c:v>
                </c:pt>
                <c:pt idx="918">
                  <c:v>1.7696000000000001</c:v>
                </c:pt>
                <c:pt idx="919">
                  <c:v>1.7708999999999999</c:v>
                </c:pt>
                <c:pt idx="920">
                  <c:v>1.7575000000000001</c:v>
                </c:pt>
                <c:pt idx="921">
                  <c:v>1.7544</c:v>
                </c:pt>
                <c:pt idx="922">
                  <c:v>1.7582</c:v>
                </c:pt>
                <c:pt idx="923">
                  <c:v>1.7524</c:v>
                </c:pt>
                <c:pt idx="924">
                  <c:v>1.7722</c:v>
                </c:pt>
                <c:pt idx="925">
                  <c:v>1.7678</c:v>
                </c:pt>
                <c:pt idx="926">
                  <c:v>1.7596000000000001</c:v>
                </c:pt>
                <c:pt idx="927">
                  <c:v>1.7561</c:v>
                </c:pt>
                <c:pt idx="928">
                  <c:v>1.7567999999999999</c:v>
                </c:pt>
                <c:pt idx="929">
                  <c:v>1.7653000000000001</c:v>
                </c:pt>
                <c:pt idx="930">
                  <c:v>1.7681</c:v>
                </c:pt>
                <c:pt idx="931">
                  <c:v>1.7615000000000001</c:v>
                </c:pt>
                <c:pt idx="932">
                  <c:v>1.7668999999999999</c:v>
                </c:pt>
                <c:pt idx="933">
                  <c:v>1.7506999999999999</c:v>
                </c:pt>
                <c:pt idx="934">
                  <c:v>1.7472000000000001</c:v>
                </c:pt>
                <c:pt idx="935">
                  <c:v>1.7242999999999999</c:v>
                </c:pt>
                <c:pt idx="936">
                  <c:v>1.7141999999999999</c:v>
                </c:pt>
                <c:pt idx="937">
                  <c:v>1.7132000000000001</c:v>
                </c:pt>
                <c:pt idx="938">
                  <c:v>1.7185999999999999</c:v>
                </c:pt>
                <c:pt idx="939">
                  <c:v>1.7299</c:v>
                </c:pt>
                <c:pt idx="940">
                  <c:v>1.734</c:v>
                </c:pt>
                <c:pt idx="941">
                  <c:v>1.7311000000000001</c:v>
                </c:pt>
                <c:pt idx="942">
                  <c:v>1.7287999999999999</c:v>
                </c:pt>
                <c:pt idx="943">
                  <c:v>1.7351000000000001</c:v>
                </c:pt>
                <c:pt idx="944">
                  <c:v>1.7370000000000001</c:v>
                </c:pt>
                <c:pt idx="945">
                  <c:v>1.7483</c:v>
                </c:pt>
                <c:pt idx="946">
                  <c:v>1.7488999999999999</c:v>
                </c:pt>
                <c:pt idx="947">
                  <c:v>1.7579</c:v>
                </c:pt>
                <c:pt idx="948">
                  <c:v>1.7454000000000001</c:v>
                </c:pt>
                <c:pt idx="949">
                  <c:v>1.7371000000000001</c:v>
                </c:pt>
                <c:pt idx="950">
                  <c:v>1.7390000000000001</c:v>
                </c:pt>
                <c:pt idx="951">
                  <c:v>1.7588999999999999</c:v>
                </c:pt>
                <c:pt idx="952">
                  <c:v>1.7497</c:v>
                </c:pt>
                <c:pt idx="953">
                  <c:v>1.7403999999999999</c:v>
                </c:pt>
                <c:pt idx="954">
                  <c:v>1.7495000000000001</c:v>
                </c:pt>
                <c:pt idx="955">
                  <c:v>1.7574000000000001</c:v>
                </c:pt>
                <c:pt idx="956">
                  <c:v>1.7453000000000001</c:v>
                </c:pt>
                <c:pt idx="957">
                  <c:v>1.7526999999999999</c:v>
                </c:pt>
                <c:pt idx="958">
                  <c:v>1.7507999999999999</c:v>
                </c:pt>
                <c:pt idx="959">
                  <c:v>1.7612000000000001</c:v>
                </c:pt>
                <c:pt idx="960">
                  <c:v>1.7621</c:v>
                </c:pt>
                <c:pt idx="961">
                  <c:v>1.7441</c:v>
                </c:pt>
                <c:pt idx="962">
                  <c:v>1.7466999999999999</c:v>
                </c:pt>
                <c:pt idx="963">
                  <c:v>1.7269000000000001</c:v>
                </c:pt>
                <c:pt idx="964">
                  <c:v>1.7199</c:v>
                </c:pt>
                <c:pt idx="965">
                  <c:v>1.7275</c:v>
                </c:pt>
                <c:pt idx="966">
                  <c:v>1.7373000000000001</c:v>
                </c:pt>
                <c:pt idx="967">
                  <c:v>1.7354000000000001</c:v>
                </c:pt>
                <c:pt idx="968">
                  <c:v>1.7392000000000001</c:v>
                </c:pt>
                <c:pt idx="969">
                  <c:v>1.7513000000000001</c:v>
                </c:pt>
                <c:pt idx="970">
                  <c:v>1.7412000000000001</c:v>
                </c:pt>
                <c:pt idx="971">
                  <c:v>1.7323</c:v>
                </c:pt>
                <c:pt idx="972">
                  <c:v>1.7297</c:v>
                </c:pt>
                <c:pt idx="973">
                  <c:v>1.7438</c:v>
                </c:pt>
                <c:pt idx="974">
                  <c:v>1.7523</c:v>
                </c:pt>
                <c:pt idx="975">
                  <c:v>1.7290000000000001</c:v>
                </c:pt>
                <c:pt idx="976">
                  <c:v>1.7453000000000001</c:v>
                </c:pt>
                <c:pt idx="977">
                  <c:v>1.7323999999999999</c:v>
                </c:pt>
                <c:pt idx="978">
                  <c:v>1.7264999999999999</c:v>
                </c:pt>
                <c:pt idx="979">
                  <c:v>1.7317</c:v>
                </c:pt>
                <c:pt idx="980">
                  <c:v>1.7577</c:v>
                </c:pt>
                <c:pt idx="981">
                  <c:v>1.7603</c:v>
                </c:pt>
                <c:pt idx="982">
                  <c:v>1.7587999999999999</c:v>
                </c:pt>
                <c:pt idx="983">
                  <c:v>1.7523</c:v>
                </c:pt>
                <c:pt idx="984">
                  <c:v>1.7581</c:v>
                </c:pt>
                <c:pt idx="985">
                  <c:v>1.7659</c:v>
                </c:pt>
                <c:pt idx="986">
                  <c:v>1.7596000000000001</c:v>
                </c:pt>
                <c:pt idx="987">
                  <c:v>1.7478</c:v>
                </c:pt>
                <c:pt idx="988">
                  <c:v>1.7392000000000001</c:v>
                </c:pt>
                <c:pt idx="989">
                  <c:v>1.7474000000000001</c:v>
                </c:pt>
                <c:pt idx="990">
                  <c:v>1.7371000000000001</c:v>
                </c:pt>
                <c:pt idx="991">
                  <c:v>1.7393000000000001</c:v>
                </c:pt>
                <c:pt idx="992">
                  <c:v>1.7198</c:v>
                </c:pt>
                <c:pt idx="993">
                  <c:v>1.7382</c:v>
                </c:pt>
                <c:pt idx="994">
                  <c:v>1.76</c:v>
                </c:pt>
                <c:pt idx="995">
                  <c:v>1.752</c:v>
                </c:pt>
                <c:pt idx="996">
                  <c:v>1.7334000000000001</c:v>
                </c:pt>
                <c:pt idx="997">
                  <c:v>1.7434000000000001</c:v>
                </c:pt>
                <c:pt idx="998">
                  <c:v>1.7585999999999999</c:v>
                </c:pt>
                <c:pt idx="999">
                  <c:v>1.7614000000000001</c:v>
                </c:pt>
                <c:pt idx="1000">
                  <c:v>1.7371000000000001</c:v>
                </c:pt>
                <c:pt idx="1001">
                  <c:v>1.7049000000000001</c:v>
                </c:pt>
                <c:pt idx="1002">
                  <c:v>1.6713</c:v>
                </c:pt>
                <c:pt idx="1003">
                  <c:v>1.6702999999999999</c:v>
                </c:pt>
                <c:pt idx="1004">
                  <c:v>1.6634</c:v>
                </c:pt>
                <c:pt idx="1005">
                  <c:v>1.6653</c:v>
                </c:pt>
                <c:pt idx="1006">
                  <c:v>1.653</c:v>
                </c:pt>
                <c:pt idx="1007">
                  <c:v>1.6657999999999999</c:v>
                </c:pt>
                <c:pt idx="1008">
                  <c:v>1.6631</c:v>
                </c:pt>
                <c:pt idx="1009">
                  <c:v>1.6571</c:v>
                </c:pt>
                <c:pt idx="1010">
                  <c:v>1.6571</c:v>
                </c:pt>
                <c:pt idx="1011">
                  <c:v>1.6507000000000001</c:v>
                </c:pt>
                <c:pt idx="1012">
                  <c:v>1.6473</c:v>
                </c:pt>
                <c:pt idx="1013">
                  <c:v>1.6491</c:v>
                </c:pt>
                <c:pt idx="1014">
                  <c:v>1.6457999999999999</c:v>
                </c:pt>
                <c:pt idx="1015">
                  <c:v>1.6317999999999999</c:v>
                </c:pt>
                <c:pt idx="1016">
                  <c:v>1.6455</c:v>
                </c:pt>
                <c:pt idx="1017">
                  <c:v>1.6586000000000001</c:v>
                </c:pt>
                <c:pt idx="1018">
                  <c:v>1.6444000000000001</c:v>
                </c:pt>
                <c:pt idx="1019">
                  <c:v>1.6420999999999999</c:v>
                </c:pt>
                <c:pt idx="1020">
                  <c:v>1.663</c:v>
                </c:pt>
                <c:pt idx="1021">
                  <c:v>1.6455</c:v>
                </c:pt>
                <c:pt idx="1022">
                  <c:v>1.6445000000000001</c:v>
                </c:pt>
                <c:pt idx="1023">
                  <c:v>1.6453</c:v>
                </c:pt>
                <c:pt idx="1024">
                  <c:v>1.6474</c:v>
                </c:pt>
                <c:pt idx="1025">
                  <c:v>1.6757</c:v>
                </c:pt>
                <c:pt idx="1026">
                  <c:v>1.6715</c:v>
                </c:pt>
                <c:pt idx="1027">
                  <c:v>1.6594</c:v>
                </c:pt>
                <c:pt idx="1028">
                  <c:v>1.6626000000000001</c:v>
                </c:pt>
                <c:pt idx="1029">
                  <c:v>1.6412</c:v>
                </c:pt>
                <c:pt idx="1030">
                  <c:v>1.6624000000000001</c:v>
                </c:pt>
                <c:pt idx="1031">
                  <c:v>1.6556999999999999</c:v>
                </c:pt>
                <c:pt idx="1032">
                  <c:v>1.6611</c:v>
                </c:pt>
                <c:pt idx="1033">
                  <c:v>1.6749000000000001</c:v>
                </c:pt>
                <c:pt idx="1034">
                  <c:v>1.6752</c:v>
                </c:pt>
                <c:pt idx="1035">
                  <c:v>1.6725000000000001</c:v>
                </c:pt>
                <c:pt idx="1036">
                  <c:v>1.6842999999999999</c:v>
                </c:pt>
                <c:pt idx="1037">
                  <c:v>1.6740999999999999</c:v>
                </c:pt>
                <c:pt idx="1038">
                  <c:v>1.6616</c:v>
                </c:pt>
                <c:pt idx="1039">
                  <c:v>1.6509</c:v>
                </c:pt>
                <c:pt idx="1040">
                  <c:v>1.6573</c:v>
                </c:pt>
                <c:pt idx="1041">
                  <c:v>1.6563000000000001</c:v>
                </c:pt>
                <c:pt idx="1042">
                  <c:v>1.6744000000000001</c:v>
                </c:pt>
                <c:pt idx="1043">
                  <c:v>1.6637</c:v>
                </c:pt>
                <c:pt idx="1044">
                  <c:v>1.6518999999999999</c:v>
                </c:pt>
                <c:pt idx="1045">
                  <c:v>1.6479999999999999</c:v>
                </c:pt>
                <c:pt idx="1046">
                  <c:v>1.6641999999999999</c:v>
                </c:pt>
                <c:pt idx="1047">
                  <c:v>1.6600999999999999</c:v>
                </c:pt>
                <c:pt idx="1048">
                  <c:v>1.67</c:v>
                </c:pt>
                <c:pt idx="1049">
                  <c:v>1.6830000000000001</c:v>
                </c:pt>
                <c:pt idx="1050">
                  <c:v>1.6895</c:v>
                </c:pt>
                <c:pt idx="1051">
                  <c:v>1.6705000000000001</c:v>
                </c:pt>
                <c:pt idx="1052">
                  <c:v>1.6782999999999999</c:v>
                </c:pt>
                <c:pt idx="1053">
                  <c:v>1.6660999999999999</c:v>
                </c:pt>
                <c:pt idx="1054">
                  <c:v>1.6587000000000001</c:v>
                </c:pt>
                <c:pt idx="1055">
                  <c:v>1.6600999999999999</c:v>
                </c:pt>
                <c:pt idx="1056">
                  <c:v>1.6556</c:v>
                </c:pt>
                <c:pt idx="1057">
                  <c:v>1.6563000000000001</c:v>
                </c:pt>
                <c:pt idx="1058">
                  <c:v>1.6665000000000001</c:v>
                </c:pt>
                <c:pt idx="1059">
                  <c:v>1.6458999999999999</c:v>
                </c:pt>
                <c:pt idx="1060">
                  <c:v>1.6436999999999999</c:v>
                </c:pt>
                <c:pt idx="1061">
                  <c:v>1.6501999999999999</c:v>
                </c:pt>
                <c:pt idx="1062">
                  <c:v>1.6466000000000001</c:v>
                </c:pt>
                <c:pt idx="1063">
                  <c:v>1.6400999999999999</c:v>
                </c:pt>
                <c:pt idx="1064">
                  <c:v>1.6511</c:v>
                </c:pt>
                <c:pt idx="1065">
                  <c:v>1.6498999999999999</c:v>
                </c:pt>
                <c:pt idx="1066">
                  <c:v>1.6467000000000001</c:v>
                </c:pt>
                <c:pt idx="1067">
                  <c:v>1.6379999999999999</c:v>
                </c:pt>
                <c:pt idx="1068">
                  <c:v>1.6435999999999999</c:v>
                </c:pt>
                <c:pt idx="1069">
                  <c:v>1.6546000000000001</c:v>
                </c:pt>
                <c:pt idx="1070">
                  <c:v>1.641</c:v>
                </c:pt>
                <c:pt idx="1071">
                  <c:v>1.6478999999999999</c:v>
                </c:pt>
                <c:pt idx="1072">
                  <c:v>1.6555</c:v>
                </c:pt>
                <c:pt idx="1073">
                  <c:v>1.6676</c:v>
                </c:pt>
                <c:pt idx="1074">
                  <c:v>1.68</c:v>
                </c:pt>
                <c:pt idx="1075">
                  <c:v>1.6673</c:v>
                </c:pt>
                <c:pt idx="1076">
                  <c:v>1.6589</c:v>
                </c:pt>
                <c:pt idx="1077">
                  <c:v>1.6453</c:v>
                </c:pt>
                <c:pt idx="1078">
                  <c:v>1.6429</c:v>
                </c:pt>
                <c:pt idx="1079">
                  <c:v>1.6600999999999999</c:v>
                </c:pt>
                <c:pt idx="1080">
                  <c:v>1.6555</c:v>
                </c:pt>
                <c:pt idx="1081">
                  <c:v>1.6558999999999999</c:v>
                </c:pt>
                <c:pt idx="1082">
                  <c:v>1.6713</c:v>
                </c:pt>
                <c:pt idx="1083">
                  <c:v>1.6597999999999999</c:v>
                </c:pt>
                <c:pt idx="1084">
                  <c:v>1.6536999999999999</c:v>
                </c:pt>
                <c:pt idx="1085">
                  <c:v>1.6691</c:v>
                </c:pt>
                <c:pt idx="1086">
                  <c:v>1.651</c:v>
                </c:pt>
                <c:pt idx="1087">
                  <c:v>1.6369</c:v>
                </c:pt>
                <c:pt idx="1088">
                  <c:v>1.6553</c:v>
                </c:pt>
                <c:pt idx="1089">
                  <c:v>1.6618999999999999</c:v>
                </c:pt>
                <c:pt idx="1090">
                  <c:v>1.6538999999999999</c:v>
                </c:pt>
                <c:pt idx="1091">
                  <c:v>1.6627000000000001</c:v>
                </c:pt>
                <c:pt idx="1092">
                  <c:v>1.6569</c:v>
                </c:pt>
                <c:pt idx="1093">
                  <c:v>1.6435999999999999</c:v>
                </c:pt>
                <c:pt idx="1094">
                  <c:v>1.6452</c:v>
                </c:pt>
                <c:pt idx="1095">
                  <c:v>1.6537999999999999</c:v>
                </c:pt>
                <c:pt idx="1096">
                  <c:v>1.6628000000000001</c:v>
                </c:pt>
                <c:pt idx="1097">
                  <c:v>1.667</c:v>
                </c:pt>
                <c:pt idx="1098">
                  <c:v>1.6528</c:v>
                </c:pt>
                <c:pt idx="1099">
                  <c:v>1.6524000000000001</c:v>
                </c:pt>
                <c:pt idx="1100">
                  <c:v>1.669</c:v>
                </c:pt>
                <c:pt idx="1101">
                  <c:v>1.6603000000000001</c:v>
                </c:pt>
                <c:pt idx="1102">
                  <c:v>1.6543000000000001</c:v>
                </c:pt>
                <c:pt idx="1103">
                  <c:v>1.6623000000000001</c:v>
                </c:pt>
                <c:pt idx="1104">
                  <c:v>1.6518999999999999</c:v>
                </c:pt>
                <c:pt idx="1105">
                  <c:v>1.6396999999999999</c:v>
                </c:pt>
                <c:pt idx="1106">
                  <c:v>1.6581999999999999</c:v>
                </c:pt>
                <c:pt idx="1107">
                  <c:v>1.653</c:v>
                </c:pt>
                <c:pt idx="1108">
                  <c:v>1.6357999999999999</c:v>
                </c:pt>
                <c:pt idx="1109">
                  <c:v>1.6525000000000001</c:v>
                </c:pt>
                <c:pt idx="1110">
                  <c:v>1.6516999999999999</c:v>
                </c:pt>
                <c:pt idx="1111">
                  <c:v>1.6406000000000001</c:v>
                </c:pt>
                <c:pt idx="1112">
                  <c:v>1.6408</c:v>
                </c:pt>
                <c:pt idx="1113">
                  <c:v>1.6298999999999999</c:v>
                </c:pt>
                <c:pt idx="1114">
                  <c:v>1.6353</c:v>
                </c:pt>
                <c:pt idx="1115">
                  <c:v>1.6496</c:v>
                </c:pt>
                <c:pt idx="1116">
                  <c:v>1.6783999999999999</c:v>
                </c:pt>
                <c:pt idx="1117">
                  <c:v>1.6718</c:v>
                </c:pt>
                <c:pt idx="1118">
                  <c:v>1.6669</c:v>
                </c:pt>
                <c:pt idx="1119">
                  <c:v>1.6556999999999999</c:v>
                </c:pt>
                <c:pt idx="1120">
                  <c:v>1.6612</c:v>
                </c:pt>
                <c:pt idx="1121">
                  <c:v>1.6531</c:v>
                </c:pt>
                <c:pt idx="1122">
                  <c:v>1.6466000000000001</c:v>
                </c:pt>
                <c:pt idx="1123">
                  <c:v>1.6539999999999999</c:v>
                </c:pt>
                <c:pt idx="1124">
                  <c:v>1.6556999999999999</c:v>
                </c:pt>
                <c:pt idx="1125">
                  <c:v>1.6424000000000001</c:v>
                </c:pt>
                <c:pt idx="1126">
                  <c:v>1.6439999999999999</c:v>
                </c:pt>
                <c:pt idx="1127">
                  <c:v>1.6497999999999999</c:v>
                </c:pt>
                <c:pt idx="1128">
                  <c:v>1.6796</c:v>
                </c:pt>
                <c:pt idx="1129">
                  <c:v>1.6694</c:v>
                </c:pt>
                <c:pt idx="1130">
                  <c:v>1.6701999999999999</c:v>
                </c:pt>
                <c:pt idx="1131">
                  <c:v>1.6718999999999999</c:v>
                </c:pt>
                <c:pt idx="1132">
                  <c:v>1.6520999999999999</c:v>
                </c:pt>
                <c:pt idx="1133">
                  <c:v>1.6516999999999999</c:v>
                </c:pt>
                <c:pt idx="1134">
                  <c:v>1.6759999999999999</c:v>
                </c:pt>
                <c:pt idx="1135">
                  <c:v>1.6655</c:v>
                </c:pt>
                <c:pt idx="1136">
                  <c:v>1.6879</c:v>
                </c:pt>
                <c:pt idx="1137">
                  <c:v>1.6956</c:v>
                </c:pt>
                <c:pt idx="1138">
                  <c:v>1.6846000000000001</c:v>
                </c:pt>
                <c:pt idx="1139">
                  <c:v>1.6855</c:v>
                </c:pt>
                <c:pt idx="1140">
                  <c:v>1.6800999999999999</c:v>
                </c:pt>
                <c:pt idx="1141">
                  <c:v>1.6733</c:v>
                </c:pt>
                <c:pt idx="1142">
                  <c:v>1.6917</c:v>
                </c:pt>
                <c:pt idx="1143">
                  <c:v>1.6738</c:v>
                </c:pt>
                <c:pt idx="1144">
                  <c:v>1.6755</c:v>
                </c:pt>
                <c:pt idx="1145">
                  <c:v>1.6608000000000001</c:v>
                </c:pt>
                <c:pt idx="1146">
                  <c:v>1.6526000000000001</c:v>
                </c:pt>
                <c:pt idx="1147">
                  <c:v>1.6556</c:v>
                </c:pt>
                <c:pt idx="1148">
                  <c:v>1.6516</c:v>
                </c:pt>
                <c:pt idx="1149">
                  <c:v>1.6691</c:v>
                </c:pt>
                <c:pt idx="1150">
                  <c:v>1.6603000000000001</c:v>
                </c:pt>
                <c:pt idx="1151">
                  <c:v>1.6649</c:v>
                </c:pt>
                <c:pt idx="1152">
                  <c:v>1.6721999999999999</c:v>
                </c:pt>
                <c:pt idx="1153">
                  <c:v>1.6688000000000001</c:v>
                </c:pt>
                <c:pt idx="1154">
                  <c:v>1.6728000000000001</c:v>
                </c:pt>
                <c:pt idx="1155">
                  <c:v>1.6656</c:v>
                </c:pt>
                <c:pt idx="1156">
                  <c:v>1.6638999999999999</c:v>
                </c:pt>
                <c:pt idx="1157">
                  <c:v>1.6721999999999999</c:v>
                </c:pt>
                <c:pt idx="1158">
                  <c:v>1.6775</c:v>
                </c:pt>
                <c:pt idx="1159">
                  <c:v>1.6635</c:v>
                </c:pt>
                <c:pt idx="1160">
                  <c:v>1.6452</c:v>
                </c:pt>
                <c:pt idx="1161">
                  <c:v>1.6741999999999999</c:v>
                </c:pt>
                <c:pt idx="1162">
                  <c:v>1.6549</c:v>
                </c:pt>
                <c:pt idx="1163">
                  <c:v>1.6518999999999999</c:v>
                </c:pt>
                <c:pt idx="1164">
                  <c:v>1.6568000000000001</c:v>
                </c:pt>
                <c:pt idx="1165">
                  <c:v>1.6482000000000001</c:v>
                </c:pt>
                <c:pt idx="1166">
                  <c:v>1.6538999999999999</c:v>
                </c:pt>
                <c:pt idx="1167">
                  <c:v>1.6505000000000001</c:v>
                </c:pt>
                <c:pt idx="1168">
                  <c:v>1.6457999999999999</c:v>
                </c:pt>
                <c:pt idx="1169">
                  <c:v>1.6397999999999999</c:v>
                </c:pt>
                <c:pt idx="1170">
                  <c:v>1.6396999999999999</c:v>
                </c:pt>
                <c:pt idx="1171">
                  <c:v>1.6355</c:v>
                </c:pt>
                <c:pt idx="1172">
                  <c:v>1.6467000000000001</c:v>
                </c:pt>
                <c:pt idx="1173">
                  <c:v>1.6721999999999999</c:v>
                </c:pt>
                <c:pt idx="1174">
                  <c:v>1.6693</c:v>
                </c:pt>
                <c:pt idx="1175">
                  <c:v>1.6440999999999999</c:v>
                </c:pt>
                <c:pt idx="1176">
                  <c:v>1.6649</c:v>
                </c:pt>
                <c:pt idx="1177">
                  <c:v>1.653</c:v>
                </c:pt>
                <c:pt idx="1178">
                  <c:v>1.6658999999999999</c:v>
                </c:pt>
                <c:pt idx="1179">
                  <c:v>1.6782999999999999</c:v>
                </c:pt>
                <c:pt idx="1180">
                  <c:v>1.6767000000000001</c:v>
                </c:pt>
                <c:pt idx="1181">
                  <c:v>1.6836</c:v>
                </c:pt>
                <c:pt idx="1182">
                  <c:v>1.6755</c:v>
                </c:pt>
                <c:pt idx="1183">
                  <c:v>1.6672</c:v>
                </c:pt>
                <c:pt idx="1184">
                  <c:v>1.6651</c:v>
                </c:pt>
                <c:pt idx="1185">
                  <c:v>1.6715</c:v>
                </c:pt>
                <c:pt idx="1186">
                  <c:v>1.67</c:v>
                </c:pt>
                <c:pt idx="1187">
                  <c:v>1.6636</c:v>
                </c:pt>
                <c:pt idx="1188">
                  <c:v>1.6728000000000001</c:v>
                </c:pt>
                <c:pt idx="1189">
                  <c:v>1.6856</c:v>
                </c:pt>
                <c:pt idx="1190">
                  <c:v>1.6851</c:v>
                </c:pt>
                <c:pt idx="1191">
                  <c:v>1.6616</c:v>
                </c:pt>
                <c:pt idx="1192">
                  <c:v>1.6783999999999999</c:v>
                </c:pt>
                <c:pt idx="1193">
                  <c:v>1.6728000000000001</c:v>
                </c:pt>
                <c:pt idx="1194">
                  <c:v>1.661</c:v>
                </c:pt>
                <c:pt idx="1195">
                  <c:v>1.6659999999999999</c:v>
                </c:pt>
                <c:pt idx="1196">
                  <c:v>1.6651</c:v>
                </c:pt>
                <c:pt idx="1197">
                  <c:v>1.6642999999999999</c:v>
                </c:pt>
                <c:pt idx="1198">
                  <c:v>1.6556</c:v>
                </c:pt>
                <c:pt idx="1199">
                  <c:v>1.6761999999999999</c:v>
                </c:pt>
                <c:pt idx="1200">
                  <c:v>1.6939</c:v>
                </c:pt>
                <c:pt idx="1201">
                  <c:v>1.6809000000000001</c:v>
                </c:pt>
                <c:pt idx="1202">
                  <c:v>1.67</c:v>
                </c:pt>
                <c:pt idx="1203">
                  <c:v>1.6674</c:v>
                </c:pt>
                <c:pt idx="1204">
                  <c:v>1.6415999999999999</c:v>
                </c:pt>
                <c:pt idx="1205">
                  <c:v>1.6434</c:v>
                </c:pt>
                <c:pt idx="1206">
                  <c:v>1.6557999999999999</c:v>
                </c:pt>
                <c:pt idx="1207">
                  <c:v>1.6598999999999999</c:v>
                </c:pt>
                <c:pt idx="1208">
                  <c:v>1.6583000000000001</c:v>
                </c:pt>
                <c:pt idx="1209">
                  <c:v>1.6704000000000001</c:v>
                </c:pt>
                <c:pt idx="1210">
                  <c:v>1.6604000000000001</c:v>
                </c:pt>
                <c:pt idx="1211">
                  <c:v>1.6674</c:v>
                </c:pt>
                <c:pt idx="1212">
                  <c:v>1.6679999999999999</c:v>
                </c:pt>
                <c:pt idx="1213">
                  <c:v>1.6591</c:v>
                </c:pt>
                <c:pt idx="1214">
                  <c:v>1.6576</c:v>
                </c:pt>
                <c:pt idx="1215">
                  <c:v>1.6580999999999999</c:v>
                </c:pt>
                <c:pt idx="1216">
                  <c:v>1.6755</c:v>
                </c:pt>
                <c:pt idx="1217">
                  <c:v>1.6697</c:v>
                </c:pt>
                <c:pt idx="1218">
                  <c:v>1.6665000000000001</c:v>
                </c:pt>
                <c:pt idx="1219">
                  <c:v>1.653</c:v>
                </c:pt>
                <c:pt idx="1220">
                  <c:v>1.6626000000000001</c:v>
                </c:pt>
                <c:pt idx="1221">
                  <c:v>1.6701999999999999</c:v>
                </c:pt>
                <c:pt idx="1222">
                  <c:v>1.6716</c:v>
                </c:pt>
                <c:pt idx="1223">
                  <c:v>1.6595</c:v>
                </c:pt>
                <c:pt idx="1224">
                  <c:v>1.6668000000000001</c:v>
                </c:pt>
                <c:pt idx="1225">
                  <c:v>1.6731</c:v>
                </c:pt>
                <c:pt idx="1226">
                  <c:v>1.6740999999999999</c:v>
                </c:pt>
                <c:pt idx="1227">
                  <c:v>1.671</c:v>
                </c:pt>
                <c:pt idx="1228">
                  <c:v>1.6847000000000001</c:v>
                </c:pt>
                <c:pt idx="1229">
                  <c:v>1.6753</c:v>
                </c:pt>
                <c:pt idx="1230">
                  <c:v>1.6698999999999999</c:v>
                </c:pt>
                <c:pt idx="1231">
                  <c:v>1.6615</c:v>
                </c:pt>
                <c:pt idx="1232">
                  <c:v>1.6718999999999999</c:v>
                </c:pt>
                <c:pt idx="1233">
                  <c:v>1.6694</c:v>
                </c:pt>
                <c:pt idx="1234">
                  <c:v>1.6816</c:v>
                </c:pt>
                <c:pt idx="1235">
                  <c:v>1.6822999999999999</c:v>
                </c:pt>
                <c:pt idx="1236">
                  <c:v>1.673</c:v>
                </c:pt>
                <c:pt idx="1237">
                  <c:v>1.6795</c:v>
                </c:pt>
                <c:pt idx="1238">
                  <c:v>1.6872</c:v>
                </c:pt>
                <c:pt idx="1239">
                  <c:v>1.6758999999999999</c:v>
                </c:pt>
                <c:pt idx="1240">
                  <c:v>1.6698999999999999</c:v>
                </c:pt>
                <c:pt idx="1241">
                  <c:v>1.6618999999999999</c:v>
                </c:pt>
                <c:pt idx="1242">
                  <c:v>1.6800999999999999</c:v>
                </c:pt>
                <c:pt idx="1243">
                  <c:v>1.6732</c:v>
                </c:pt>
                <c:pt idx="1244">
                  <c:v>1.6627000000000001</c:v>
                </c:pt>
                <c:pt idx="1245">
                  <c:v>1.6549</c:v>
                </c:pt>
                <c:pt idx="1246">
                  <c:v>1.6516999999999999</c:v>
                </c:pt>
                <c:pt idx="1247">
                  <c:v>1.6458999999999999</c:v>
                </c:pt>
                <c:pt idx="1248">
                  <c:v>1.6525000000000001</c:v>
                </c:pt>
                <c:pt idx="1249">
                  <c:v>1.6837</c:v>
                </c:pt>
                <c:pt idx="1250">
                  <c:v>1.6597999999999999</c:v>
                </c:pt>
                <c:pt idx="1251">
                  <c:v>1.6631</c:v>
                </c:pt>
                <c:pt idx="1252">
                  <c:v>1.6674</c:v>
                </c:pt>
                <c:pt idx="1253">
                  <c:v>1.6500999999999999</c:v>
                </c:pt>
                <c:pt idx="1254">
                  <c:v>1.6686000000000001</c:v>
                </c:pt>
                <c:pt idx="1255">
                  <c:v>1.6673</c:v>
                </c:pt>
                <c:pt idx="1256">
                  <c:v>1.659</c:v>
                </c:pt>
                <c:pt idx="1257">
                  <c:v>1.6579999999999999</c:v>
                </c:pt>
                <c:pt idx="1258">
                  <c:v>1.6642999999999999</c:v>
                </c:pt>
                <c:pt idx="1259">
                  <c:v>1.6660999999999999</c:v>
                </c:pt>
                <c:pt idx="1260">
                  <c:v>1.6581999999999999</c:v>
                </c:pt>
                <c:pt idx="1261">
                  <c:v>1.6547000000000001</c:v>
                </c:pt>
                <c:pt idx="1262">
                  <c:v>1.6458999999999999</c:v>
                </c:pt>
                <c:pt idx="1263">
                  <c:v>1.6488</c:v>
                </c:pt>
                <c:pt idx="1264">
                  <c:v>1.6544000000000001</c:v>
                </c:pt>
                <c:pt idx="1265">
                  <c:v>1.6739999999999999</c:v>
                </c:pt>
                <c:pt idx="1266">
                  <c:v>1.6727000000000001</c:v>
                </c:pt>
                <c:pt idx="1267">
                  <c:v>1.6769000000000001</c:v>
                </c:pt>
                <c:pt idx="1268">
                  <c:v>1.6834</c:v>
                </c:pt>
                <c:pt idx="1269">
                  <c:v>1.6523000000000001</c:v>
                </c:pt>
                <c:pt idx="1270">
                  <c:v>1.6675</c:v>
                </c:pt>
                <c:pt idx="1271">
                  <c:v>1.6766000000000001</c:v>
                </c:pt>
                <c:pt idx="1272">
                  <c:v>1.6579999999999999</c:v>
                </c:pt>
                <c:pt idx="1273">
                  <c:v>1.6633</c:v>
                </c:pt>
                <c:pt idx="1274">
                  <c:v>1.6639999999999999</c:v>
                </c:pt>
                <c:pt idx="1275">
                  <c:v>1.6737</c:v>
                </c:pt>
                <c:pt idx="1276">
                  <c:v>1.6775</c:v>
                </c:pt>
                <c:pt idx="1277">
                  <c:v>1.6724000000000001</c:v>
                </c:pt>
                <c:pt idx="1278">
                  <c:v>1.6863999999999999</c:v>
                </c:pt>
                <c:pt idx="1279">
                  <c:v>1.6513</c:v>
                </c:pt>
                <c:pt idx="1280">
                  <c:v>1.6384000000000001</c:v>
                </c:pt>
                <c:pt idx="1281">
                  <c:v>1.6456</c:v>
                </c:pt>
                <c:pt idx="1282">
                  <c:v>1.6597</c:v>
                </c:pt>
                <c:pt idx="1283">
                  <c:v>1.6707000000000001</c:v>
                </c:pt>
                <c:pt idx="1284">
                  <c:v>1.6677999999999999</c:v>
                </c:pt>
                <c:pt idx="1285">
                  <c:v>1.6747000000000001</c:v>
                </c:pt>
                <c:pt idx="1286">
                  <c:v>1.6700999999999999</c:v>
                </c:pt>
                <c:pt idx="1287">
                  <c:v>1.6878</c:v>
                </c:pt>
                <c:pt idx="1288">
                  <c:v>1.6740999999999999</c:v>
                </c:pt>
                <c:pt idx="1289">
                  <c:v>1.6641999999999999</c:v>
                </c:pt>
                <c:pt idx="1290">
                  <c:v>1.6654</c:v>
                </c:pt>
                <c:pt idx="1291">
                  <c:v>1.6658999999999999</c:v>
                </c:pt>
                <c:pt idx="1292">
                  <c:v>1.6720999999999999</c:v>
                </c:pt>
                <c:pt idx="1293">
                  <c:v>1.6708000000000001</c:v>
                </c:pt>
                <c:pt idx="1294">
                  <c:v>1.671</c:v>
                </c:pt>
                <c:pt idx="1295">
                  <c:v>1.6567000000000001</c:v>
                </c:pt>
                <c:pt idx="1296">
                  <c:v>1.6564000000000001</c:v>
                </c:pt>
                <c:pt idx="1297">
                  <c:v>1.647</c:v>
                </c:pt>
                <c:pt idx="1298">
                  <c:v>1.6579999999999999</c:v>
                </c:pt>
                <c:pt idx="1299">
                  <c:v>1.6439999999999999</c:v>
                </c:pt>
                <c:pt idx="1300">
                  <c:v>1.6548</c:v>
                </c:pt>
                <c:pt idx="1301">
                  <c:v>1.6415</c:v>
                </c:pt>
                <c:pt idx="1302">
                  <c:v>1.6433</c:v>
                </c:pt>
                <c:pt idx="1303">
                  <c:v>1.6467000000000001</c:v>
                </c:pt>
                <c:pt idx="1304">
                  <c:v>1.64</c:v>
                </c:pt>
                <c:pt idx="1305">
                  <c:v>1.6496999999999999</c:v>
                </c:pt>
                <c:pt idx="1306">
                  <c:v>1.6431</c:v>
                </c:pt>
                <c:pt idx="1307">
                  <c:v>1.6347</c:v>
                </c:pt>
                <c:pt idx="1308">
                  <c:v>1.6517999999999999</c:v>
                </c:pt>
                <c:pt idx="1309">
                  <c:v>1.6617</c:v>
                </c:pt>
                <c:pt idx="1310">
                  <c:v>1.6534</c:v>
                </c:pt>
                <c:pt idx="1311">
                  <c:v>1.64</c:v>
                </c:pt>
                <c:pt idx="1312">
                  <c:v>1.6339999999999999</c:v>
                </c:pt>
                <c:pt idx="1313">
                  <c:v>1.6387</c:v>
                </c:pt>
                <c:pt idx="1314">
                  <c:v>1.6383000000000001</c:v>
                </c:pt>
                <c:pt idx="1315">
                  <c:v>1.6355999999999999</c:v>
                </c:pt>
                <c:pt idx="1316">
                  <c:v>1.6551</c:v>
                </c:pt>
                <c:pt idx="1317">
                  <c:v>1.6469</c:v>
                </c:pt>
                <c:pt idx="1318">
                  <c:v>1.6647000000000001</c:v>
                </c:pt>
                <c:pt idx="1319">
                  <c:v>1.6425000000000001</c:v>
                </c:pt>
                <c:pt idx="1320">
                  <c:v>1.6448</c:v>
                </c:pt>
                <c:pt idx="1321">
                  <c:v>1.6392</c:v>
                </c:pt>
                <c:pt idx="1322">
                  <c:v>1.6264000000000001</c:v>
                </c:pt>
                <c:pt idx="1323">
                  <c:v>1.6259999999999999</c:v>
                </c:pt>
                <c:pt idx="1324">
                  <c:v>1.6417999999999999</c:v>
                </c:pt>
                <c:pt idx="1325">
                  <c:v>1.6561999999999999</c:v>
                </c:pt>
                <c:pt idx="1326">
                  <c:v>1.6624000000000001</c:v>
                </c:pt>
                <c:pt idx="1327">
                  <c:v>1.6372</c:v>
                </c:pt>
                <c:pt idx="1328">
                  <c:v>1.6620999999999999</c:v>
                </c:pt>
                <c:pt idx="1329">
                  <c:v>1.6623000000000001</c:v>
                </c:pt>
                <c:pt idx="1330">
                  <c:v>1.6662999999999999</c:v>
                </c:pt>
                <c:pt idx="1331">
                  <c:v>1.6752</c:v>
                </c:pt>
                <c:pt idx="1332">
                  <c:v>1.6959</c:v>
                </c:pt>
                <c:pt idx="1333">
                  <c:v>1.6781999999999999</c:v>
                </c:pt>
                <c:pt idx="1334">
                  <c:v>1.6817</c:v>
                </c:pt>
                <c:pt idx="1335">
                  <c:v>1.6869000000000001</c:v>
                </c:pt>
                <c:pt idx="1336">
                  <c:v>1.6809000000000001</c:v>
                </c:pt>
                <c:pt idx="1337">
                  <c:v>1.6691</c:v>
                </c:pt>
                <c:pt idx="1338">
                  <c:v>1.6552</c:v>
                </c:pt>
                <c:pt idx="1339">
                  <c:v>1.6569</c:v>
                </c:pt>
                <c:pt idx="1340">
                  <c:v>1.6453</c:v>
                </c:pt>
                <c:pt idx="1341">
                  <c:v>1.6491</c:v>
                </c:pt>
                <c:pt idx="1342">
                  <c:v>1.6577999999999999</c:v>
                </c:pt>
                <c:pt idx="1343">
                  <c:v>1.6588000000000001</c:v>
                </c:pt>
                <c:pt idx="1344">
                  <c:v>1.6596</c:v>
                </c:pt>
                <c:pt idx="1345">
                  <c:v>1.6574</c:v>
                </c:pt>
                <c:pt idx="1346">
                  <c:v>1.6460999999999999</c:v>
                </c:pt>
                <c:pt idx="1347">
                  <c:v>1.6375999999999999</c:v>
                </c:pt>
                <c:pt idx="1348">
                  <c:v>1.6326000000000001</c:v>
                </c:pt>
                <c:pt idx="1349">
                  <c:v>1.6287</c:v>
                </c:pt>
                <c:pt idx="1350">
                  <c:v>1.6553</c:v>
                </c:pt>
                <c:pt idx="1351">
                  <c:v>1.6567000000000001</c:v>
                </c:pt>
                <c:pt idx="1352">
                  <c:v>1.6516999999999999</c:v>
                </c:pt>
                <c:pt idx="1353">
                  <c:v>1.6671</c:v>
                </c:pt>
                <c:pt idx="1354">
                  <c:v>1.6657999999999999</c:v>
                </c:pt>
                <c:pt idx="1355">
                  <c:v>1.6644000000000001</c:v>
                </c:pt>
                <c:pt idx="1356">
                  <c:v>1.6386000000000001</c:v>
                </c:pt>
                <c:pt idx="1357">
                  <c:v>1.6388</c:v>
                </c:pt>
                <c:pt idx="1358">
                  <c:v>1.6612</c:v>
                </c:pt>
                <c:pt idx="1359">
                  <c:v>1.6591</c:v>
                </c:pt>
                <c:pt idx="1360">
                  <c:v>1.6495</c:v>
                </c:pt>
                <c:pt idx="1361">
                  <c:v>1.6520999999999999</c:v>
                </c:pt>
                <c:pt idx="1362">
                  <c:v>1.6463000000000001</c:v>
                </c:pt>
                <c:pt idx="1363">
                  <c:v>1.6429</c:v>
                </c:pt>
                <c:pt idx="1364">
                  <c:v>1.6558999999999999</c:v>
                </c:pt>
                <c:pt idx="1365">
                  <c:v>1.6587000000000001</c:v>
                </c:pt>
                <c:pt idx="1366">
                  <c:v>1.6451</c:v>
                </c:pt>
                <c:pt idx="1367">
                  <c:v>1.6416999999999999</c:v>
                </c:pt>
                <c:pt idx="1368">
                  <c:v>1.6431</c:v>
                </c:pt>
                <c:pt idx="1369">
                  <c:v>1.6623000000000001</c:v>
                </c:pt>
                <c:pt idx="1370">
                  <c:v>1.6619999999999999</c:v>
                </c:pt>
                <c:pt idx="1371">
                  <c:v>1.6605000000000001</c:v>
                </c:pt>
                <c:pt idx="1372">
                  <c:v>1.6473</c:v>
                </c:pt>
                <c:pt idx="1373">
                  <c:v>1.6504000000000001</c:v>
                </c:pt>
                <c:pt idx="1374">
                  <c:v>1.6515</c:v>
                </c:pt>
                <c:pt idx="1375">
                  <c:v>1.6497999999999999</c:v>
                </c:pt>
                <c:pt idx="1376">
                  <c:v>1.6734</c:v>
                </c:pt>
                <c:pt idx="1377">
                  <c:v>1.6642999999999999</c:v>
                </c:pt>
                <c:pt idx="1378">
                  <c:v>1.6591</c:v>
                </c:pt>
                <c:pt idx="1379">
                  <c:v>1.6803999999999999</c:v>
                </c:pt>
                <c:pt idx="1380">
                  <c:v>1.6958</c:v>
                </c:pt>
                <c:pt idx="1381">
                  <c:v>1.6660999999999999</c:v>
                </c:pt>
                <c:pt idx="1382">
                  <c:v>1.6671</c:v>
                </c:pt>
                <c:pt idx="1383">
                  <c:v>1.6593</c:v>
                </c:pt>
                <c:pt idx="1384">
                  <c:v>1.6692</c:v>
                </c:pt>
                <c:pt idx="1385">
                  <c:v>1.6924999999999999</c:v>
                </c:pt>
                <c:pt idx="1386">
                  <c:v>1.6854</c:v>
                </c:pt>
                <c:pt idx="1387">
                  <c:v>1.6702999999999999</c:v>
                </c:pt>
                <c:pt idx="1388">
                  <c:v>1.6611</c:v>
                </c:pt>
                <c:pt idx="1389">
                  <c:v>1.6662999999999999</c:v>
                </c:pt>
                <c:pt idx="1390">
                  <c:v>1.6583000000000001</c:v>
                </c:pt>
                <c:pt idx="1391">
                  <c:v>1.6505000000000001</c:v>
                </c:pt>
                <c:pt idx="1392">
                  <c:v>1.6624000000000001</c:v>
                </c:pt>
                <c:pt idx="1393">
                  <c:v>1.6631</c:v>
                </c:pt>
                <c:pt idx="1394">
                  <c:v>1.6528</c:v>
                </c:pt>
                <c:pt idx="1395">
                  <c:v>1.6659999999999999</c:v>
                </c:pt>
                <c:pt idx="1396">
                  <c:v>1.659</c:v>
                </c:pt>
                <c:pt idx="1397">
                  <c:v>1.6684000000000001</c:v>
                </c:pt>
                <c:pt idx="1398">
                  <c:v>1.6713</c:v>
                </c:pt>
                <c:pt idx="1399">
                  <c:v>1.6613</c:v>
                </c:pt>
                <c:pt idx="1400">
                  <c:v>1.6536</c:v>
                </c:pt>
                <c:pt idx="1401">
                  <c:v>1.6738</c:v>
                </c:pt>
                <c:pt idx="1402">
                  <c:v>1.6748000000000001</c:v>
                </c:pt>
                <c:pt idx="1403">
                  <c:v>1.6687000000000001</c:v>
                </c:pt>
                <c:pt idx="1404">
                  <c:v>1.6771</c:v>
                </c:pt>
                <c:pt idx="1405">
                  <c:v>1.6619999999999999</c:v>
                </c:pt>
                <c:pt idx="1406">
                  <c:v>1.6511</c:v>
                </c:pt>
                <c:pt idx="1407">
                  <c:v>1.6789000000000001</c:v>
                </c:pt>
                <c:pt idx="1408">
                  <c:v>1.6529</c:v>
                </c:pt>
                <c:pt idx="1409">
                  <c:v>1.6517999999999999</c:v>
                </c:pt>
                <c:pt idx="1410">
                  <c:v>1.6492</c:v>
                </c:pt>
                <c:pt idx="1411">
                  <c:v>1.651</c:v>
                </c:pt>
                <c:pt idx="1412">
                  <c:v>1.6653</c:v>
                </c:pt>
                <c:pt idx="1413">
                  <c:v>1.6476</c:v>
                </c:pt>
                <c:pt idx="1414">
                  <c:v>1.6414</c:v>
                </c:pt>
                <c:pt idx="1415">
                  <c:v>1.6552</c:v>
                </c:pt>
                <c:pt idx="1416">
                  <c:v>1.6416999999999999</c:v>
                </c:pt>
                <c:pt idx="1417">
                  <c:v>1.643</c:v>
                </c:pt>
                <c:pt idx="1418">
                  <c:v>1.6575</c:v>
                </c:pt>
                <c:pt idx="1419">
                  <c:v>1.6597999999999999</c:v>
                </c:pt>
                <c:pt idx="1420">
                  <c:v>1.6565000000000001</c:v>
                </c:pt>
                <c:pt idx="1421">
                  <c:v>1.6547000000000001</c:v>
                </c:pt>
                <c:pt idx="1422">
                  <c:v>1.6613</c:v>
                </c:pt>
                <c:pt idx="1423">
                  <c:v>1.6540999999999999</c:v>
                </c:pt>
                <c:pt idx="1424">
                  <c:v>1.6514</c:v>
                </c:pt>
                <c:pt idx="1425">
                  <c:v>1.6639999999999999</c:v>
                </c:pt>
                <c:pt idx="1426">
                  <c:v>1.6768000000000001</c:v>
                </c:pt>
                <c:pt idx="1427">
                  <c:v>1.6681999999999999</c:v>
                </c:pt>
                <c:pt idx="1428">
                  <c:v>1.6696</c:v>
                </c:pt>
                <c:pt idx="1429">
                  <c:v>1.6605000000000001</c:v>
                </c:pt>
                <c:pt idx="1430">
                  <c:v>1.6528</c:v>
                </c:pt>
                <c:pt idx="1431">
                  <c:v>1.6604000000000001</c:v>
                </c:pt>
                <c:pt idx="1432">
                  <c:v>1.6676</c:v>
                </c:pt>
                <c:pt idx="1433">
                  <c:v>1.6773</c:v>
                </c:pt>
                <c:pt idx="1434">
                  <c:v>1.6718</c:v>
                </c:pt>
                <c:pt idx="1435">
                  <c:v>1.6819999999999999</c:v>
                </c:pt>
                <c:pt idx="1436">
                  <c:v>1.6688000000000001</c:v>
                </c:pt>
                <c:pt idx="1437">
                  <c:v>1.6725000000000001</c:v>
                </c:pt>
                <c:pt idx="1438">
                  <c:v>1.6735</c:v>
                </c:pt>
                <c:pt idx="1439">
                  <c:v>1.6527000000000001</c:v>
                </c:pt>
                <c:pt idx="1440">
                  <c:v>1.6720999999999999</c:v>
                </c:pt>
                <c:pt idx="1441">
                  <c:v>1.6741999999999999</c:v>
                </c:pt>
                <c:pt idx="1442">
                  <c:v>1.6909000000000001</c:v>
                </c:pt>
                <c:pt idx="1443">
                  <c:v>1.6705000000000001</c:v>
                </c:pt>
                <c:pt idx="1444">
                  <c:v>1.6561999999999999</c:v>
                </c:pt>
                <c:pt idx="1445">
                  <c:v>1.6589</c:v>
                </c:pt>
                <c:pt idx="1446">
                  <c:v>1.6532</c:v>
                </c:pt>
                <c:pt idx="1447">
                  <c:v>1.6698</c:v>
                </c:pt>
                <c:pt idx="1448">
                  <c:v>1.6752</c:v>
                </c:pt>
                <c:pt idx="1449">
                  <c:v>1.6541999999999999</c:v>
                </c:pt>
                <c:pt idx="1450">
                  <c:v>1.6580999999999999</c:v>
                </c:pt>
                <c:pt idx="1451">
                  <c:v>1.6533</c:v>
                </c:pt>
                <c:pt idx="1452">
                  <c:v>1.6652</c:v>
                </c:pt>
                <c:pt idx="1453">
                  <c:v>1.669</c:v>
                </c:pt>
                <c:pt idx="1454">
                  <c:v>1.6444000000000001</c:v>
                </c:pt>
                <c:pt idx="1455">
                  <c:v>1.6364000000000001</c:v>
                </c:pt>
                <c:pt idx="1456">
                  <c:v>1.6355</c:v>
                </c:pt>
                <c:pt idx="1457">
                  <c:v>1.6317999999999999</c:v>
                </c:pt>
                <c:pt idx="1458">
                  <c:v>1.6493</c:v>
                </c:pt>
                <c:pt idx="1459">
                  <c:v>1.6424000000000001</c:v>
                </c:pt>
                <c:pt idx="1460">
                  <c:v>1.6500999999999999</c:v>
                </c:pt>
                <c:pt idx="1461">
                  <c:v>1.6496999999999999</c:v>
                </c:pt>
                <c:pt idx="1462">
                  <c:v>1.6445000000000001</c:v>
                </c:pt>
                <c:pt idx="1463">
                  <c:v>1.6595</c:v>
                </c:pt>
                <c:pt idx="1464">
                  <c:v>1.6796</c:v>
                </c:pt>
                <c:pt idx="1465">
                  <c:v>1.6640999999999999</c:v>
                </c:pt>
                <c:pt idx="1466">
                  <c:v>1.6613</c:v>
                </c:pt>
                <c:pt idx="1467">
                  <c:v>1.6551</c:v>
                </c:pt>
                <c:pt idx="1468">
                  <c:v>1.6405000000000001</c:v>
                </c:pt>
                <c:pt idx="1469">
                  <c:v>1.6417999999999999</c:v>
                </c:pt>
                <c:pt idx="1470">
                  <c:v>1.659</c:v>
                </c:pt>
                <c:pt idx="1471">
                  <c:v>1.6636</c:v>
                </c:pt>
                <c:pt idx="1472">
                  <c:v>1.6535</c:v>
                </c:pt>
                <c:pt idx="1473">
                  <c:v>1.6518999999999999</c:v>
                </c:pt>
                <c:pt idx="1474">
                  <c:v>1.6423000000000001</c:v>
                </c:pt>
                <c:pt idx="1475">
                  <c:v>1.6386000000000001</c:v>
                </c:pt>
                <c:pt idx="1476">
                  <c:v>1.6348</c:v>
                </c:pt>
                <c:pt idx="1477">
                  <c:v>1.6455</c:v>
                </c:pt>
                <c:pt idx="1478">
                  <c:v>1.6588000000000001</c:v>
                </c:pt>
                <c:pt idx="1479">
                  <c:v>1.6556</c:v>
                </c:pt>
                <c:pt idx="1480">
                  <c:v>1.6526000000000001</c:v>
                </c:pt>
                <c:pt idx="1481">
                  <c:v>1.657</c:v>
                </c:pt>
                <c:pt idx="1482">
                  <c:v>1.6653</c:v>
                </c:pt>
                <c:pt idx="1483">
                  <c:v>1.645</c:v>
                </c:pt>
                <c:pt idx="1484">
                  <c:v>1.6635</c:v>
                </c:pt>
                <c:pt idx="1485">
                  <c:v>1.6577</c:v>
                </c:pt>
                <c:pt idx="1486">
                  <c:v>1.6631</c:v>
                </c:pt>
                <c:pt idx="1487">
                  <c:v>1.6675</c:v>
                </c:pt>
                <c:pt idx="1488">
                  <c:v>1.6506000000000001</c:v>
                </c:pt>
                <c:pt idx="1489">
                  <c:v>1.6695</c:v>
                </c:pt>
                <c:pt idx="1490">
                  <c:v>1.6496999999999999</c:v>
                </c:pt>
                <c:pt idx="1491">
                  <c:v>1.6506000000000001</c:v>
                </c:pt>
                <c:pt idx="1492">
                  <c:v>1.6498999999999999</c:v>
                </c:pt>
                <c:pt idx="1493">
                  <c:v>1.663</c:v>
                </c:pt>
                <c:pt idx="1494">
                  <c:v>1.6681999999999999</c:v>
                </c:pt>
                <c:pt idx="1495">
                  <c:v>1.6543000000000001</c:v>
                </c:pt>
                <c:pt idx="1496">
                  <c:v>1.6517999999999999</c:v>
                </c:pt>
                <c:pt idx="1497">
                  <c:v>1.6508</c:v>
                </c:pt>
                <c:pt idx="1498">
                  <c:v>1.6540999999999999</c:v>
                </c:pt>
                <c:pt idx="1499">
                  <c:v>1.6662999999999999</c:v>
                </c:pt>
                <c:pt idx="1500">
                  <c:v>1.6587000000000001</c:v>
                </c:pt>
                <c:pt idx="1501">
                  <c:v>1.6583000000000001</c:v>
                </c:pt>
                <c:pt idx="1502">
                  <c:v>1.6578999999999999</c:v>
                </c:pt>
                <c:pt idx="1503">
                  <c:v>1.6500999999999999</c:v>
                </c:pt>
                <c:pt idx="1504">
                  <c:v>1.6516</c:v>
                </c:pt>
                <c:pt idx="1505">
                  <c:v>1.6676</c:v>
                </c:pt>
                <c:pt idx="1506">
                  <c:v>1.6496</c:v>
                </c:pt>
                <c:pt idx="1507">
                  <c:v>1.6477999999999999</c:v>
                </c:pt>
                <c:pt idx="1508">
                  <c:v>1.6484000000000001</c:v>
                </c:pt>
                <c:pt idx="1509">
                  <c:v>1.6516</c:v>
                </c:pt>
                <c:pt idx="1510">
                  <c:v>1.6487000000000001</c:v>
                </c:pt>
                <c:pt idx="1511">
                  <c:v>1.6700999999999999</c:v>
                </c:pt>
                <c:pt idx="1512">
                  <c:v>1.6639999999999999</c:v>
                </c:pt>
                <c:pt idx="1513">
                  <c:v>1.6606000000000001</c:v>
                </c:pt>
                <c:pt idx="1514">
                  <c:v>1.6638999999999999</c:v>
                </c:pt>
                <c:pt idx="1515">
                  <c:v>1.6675</c:v>
                </c:pt>
                <c:pt idx="1516">
                  <c:v>1.6902999999999999</c:v>
                </c:pt>
                <c:pt idx="1517">
                  <c:v>1.6584000000000001</c:v>
                </c:pt>
                <c:pt idx="1518">
                  <c:v>1.6671</c:v>
                </c:pt>
                <c:pt idx="1519">
                  <c:v>1.6808000000000001</c:v>
                </c:pt>
                <c:pt idx="1520">
                  <c:v>1.6781999999999999</c:v>
                </c:pt>
                <c:pt idx="1521">
                  <c:v>1.6740999999999999</c:v>
                </c:pt>
                <c:pt idx="1522">
                  <c:v>1.6775</c:v>
                </c:pt>
                <c:pt idx="1523">
                  <c:v>1.6798999999999999</c:v>
                </c:pt>
                <c:pt idx="1524">
                  <c:v>1.6573</c:v>
                </c:pt>
                <c:pt idx="1525">
                  <c:v>1.6456999999999999</c:v>
                </c:pt>
                <c:pt idx="1526">
                  <c:v>1.6521999999999999</c:v>
                </c:pt>
                <c:pt idx="1527">
                  <c:v>1.6497999999999999</c:v>
                </c:pt>
                <c:pt idx="1528">
                  <c:v>1.6615</c:v>
                </c:pt>
                <c:pt idx="1529">
                  <c:v>1.6707000000000001</c:v>
                </c:pt>
                <c:pt idx="1530">
                  <c:v>1.6778999999999999</c:v>
                </c:pt>
                <c:pt idx="1531">
                  <c:v>1.6830000000000001</c:v>
                </c:pt>
                <c:pt idx="1532">
                  <c:v>1.6714</c:v>
                </c:pt>
                <c:pt idx="1533">
                  <c:v>1.6509</c:v>
                </c:pt>
                <c:pt idx="1534">
                  <c:v>1.6543000000000001</c:v>
                </c:pt>
                <c:pt idx="1535">
                  <c:v>1.6443000000000001</c:v>
                </c:pt>
                <c:pt idx="1536">
                  <c:v>1.6478999999999999</c:v>
                </c:pt>
                <c:pt idx="1537">
                  <c:v>1.6432</c:v>
                </c:pt>
                <c:pt idx="1538">
                  <c:v>1.6516999999999999</c:v>
                </c:pt>
                <c:pt idx="1539">
                  <c:v>1.6547000000000001</c:v>
                </c:pt>
                <c:pt idx="1540">
                  <c:v>1.6456999999999999</c:v>
                </c:pt>
                <c:pt idx="1541">
                  <c:v>1.6487000000000001</c:v>
                </c:pt>
                <c:pt idx="1542">
                  <c:v>1.6448</c:v>
                </c:pt>
                <c:pt idx="1543">
                  <c:v>1.643</c:v>
                </c:pt>
                <c:pt idx="1544">
                  <c:v>1.6388</c:v>
                </c:pt>
                <c:pt idx="1545">
                  <c:v>1.6452</c:v>
                </c:pt>
                <c:pt idx="1546">
                  <c:v>1.6442000000000001</c:v>
                </c:pt>
                <c:pt idx="1547">
                  <c:v>1.6359999999999999</c:v>
                </c:pt>
                <c:pt idx="1548">
                  <c:v>1.6373</c:v>
                </c:pt>
                <c:pt idx="1549">
                  <c:v>1.6571</c:v>
                </c:pt>
                <c:pt idx="1550">
                  <c:v>1.6645000000000001</c:v>
                </c:pt>
                <c:pt idx="1551">
                  <c:v>1.6675</c:v>
                </c:pt>
                <c:pt idx="1552">
                  <c:v>1.6778</c:v>
                </c:pt>
                <c:pt idx="1553">
                  <c:v>1.6592</c:v>
                </c:pt>
                <c:pt idx="1554">
                  <c:v>1.6702999999999999</c:v>
                </c:pt>
                <c:pt idx="1555">
                  <c:v>1.6725000000000001</c:v>
                </c:pt>
                <c:pt idx="1556">
                  <c:v>1.6727000000000001</c:v>
                </c:pt>
                <c:pt idx="1557">
                  <c:v>1.6574</c:v>
                </c:pt>
                <c:pt idx="1558">
                  <c:v>1.6654</c:v>
                </c:pt>
                <c:pt idx="1559">
                  <c:v>1.663</c:v>
                </c:pt>
                <c:pt idx="1560">
                  <c:v>1.6671</c:v>
                </c:pt>
                <c:pt idx="1561">
                  <c:v>1.6782999999999999</c:v>
                </c:pt>
                <c:pt idx="1562">
                  <c:v>1.6658999999999999</c:v>
                </c:pt>
                <c:pt idx="1563">
                  <c:v>1.6636</c:v>
                </c:pt>
                <c:pt idx="1564">
                  <c:v>1.6718999999999999</c:v>
                </c:pt>
                <c:pt idx="1565">
                  <c:v>1.6533</c:v>
                </c:pt>
                <c:pt idx="1566">
                  <c:v>1.6680999999999999</c:v>
                </c:pt>
                <c:pt idx="1567">
                  <c:v>1.6708000000000001</c:v>
                </c:pt>
                <c:pt idx="1568">
                  <c:v>1.6563000000000001</c:v>
                </c:pt>
                <c:pt idx="1569">
                  <c:v>1.6422000000000001</c:v>
                </c:pt>
                <c:pt idx="1570">
                  <c:v>1.6423000000000001</c:v>
                </c:pt>
                <c:pt idx="1571">
                  <c:v>1.6418999999999999</c:v>
                </c:pt>
                <c:pt idx="1572">
                  <c:v>1.6377999999999999</c:v>
                </c:pt>
                <c:pt idx="1573">
                  <c:v>1.6427</c:v>
                </c:pt>
                <c:pt idx="1574">
                  <c:v>1.6329</c:v>
                </c:pt>
                <c:pt idx="1575">
                  <c:v>1.6536</c:v>
                </c:pt>
                <c:pt idx="1576">
                  <c:v>1.6476999999999999</c:v>
                </c:pt>
                <c:pt idx="1577">
                  <c:v>1.6395999999999999</c:v>
                </c:pt>
                <c:pt idx="1578">
                  <c:v>1.6442000000000001</c:v>
                </c:pt>
                <c:pt idx="1579">
                  <c:v>1.6438999999999999</c:v>
                </c:pt>
                <c:pt idx="1580">
                  <c:v>1.6455</c:v>
                </c:pt>
                <c:pt idx="1581">
                  <c:v>1.6616</c:v>
                </c:pt>
                <c:pt idx="1582">
                  <c:v>1.6516999999999999</c:v>
                </c:pt>
                <c:pt idx="1583">
                  <c:v>1.6527000000000001</c:v>
                </c:pt>
                <c:pt idx="1584">
                  <c:v>1.6331</c:v>
                </c:pt>
                <c:pt idx="1585">
                  <c:v>1.6509</c:v>
                </c:pt>
                <c:pt idx="1586">
                  <c:v>1.6456</c:v>
                </c:pt>
                <c:pt idx="1587">
                  <c:v>1.6603000000000001</c:v>
                </c:pt>
                <c:pt idx="1588">
                  <c:v>1.6525000000000001</c:v>
                </c:pt>
                <c:pt idx="1589">
                  <c:v>1.6595</c:v>
                </c:pt>
                <c:pt idx="1590">
                  <c:v>1.6674</c:v>
                </c:pt>
                <c:pt idx="1591">
                  <c:v>1.6786000000000001</c:v>
                </c:pt>
                <c:pt idx="1592">
                  <c:v>1.6760999999999999</c:v>
                </c:pt>
                <c:pt idx="1593">
                  <c:v>1.6604000000000001</c:v>
                </c:pt>
                <c:pt idx="1594">
                  <c:v>1.6767000000000001</c:v>
                </c:pt>
                <c:pt idx="1595">
                  <c:v>1.6757</c:v>
                </c:pt>
                <c:pt idx="1596">
                  <c:v>1.6873</c:v>
                </c:pt>
                <c:pt idx="1597">
                  <c:v>1.6857</c:v>
                </c:pt>
                <c:pt idx="1598">
                  <c:v>1.6830000000000001</c:v>
                </c:pt>
                <c:pt idx="1599">
                  <c:v>1.6913</c:v>
                </c:pt>
                <c:pt idx="1600">
                  <c:v>1.6846000000000001</c:v>
                </c:pt>
                <c:pt idx="1601">
                  <c:v>1.6831</c:v>
                </c:pt>
                <c:pt idx="1602">
                  <c:v>1.6912</c:v>
                </c:pt>
                <c:pt idx="1603">
                  <c:v>1.6689000000000001</c:v>
                </c:pt>
                <c:pt idx="1604">
                  <c:v>1.6638999999999999</c:v>
                </c:pt>
                <c:pt idx="1605">
                  <c:v>1.6534</c:v>
                </c:pt>
                <c:pt idx="1606">
                  <c:v>1.6496999999999999</c:v>
                </c:pt>
                <c:pt idx="1607">
                  <c:v>1.6666000000000001</c:v>
                </c:pt>
                <c:pt idx="1608">
                  <c:v>1.6576</c:v>
                </c:pt>
                <c:pt idx="1609">
                  <c:v>1.6709000000000001</c:v>
                </c:pt>
                <c:pt idx="1610">
                  <c:v>1.6657</c:v>
                </c:pt>
                <c:pt idx="1611">
                  <c:v>1.6526000000000001</c:v>
                </c:pt>
                <c:pt idx="1612">
                  <c:v>1.6459999999999999</c:v>
                </c:pt>
                <c:pt idx="1613">
                  <c:v>1.6392</c:v>
                </c:pt>
                <c:pt idx="1614">
                  <c:v>1.6422000000000001</c:v>
                </c:pt>
                <c:pt idx="1615">
                  <c:v>1.6315</c:v>
                </c:pt>
                <c:pt idx="1616">
                  <c:v>1.6326000000000001</c:v>
                </c:pt>
                <c:pt idx="1617">
                  <c:v>1.6436999999999999</c:v>
                </c:pt>
                <c:pt idx="1618">
                  <c:v>1.6569</c:v>
                </c:pt>
                <c:pt idx="1619">
                  <c:v>1.6473</c:v>
                </c:pt>
                <c:pt idx="1620">
                  <c:v>1.6322000000000001</c:v>
                </c:pt>
                <c:pt idx="1621">
                  <c:v>1.6234</c:v>
                </c:pt>
                <c:pt idx="1622">
                  <c:v>1.6514</c:v>
                </c:pt>
                <c:pt idx="1623">
                  <c:v>1.6579999999999999</c:v>
                </c:pt>
                <c:pt idx="1624">
                  <c:v>1.6475</c:v>
                </c:pt>
                <c:pt idx="1625">
                  <c:v>1.6449</c:v>
                </c:pt>
                <c:pt idx="1626">
                  <c:v>1.6442000000000001</c:v>
                </c:pt>
                <c:pt idx="1627">
                  <c:v>1.6494</c:v>
                </c:pt>
                <c:pt idx="1628">
                  <c:v>1.6377999999999999</c:v>
                </c:pt>
                <c:pt idx="1629">
                  <c:v>1.6598999999999999</c:v>
                </c:pt>
                <c:pt idx="1630">
                  <c:v>1.6524000000000001</c:v>
                </c:pt>
                <c:pt idx="1631">
                  <c:v>1.6526000000000001</c:v>
                </c:pt>
                <c:pt idx="1632">
                  <c:v>1.6623000000000001</c:v>
                </c:pt>
                <c:pt idx="1633">
                  <c:v>1.6651</c:v>
                </c:pt>
                <c:pt idx="1634">
                  <c:v>1.655</c:v>
                </c:pt>
                <c:pt idx="1635">
                  <c:v>1.6539999999999999</c:v>
                </c:pt>
                <c:pt idx="1636">
                  <c:v>1.6547000000000001</c:v>
                </c:pt>
                <c:pt idx="1637">
                  <c:v>1.6516</c:v>
                </c:pt>
                <c:pt idx="1638">
                  <c:v>1.6476999999999999</c:v>
                </c:pt>
                <c:pt idx="1639">
                  <c:v>1.6618999999999999</c:v>
                </c:pt>
                <c:pt idx="1640">
                  <c:v>1.6407</c:v>
                </c:pt>
                <c:pt idx="1641">
                  <c:v>1.6319999999999999</c:v>
                </c:pt>
                <c:pt idx="1642">
                  <c:v>1.6414</c:v>
                </c:pt>
                <c:pt idx="1643">
                  <c:v>1.659</c:v>
                </c:pt>
                <c:pt idx="1644">
                  <c:v>1.6433</c:v>
                </c:pt>
                <c:pt idx="1645">
                  <c:v>1.6468</c:v>
                </c:pt>
                <c:pt idx="1646">
                  <c:v>1.6657</c:v>
                </c:pt>
                <c:pt idx="1647">
                  <c:v>1.6665000000000001</c:v>
                </c:pt>
                <c:pt idx="1648">
                  <c:v>1.6598999999999999</c:v>
                </c:pt>
                <c:pt idx="1649">
                  <c:v>1.6613</c:v>
                </c:pt>
                <c:pt idx="1650">
                  <c:v>1.6541999999999999</c:v>
                </c:pt>
                <c:pt idx="1651">
                  <c:v>1.6641999999999999</c:v>
                </c:pt>
                <c:pt idx="1652">
                  <c:v>1.6637999999999999</c:v>
                </c:pt>
                <c:pt idx="1653">
                  <c:v>1.6593</c:v>
                </c:pt>
                <c:pt idx="1654">
                  <c:v>1.661</c:v>
                </c:pt>
                <c:pt idx="1655">
                  <c:v>1.6611</c:v>
                </c:pt>
                <c:pt idx="1656">
                  <c:v>1.6568000000000001</c:v>
                </c:pt>
                <c:pt idx="1657">
                  <c:v>1.6680999999999999</c:v>
                </c:pt>
                <c:pt idx="1658">
                  <c:v>1.6671</c:v>
                </c:pt>
                <c:pt idx="1659">
                  <c:v>1.6574</c:v>
                </c:pt>
                <c:pt idx="1660">
                  <c:v>1.6458999999999999</c:v>
                </c:pt>
                <c:pt idx="1661">
                  <c:v>1.6593</c:v>
                </c:pt>
                <c:pt idx="1662">
                  <c:v>1.6611</c:v>
                </c:pt>
                <c:pt idx="1663">
                  <c:v>1.6361000000000001</c:v>
                </c:pt>
                <c:pt idx="1664">
                  <c:v>1.6544000000000001</c:v>
                </c:pt>
                <c:pt idx="1665">
                  <c:v>1.6631</c:v>
                </c:pt>
                <c:pt idx="1666">
                  <c:v>1.6826000000000001</c:v>
                </c:pt>
                <c:pt idx="1667">
                  <c:v>1.6685000000000001</c:v>
                </c:pt>
                <c:pt idx="1668">
                  <c:v>1.6587000000000001</c:v>
                </c:pt>
                <c:pt idx="1669">
                  <c:v>1.6623000000000001</c:v>
                </c:pt>
                <c:pt idx="1670">
                  <c:v>1.6696</c:v>
                </c:pt>
                <c:pt idx="1671">
                  <c:v>1.6592</c:v>
                </c:pt>
                <c:pt idx="1672">
                  <c:v>1.6577999999999999</c:v>
                </c:pt>
                <c:pt idx="1673">
                  <c:v>1.6521999999999999</c:v>
                </c:pt>
                <c:pt idx="1674">
                  <c:v>1.6566000000000001</c:v>
                </c:pt>
                <c:pt idx="1675">
                  <c:v>1.6640999999999999</c:v>
                </c:pt>
                <c:pt idx="1676">
                  <c:v>1.6561999999999999</c:v>
                </c:pt>
                <c:pt idx="1677">
                  <c:v>1.6497999999999999</c:v>
                </c:pt>
                <c:pt idx="1678">
                  <c:v>1.6640999999999999</c:v>
                </c:pt>
                <c:pt idx="1679">
                  <c:v>1.6629</c:v>
                </c:pt>
                <c:pt idx="1680">
                  <c:v>1.6516</c:v>
                </c:pt>
                <c:pt idx="1681">
                  <c:v>1.6540999999999999</c:v>
                </c:pt>
                <c:pt idx="1682">
                  <c:v>1.6782999999999999</c:v>
                </c:pt>
                <c:pt idx="1683">
                  <c:v>1.6879999999999999</c:v>
                </c:pt>
                <c:pt idx="1684">
                  <c:v>1.6647000000000001</c:v>
                </c:pt>
                <c:pt idx="1685">
                  <c:v>1.6698999999999999</c:v>
                </c:pt>
                <c:pt idx="1686">
                  <c:v>1.6762999999999999</c:v>
                </c:pt>
                <c:pt idx="1687">
                  <c:v>1.6561999999999999</c:v>
                </c:pt>
                <c:pt idx="1688">
                  <c:v>1.6654</c:v>
                </c:pt>
                <c:pt idx="1689">
                  <c:v>1.6664000000000001</c:v>
                </c:pt>
                <c:pt idx="1690">
                  <c:v>1.6586000000000001</c:v>
                </c:pt>
                <c:pt idx="1691">
                  <c:v>1.6639999999999999</c:v>
                </c:pt>
                <c:pt idx="1692">
                  <c:v>1.649</c:v>
                </c:pt>
                <c:pt idx="1693">
                  <c:v>1.6678999999999999</c:v>
                </c:pt>
                <c:pt idx="1694">
                  <c:v>1.6501999999999999</c:v>
                </c:pt>
                <c:pt idx="1695">
                  <c:v>1.6429</c:v>
                </c:pt>
                <c:pt idx="1696">
                  <c:v>1.6462000000000001</c:v>
                </c:pt>
                <c:pt idx="1697">
                  <c:v>1.6615</c:v>
                </c:pt>
                <c:pt idx="1698">
                  <c:v>1.6623000000000001</c:v>
                </c:pt>
                <c:pt idx="1699">
                  <c:v>1.6566000000000001</c:v>
                </c:pt>
                <c:pt idx="1700">
                  <c:v>1.6727000000000001</c:v>
                </c:pt>
                <c:pt idx="1701">
                  <c:v>1.6591</c:v>
                </c:pt>
                <c:pt idx="1702">
                  <c:v>1.677</c:v>
                </c:pt>
                <c:pt idx="1703">
                  <c:v>1.6695</c:v>
                </c:pt>
                <c:pt idx="1704">
                  <c:v>1.6611</c:v>
                </c:pt>
                <c:pt idx="1705">
                  <c:v>1.6514</c:v>
                </c:pt>
                <c:pt idx="1706">
                  <c:v>1.6600999999999999</c:v>
                </c:pt>
                <c:pt idx="1707">
                  <c:v>1.6495</c:v>
                </c:pt>
                <c:pt idx="1708">
                  <c:v>1.6595</c:v>
                </c:pt>
                <c:pt idx="1709">
                  <c:v>1.6561999999999999</c:v>
                </c:pt>
                <c:pt idx="1710">
                  <c:v>1.6726000000000001</c:v>
                </c:pt>
                <c:pt idx="1711">
                  <c:v>1.6738999999999999</c:v>
                </c:pt>
                <c:pt idx="1712">
                  <c:v>1.6606000000000001</c:v>
                </c:pt>
                <c:pt idx="1713">
                  <c:v>1.6669</c:v>
                </c:pt>
                <c:pt idx="1714">
                  <c:v>1.6564000000000001</c:v>
                </c:pt>
                <c:pt idx="1715">
                  <c:v>1.6616</c:v>
                </c:pt>
                <c:pt idx="1716">
                  <c:v>1.6552</c:v>
                </c:pt>
                <c:pt idx="1717">
                  <c:v>1.6574</c:v>
                </c:pt>
                <c:pt idx="1718">
                  <c:v>1.663</c:v>
                </c:pt>
                <c:pt idx="1719">
                  <c:v>1.6534</c:v>
                </c:pt>
                <c:pt idx="1720">
                  <c:v>1.677</c:v>
                </c:pt>
                <c:pt idx="1721">
                  <c:v>1.6760999999999999</c:v>
                </c:pt>
                <c:pt idx="1722">
                  <c:v>1.6757</c:v>
                </c:pt>
                <c:pt idx="1723">
                  <c:v>1.6811</c:v>
                </c:pt>
                <c:pt idx="1724">
                  <c:v>1.6821999999999999</c:v>
                </c:pt>
                <c:pt idx="1725">
                  <c:v>1.6724000000000001</c:v>
                </c:pt>
                <c:pt idx="1726">
                  <c:v>1.655</c:v>
                </c:pt>
                <c:pt idx="1727">
                  <c:v>1.6584000000000001</c:v>
                </c:pt>
                <c:pt idx="1728">
                  <c:v>1.6529</c:v>
                </c:pt>
                <c:pt idx="1729">
                  <c:v>1.6379999999999999</c:v>
                </c:pt>
                <c:pt idx="1730">
                  <c:v>1.645</c:v>
                </c:pt>
                <c:pt idx="1731">
                  <c:v>1.6678999999999999</c:v>
                </c:pt>
                <c:pt idx="1732">
                  <c:v>1.6621999999999999</c:v>
                </c:pt>
                <c:pt idx="1733">
                  <c:v>1.6555</c:v>
                </c:pt>
                <c:pt idx="1734">
                  <c:v>1.6379999999999999</c:v>
                </c:pt>
                <c:pt idx="1735">
                  <c:v>1.6642999999999999</c:v>
                </c:pt>
                <c:pt idx="1736">
                  <c:v>1.6385000000000001</c:v>
                </c:pt>
                <c:pt idx="1737">
                  <c:v>1.6588000000000001</c:v>
                </c:pt>
                <c:pt idx="1738">
                  <c:v>1.6568000000000001</c:v>
                </c:pt>
                <c:pt idx="1739">
                  <c:v>1.6464000000000001</c:v>
                </c:pt>
                <c:pt idx="1740">
                  <c:v>1.657</c:v>
                </c:pt>
                <c:pt idx="1741">
                  <c:v>1.6555</c:v>
                </c:pt>
                <c:pt idx="1742">
                  <c:v>1.6420999999999999</c:v>
                </c:pt>
                <c:pt idx="1743">
                  <c:v>1.6345000000000001</c:v>
                </c:pt>
                <c:pt idx="1744">
                  <c:v>1.6544000000000001</c:v>
                </c:pt>
                <c:pt idx="1745">
                  <c:v>1.6466000000000001</c:v>
                </c:pt>
                <c:pt idx="1746">
                  <c:v>1.6547000000000001</c:v>
                </c:pt>
                <c:pt idx="1747">
                  <c:v>1.661</c:v>
                </c:pt>
                <c:pt idx="1748">
                  <c:v>1.6494</c:v>
                </c:pt>
                <c:pt idx="1749">
                  <c:v>1.6257999999999999</c:v>
                </c:pt>
                <c:pt idx="1750">
                  <c:v>1.6335</c:v>
                </c:pt>
                <c:pt idx="1751">
                  <c:v>1.641</c:v>
                </c:pt>
                <c:pt idx="1752">
                  <c:v>1.6476</c:v>
                </c:pt>
                <c:pt idx="1753">
                  <c:v>1.6729000000000001</c:v>
                </c:pt>
                <c:pt idx="1754">
                  <c:v>1.6667000000000001</c:v>
                </c:pt>
                <c:pt idx="1755">
                  <c:v>1.6793</c:v>
                </c:pt>
                <c:pt idx="1756">
                  <c:v>1.6716</c:v>
                </c:pt>
                <c:pt idx="1757">
                  <c:v>1.6498999999999999</c:v>
                </c:pt>
                <c:pt idx="1758">
                  <c:v>1.6638999999999999</c:v>
                </c:pt>
                <c:pt idx="1759">
                  <c:v>1.6792</c:v>
                </c:pt>
                <c:pt idx="1760">
                  <c:v>1.6568000000000001</c:v>
                </c:pt>
                <c:pt idx="1761">
                  <c:v>1.6604000000000001</c:v>
                </c:pt>
                <c:pt idx="1762">
                  <c:v>1.6471</c:v>
                </c:pt>
                <c:pt idx="1763">
                  <c:v>1.6558999999999999</c:v>
                </c:pt>
                <c:pt idx="1764">
                  <c:v>1.6575</c:v>
                </c:pt>
                <c:pt idx="1765">
                  <c:v>1.6536999999999999</c:v>
                </c:pt>
                <c:pt idx="1766">
                  <c:v>1.6586000000000001</c:v>
                </c:pt>
                <c:pt idx="1767">
                  <c:v>1.6576</c:v>
                </c:pt>
                <c:pt idx="1768">
                  <c:v>1.6608000000000001</c:v>
                </c:pt>
                <c:pt idx="1769">
                  <c:v>1.6438999999999999</c:v>
                </c:pt>
                <c:pt idx="1770">
                  <c:v>1.6474</c:v>
                </c:pt>
                <c:pt idx="1771">
                  <c:v>1.6633</c:v>
                </c:pt>
                <c:pt idx="1772">
                  <c:v>1.6527000000000001</c:v>
                </c:pt>
                <c:pt idx="1773">
                  <c:v>1.6413</c:v>
                </c:pt>
                <c:pt idx="1774">
                  <c:v>1.6545000000000001</c:v>
                </c:pt>
                <c:pt idx="1775">
                  <c:v>1.6374</c:v>
                </c:pt>
                <c:pt idx="1776">
                  <c:v>1.6409</c:v>
                </c:pt>
                <c:pt idx="1777">
                  <c:v>1.6338999999999999</c:v>
                </c:pt>
                <c:pt idx="1778">
                  <c:v>1.6355</c:v>
                </c:pt>
                <c:pt idx="1779">
                  <c:v>1.6444000000000001</c:v>
                </c:pt>
                <c:pt idx="1780">
                  <c:v>1.6398999999999999</c:v>
                </c:pt>
                <c:pt idx="1781">
                  <c:v>1.6387</c:v>
                </c:pt>
                <c:pt idx="1782">
                  <c:v>1.6372</c:v>
                </c:pt>
                <c:pt idx="1783">
                  <c:v>1.6431</c:v>
                </c:pt>
                <c:pt idx="1784">
                  <c:v>1.6505000000000001</c:v>
                </c:pt>
                <c:pt idx="1785">
                  <c:v>1.6644000000000001</c:v>
                </c:pt>
                <c:pt idx="1786">
                  <c:v>1.6609</c:v>
                </c:pt>
                <c:pt idx="1787">
                  <c:v>1.6698</c:v>
                </c:pt>
                <c:pt idx="1788">
                  <c:v>1.6786000000000001</c:v>
                </c:pt>
                <c:pt idx="1789">
                  <c:v>1.6715</c:v>
                </c:pt>
                <c:pt idx="1790">
                  <c:v>1.6642999999999999</c:v>
                </c:pt>
                <c:pt idx="1791">
                  <c:v>1.6555</c:v>
                </c:pt>
                <c:pt idx="1792">
                  <c:v>1.6563000000000001</c:v>
                </c:pt>
                <c:pt idx="1793">
                  <c:v>1.6489</c:v>
                </c:pt>
                <c:pt idx="1794">
                  <c:v>1.6529</c:v>
                </c:pt>
                <c:pt idx="1795">
                  <c:v>1.6568000000000001</c:v>
                </c:pt>
                <c:pt idx="1796">
                  <c:v>1.6368</c:v>
                </c:pt>
                <c:pt idx="1797">
                  <c:v>1.6276999999999999</c:v>
                </c:pt>
                <c:pt idx="1798">
                  <c:v>1.6445000000000001</c:v>
                </c:pt>
                <c:pt idx="1799">
                  <c:v>1.6521999999999999</c:v>
                </c:pt>
                <c:pt idx="1800">
                  <c:v>1.6487000000000001</c:v>
                </c:pt>
                <c:pt idx="1801">
                  <c:v>1.6604000000000001</c:v>
                </c:pt>
                <c:pt idx="1802">
                  <c:v>1.6578999999999999</c:v>
                </c:pt>
                <c:pt idx="1803">
                  <c:v>1.6634</c:v>
                </c:pt>
                <c:pt idx="1804">
                  <c:v>1.6569</c:v>
                </c:pt>
                <c:pt idx="1805">
                  <c:v>1.6440999999999999</c:v>
                </c:pt>
                <c:pt idx="1806">
                  <c:v>1.6394</c:v>
                </c:pt>
                <c:pt idx="1807">
                  <c:v>1.6516999999999999</c:v>
                </c:pt>
                <c:pt idx="1808">
                  <c:v>1.6403000000000001</c:v>
                </c:pt>
                <c:pt idx="1809">
                  <c:v>1.6546000000000001</c:v>
                </c:pt>
                <c:pt idx="1810">
                  <c:v>1.6459999999999999</c:v>
                </c:pt>
                <c:pt idx="1811">
                  <c:v>1.6344000000000001</c:v>
                </c:pt>
                <c:pt idx="1812">
                  <c:v>1.6347</c:v>
                </c:pt>
                <c:pt idx="1813">
                  <c:v>1.6476</c:v>
                </c:pt>
                <c:pt idx="1814">
                  <c:v>1.6413</c:v>
                </c:pt>
                <c:pt idx="1815">
                  <c:v>1.6275999999999999</c:v>
                </c:pt>
                <c:pt idx="1816">
                  <c:v>1.6516999999999999</c:v>
                </c:pt>
                <c:pt idx="1817">
                  <c:v>1.6679999999999999</c:v>
                </c:pt>
                <c:pt idx="1818">
                  <c:v>1.6501999999999999</c:v>
                </c:pt>
                <c:pt idx="1819">
                  <c:v>1.6416999999999999</c:v>
                </c:pt>
                <c:pt idx="1820">
                  <c:v>1.6453</c:v>
                </c:pt>
                <c:pt idx="1821">
                  <c:v>1.6460999999999999</c:v>
                </c:pt>
                <c:pt idx="1822">
                  <c:v>1.6571</c:v>
                </c:pt>
                <c:pt idx="1823">
                  <c:v>1.6639999999999999</c:v>
                </c:pt>
                <c:pt idx="1824">
                  <c:v>1.6850000000000001</c:v>
                </c:pt>
                <c:pt idx="1825">
                  <c:v>1.6823999999999999</c:v>
                </c:pt>
                <c:pt idx="1826">
                  <c:v>1.6924999999999999</c:v>
                </c:pt>
                <c:pt idx="1827">
                  <c:v>1.6798</c:v>
                </c:pt>
                <c:pt idx="1828">
                  <c:v>1.6705000000000001</c:v>
                </c:pt>
                <c:pt idx="1829">
                  <c:v>1.6354</c:v>
                </c:pt>
                <c:pt idx="1830">
                  <c:v>1.6324000000000001</c:v>
                </c:pt>
                <c:pt idx="1831">
                  <c:v>1.6456999999999999</c:v>
                </c:pt>
                <c:pt idx="1832">
                  <c:v>1.6635</c:v>
                </c:pt>
                <c:pt idx="1833">
                  <c:v>1.6573</c:v>
                </c:pt>
                <c:pt idx="1834">
                  <c:v>1.653</c:v>
                </c:pt>
                <c:pt idx="1835">
                  <c:v>1.6541999999999999</c:v>
                </c:pt>
                <c:pt idx="1836">
                  <c:v>1.6467000000000001</c:v>
                </c:pt>
                <c:pt idx="1837">
                  <c:v>1.6574</c:v>
                </c:pt>
                <c:pt idx="1838">
                  <c:v>1.647</c:v>
                </c:pt>
                <c:pt idx="1839">
                  <c:v>1.6636</c:v>
                </c:pt>
                <c:pt idx="1840">
                  <c:v>1.6554</c:v>
                </c:pt>
                <c:pt idx="1841">
                  <c:v>1.6755</c:v>
                </c:pt>
                <c:pt idx="1842">
                  <c:v>1.6587000000000001</c:v>
                </c:pt>
                <c:pt idx="1843">
                  <c:v>1.661</c:v>
                </c:pt>
                <c:pt idx="1844">
                  <c:v>1.6758999999999999</c:v>
                </c:pt>
                <c:pt idx="1845">
                  <c:v>1.6597</c:v>
                </c:pt>
                <c:pt idx="1846">
                  <c:v>1.6672</c:v>
                </c:pt>
                <c:pt idx="1847">
                  <c:v>1.6555</c:v>
                </c:pt>
                <c:pt idx="1848">
                  <c:v>1.6560999999999999</c:v>
                </c:pt>
                <c:pt idx="1849">
                  <c:v>1.6661999999999999</c:v>
                </c:pt>
                <c:pt idx="1850">
                  <c:v>1.6618999999999999</c:v>
                </c:pt>
                <c:pt idx="1851">
                  <c:v>1.6775</c:v>
                </c:pt>
                <c:pt idx="1852">
                  <c:v>1.6726000000000001</c:v>
                </c:pt>
                <c:pt idx="1853">
                  <c:v>1.6719999999999999</c:v>
                </c:pt>
                <c:pt idx="1854">
                  <c:v>1.667</c:v>
                </c:pt>
                <c:pt idx="1855">
                  <c:v>1.6647000000000001</c:v>
                </c:pt>
                <c:pt idx="1856">
                  <c:v>1.6454</c:v>
                </c:pt>
                <c:pt idx="1857">
                  <c:v>1.6391</c:v>
                </c:pt>
                <c:pt idx="1858">
                  <c:v>1.6376999999999999</c:v>
                </c:pt>
                <c:pt idx="1859">
                  <c:v>1.6612</c:v>
                </c:pt>
                <c:pt idx="1860">
                  <c:v>1.6617999999999999</c:v>
                </c:pt>
                <c:pt idx="1861">
                  <c:v>1.6368</c:v>
                </c:pt>
                <c:pt idx="1862">
                  <c:v>1.6354</c:v>
                </c:pt>
                <c:pt idx="1863">
                  <c:v>1.6338999999999999</c:v>
                </c:pt>
                <c:pt idx="1864">
                  <c:v>1.6289</c:v>
                </c:pt>
                <c:pt idx="1865">
                  <c:v>1.6384000000000001</c:v>
                </c:pt>
                <c:pt idx="1866">
                  <c:v>1.655</c:v>
                </c:pt>
                <c:pt idx="1867">
                  <c:v>1.6451</c:v>
                </c:pt>
                <c:pt idx="1868">
                  <c:v>1.6439999999999999</c:v>
                </c:pt>
                <c:pt idx="1869">
                  <c:v>1.6453</c:v>
                </c:pt>
                <c:pt idx="1870">
                  <c:v>1.6525000000000001</c:v>
                </c:pt>
                <c:pt idx="1871">
                  <c:v>1.6402000000000001</c:v>
                </c:pt>
                <c:pt idx="1872">
                  <c:v>1.6466000000000001</c:v>
                </c:pt>
                <c:pt idx="1873">
                  <c:v>1.6577999999999999</c:v>
                </c:pt>
                <c:pt idx="1874">
                  <c:v>1.6497999999999999</c:v>
                </c:pt>
                <c:pt idx="1875">
                  <c:v>1.6503000000000001</c:v>
                </c:pt>
                <c:pt idx="1876">
                  <c:v>1.6451</c:v>
                </c:pt>
                <c:pt idx="1877">
                  <c:v>1.6649</c:v>
                </c:pt>
                <c:pt idx="1878">
                  <c:v>1.6693</c:v>
                </c:pt>
                <c:pt idx="1879">
                  <c:v>1.6645000000000001</c:v>
                </c:pt>
                <c:pt idx="1880">
                  <c:v>1.6591</c:v>
                </c:pt>
                <c:pt idx="1881">
                  <c:v>1.6553</c:v>
                </c:pt>
                <c:pt idx="1882">
                  <c:v>1.6372</c:v>
                </c:pt>
                <c:pt idx="1883">
                  <c:v>1.6560999999999999</c:v>
                </c:pt>
                <c:pt idx="1884">
                  <c:v>1.6588000000000001</c:v>
                </c:pt>
                <c:pt idx="1885">
                  <c:v>1.6475</c:v>
                </c:pt>
                <c:pt idx="1886">
                  <c:v>1.6491</c:v>
                </c:pt>
                <c:pt idx="1887">
                  <c:v>1.6568000000000001</c:v>
                </c:pt>
                <c:pt idx="1888">
                  <c:v>1.6626000000000001</c:v>
                </c:pt>
                <c:pt idx="1889">
                  <c:v>1.6598999999999999</c:v>
                </c:pt>
                <c:pt idx="1890">
                  <c:v>1.6479999999999999</c:v>
                </c:pt>
                <c:pt idx="1891">
                  <c:v>1.6642999999999999</c:v>
                </c:pt>
                <c:pt idx="1892">
                  <c:v>1.6604000000000001</c:v>
                </c:pt>
                <c:pt idx="1893">
                  <c:v>1.6675</c:v>
                </c:pt>
                <c:pt idx="1894">
                  <c:v>1.6865000000000001</c:v>
                </c:pt>
                <c:pt idx="1895">
                  <c:v>1.6671</c:v>
                </c:pt>
                <c:pt idx="1896">
                  <c:v>1.6531</c:v>
                </c:pt>
                <c:pt idx="1897">
                  <c:v>1.6420999999999999</c:v>
                </c:pt>
                <c:pt idx="1898">
                  <c:v>1.6393</c:v>
                </c:pt>
                <c:pt idx="1899">
                  <c:v>1.649</c:v>
                </c:pt>
                <c:pt idx="1900">
                  <c:v>1.6375999999999999</c:v>
                </c:pt>
                <c:pt idx="1901">
                  <c:v>1.6458999999999999</c:v>
                </c:pt>
                <c:pt idx="1902">
                  <c:v>1.6378999999999999</c:v>
                </c:pt>
                <c:pt idx="1903">
                  <c:v>1.6255999999999999</c:v>
                </c:pt>
                <c:pt idx="1904">
                  <c:v>1.6297999999999999</c:v>
                </c:pt>
                <c:pt idx="1905">
                  <c:v>1.6341000000000001</c:v>
                </c:pt>
                <c:pt idx="1906">
                  <c:v>1.6268</c:v>
                </c:pt>
                <c:pt idx="1907">
                  <c:v>1.6398999999999999</c:v>
                </c:pt>
                <c:pt idx="1908">
                  <c:v>1.6596</c:v>
                </c:pt>
                <c:pt idx="1909">
                  <c:v>1.6725000000000001</c:v>
                </c:pt>
                <c:pt idx="1910">
                  <c:v>1.6778</c:v>
                </c:pt>
                <c:pt idx="1911">
                  <c:v>1.6603000000000001</c:v>
                </c:pt>
                <c:pt idx="1912">
                  <c:v>1.6578999999999999</c:v>
                </c:pt>
                <c:pt idx="1913">
                  <c:v>1.6519999999999999</c:v>
                </c:pt>
                <c:pt idx="1914">
                  <c:v>1.6513</c:v>
                </c:pt>
                <c:pt idx="1915">
                  <c:v>1.6585000000000001</c:v>
                </c:pt>
                <c:pt idx="1916">
                  <c:v>1.6317999999999999</c:v>
                </c:pt>
                <c:pt idx="1917">
                  <c:v>1.6333</c:v>
                </c:pt>
                <c:pt idx="1918">
                  <c:v>1.6555</c:v>
                </c:pt>
                <c:pt idx="1919">
                  <c:v>1.6680999999999999</c:v>
                </c:pt>
                <c:pt idx="1920">
                  <c:v>1.6606000000000001</c:v>
                </c:pt>
                <c:pt idx="1921">
                  <c:v>1.6479999999999999</c:v>
                </c:pt>
                <c:pt idx="1922">
                  <c:v>1.6524000000000001</c:v>
                </c:pt>
                <c:pt idx="1923">
                  <c:v>1.6442000000000001</c:v>
                </c:pt>
                <c:pt idx="1924">
                  <c:v>1.639</c:v>
                </c:pt>
                <c:pt idx="1925">
                  <c:v>1.6636</c:v>
                </c:pt>
                <c:pt idx="1926">
                  <c:v>1.6632</c:v>
                </c:pt>
                <c:pt idx="1927">
                  <c:v>1.6479999999999999</c:v>
                </c:pt>
                <c:pt idx="1928">
                  <c:v>1.6361000000000001</c:v>
                </c:pt>
                <c:pt idx="1929">
                  <c:v>1.6462000000000001</c:v>
                </c:pt>
                <c:pt idx="1930">
                  <c:v>1.6403000000000001</c:v>
                </c:pt>
                <c:pt idx="1931">
                  <c:v>1.6397999999999999</c:v>
                </c:pt>
                <c:pt idx="1932">
                  <c:v>1.6362000000000001</c:v>
                </c:pt>
                <c:pt idx="1933">
                  <c:v>1.6501999999999999</c:v>
                </c:pt>
                <c:pt idx="1934">
                  <c:v>1.6431</c:v>
                </c:pt>
                <c:pt idx="1935">
                  <c:v>1.6501999999999999</c:v>
                </c:pt>
                <c:pt idx="1936">
                  <c:v>1.6523000000000001</c:v>
                </c:pt>
                <c:pt idx="1937">
                  <c:v>1.6532</c:v>
                </c:pt>
                <c:pt idx="1938">
                  <c:v>1.6524000000000001</c:v>
                </c:pt>
                <c:pt idx="1939">
                  <c:v>1.6529</c:v>
                </c:pt>
                <c:pt idx="1940">
                  <c:v>1.6618999999999999</c:v>
                </c:pt>
                <c:pt idx="1941">
                  <c:v>1.6773</c:v>
                </c:pt>
                <c:pt idx="1942">
                  <c:v>1.6568000000000001</c:v>
                </c:pt>
                <c:pt idx="1943">
                  <c:v>1.6555</c:v>
                </c:pt>
                <c:pt idx="1944">
                  <c:v>1.6520999999999999</c:v>
                </c:pt>
                <c:pt idx="1945">
                  <c:v>1.6632</c:v>
                </c:pt>
                <c:pt idx="1946">
                  <c:v>1.6707000000000001</c:v>
                </c:pt>
                <c:pt idx="1947">
                  <c:v>1.6572</c:v>
                </c:pt>
                <c:pt idx="1948">
                  <c:v>1.6609</c:v>
                </c:pt>
                <c:pt idx="1949">
                  <c:v>1.6543000000000001</c:v>
                </c:pt>
                <c:pt idx="1950">
                  <c:v>1.6766000000000001</c:v>
                </c:pt>
                <c:pt idx="1951">
                  <c:v>1.6711</c:v>
                </c:pt>
                <c:pt idx="1952">
                  <c:v>1.6739999999999999</c:v>
                </c:pt>
                <c:pt idx="1953">
                  <c:v>1.6689000000000001</c:v>
                </c:pt>
                <c:pt idx="1954">
                  <c:v>1.6626000000000001</c:v>
                </c:pt>
                <c:pt idx="1955">
                  <c:v>1.6476999999999999</c:v>
                </c:pt>
                <c:pt idx="1956">
                  <c:v>1.6672</c:v>
                </c:pt>
                <c:pt idx="1957">
                  <c:v>1.6647000000000001</c:v>
                </c:pt>
                <c:pt idx="1958">
                  <c:v>1.6585000000000001</c:v>
                </c:pt>
                <c:pt idx="1959">
                  <c:v>1.6672</c:v>
                </c:pt>
                <c:pt idx="1960">
                  <c:v>1.6758</c:v>
                </c:pt>
                <c:pt idx="1961">
                  <c:v>1.6700999999999999</c:v>
                </c:pt>
                <c:pt idx="1962">
                  <c:v>1.659</c:v>
                </c:pt>
                <c:pt idx="1963">
                  <c:v>1.6820999999999999</c:v>
                </c:pt>
                <c:pt idx="1964">
                  <c:v>1.6775</c:v>
                </c:pt>
                <c:pt idx="1965">
                  <c:v>1.6814</c:v>
                </c:pt>
                <c:pt idx="1966">
                  <c:v>1.6845000000000001</c:v>
                </c:pt>
                <c:pt idx="1967">
                  <c:v>1.6684000000000001</c:v>
                </c:pt>
                <c:pt idx="1968">
                  <c:v>1.6718999999999999</c:v>
                </c:pt>
                <c:pt idx="1969">
                  <c:v>1.6711</c:v>
                </c:pt>
                <c:pt idx="1970">
                  <c:v>1.6544000000000001</c:v>
                </c:pt>
                <c:pt idx="1971">
                  <c:v>1.6654</c:v>
                </c:pt>
                <c:pt idx="1972">
                  <c:v>1.6604000000000001</c:v>
                </c:pt>
                <c:pt idx="1973">
                  <c:v>1.6593</c:v>
                </c:pt>
                <c:pt idx="1974">
                  <c:v>1.6460999999999999</c:v>
                </c:pt>
                <c:pt idx="1975">
                  <c:v>1.6561999999999999</c:v>
                </c:pt>
                <c:pt idx="1976">
                  <c:v>1.6505000000000001</c:v>
                </c:pt>
                <c:pt idx="1977">
                  <c:v>1.6554</c:v>
                </c:pt>
                <c:pt idx="1978">
                  <c:v>1.6465000000000001</c:v>
                </c:pt>
                <c:pt idx="1979">
                  <c:v>1.6592</c:v>
                </c:pt>
                <c:pt idx="1980">
                  <c:v>1.6536999999999999</c:v>
                </c:pt>
                <c:pt idx="1981">
                  <c:v>1.655</c:v>
                </c:pt>
                <c:pt idx="1982">
                  <c:v>1.6533</c:v>
                </c:pt>
                <c:pt idx="1983">
                  <c:v>1.6536999999999999</c:v>
                </c:pt>
                <c:pt idx="1984">
                  <c:v>1.6614</c:v>
                </c:pt>
                <c:pt idx="1985">
                  <c:v>1.6581999999999999</c:v>
                </c:pt>
                <c:pt idx="1986">
                  <c:v>1.6598999999999999</c:v>
                </c:pt>
                <c:pt idx="1987">
                  <c:v>1.659</c:v>
                </c:pt>
                <c:pt idx="1988">
                  <c:v>1.6477999999999999</c:v>
                </c:pt>
                <c:pt idx="1989">
                  <c:v>1.6453</c:v>
                </c:pt>
                <c:pt idx="1990">
                  <c:v>1.6469</c:v>
                </c:pt>
                <c:pt idx="1991">
                  <c:v>1.6496</c:v>
                </c:pt>
                <c:pt idx="1992">
                  <c:v>1.6680999999999999</c:v>
                </c:pt>
                <c:pt idx="1993">
                  <c:v>1.6484000000000001</c:v>
                </c:pt>
                <c:pt idx="1994">
                  <c:v>1.6633</c:v>
                </c:pt>
                <c:pt idx="1995">
                  <c:v>1.6563000000000001</c:v>
                </c:pt>
                <c:pt idx="1996">
                  <c:v>1.6584000000000001</c:v>
                </c:pt>
                <c:pt idx="1997">
                  <c:v>1.6532</c:v>
                </c:pt>
                <c:pt idx="1998">
                  <c:v>1.6418999999999999</c:v>
                </c:pt>
                <c:pt idx="1999">
                  <c:v>1.6620999999999999</c:v>
                </c:pt>
                <c:pt idx="2000">
                  <c:v>1.6806000000000001</c:v>
                </c:pt>
                <c:pt idx="2001">
                  <c:v>1.6914</c:v>
                </c:pt>
                <c:pt idx="2002">
                  <c:v>1.7067000000000001</c:v>
                </c:pt>
                <c:pt idx="2003">
                  <c:v>1.6983999999999999</c:v>
                </c:pt>
                <c:pt idx="2004">
                  <c:v>1.6975</c:v>
                </c:pt>
                <c:pt idx="2005">
                  <c:v>1.7004999999999999</c:v>
                </c:pt>
                <c:pt idx="2006">
                  <c:v>1.7051000000000001</c:v>
                </c:pt>
                <c:pt idx="2007">
                  <c:v>1.6839999999999999</c:v>
                </c:pt>
                <c:pt idx="2008">
                  <c:v>1.6926000000000001</c:v>
                </c:pt>
                <c:pt idx="2009">
                  <c:v>1.7224999999999999</c:v>
                </c:pt>
                <c:pt idx="2010">
                  <c:v>1.7094</c:v>
                </c:pt>
                <c:pt idx="2011">
                  <c:v>1.72</c:v>
                </c:pt>
                <c:pt idx="2012">
                  <c:v>1.7031000000000001</c:v>
                </c:pt>
                <c:pt idx="2013">
                  <c:v>1.7183999999999999</c:v>
                </c:pt>
                <c:pt idx="2014">
                  <c:v>1.7166999999999999</c:v>
                </c:pt>
                <c:pt idx="2015">
                  <c:v>1.7110000000000001</c:v>
                </c:pt>
                <c:pt idx="2016">
                  <c:v>1.7104999999999999</c:v>
                </c:pt>
                <c:pt idx="2017">
                  <c:v>1.7136</c:v>
                </c:pt>
                <c:pt idx="2018">
                  <c:v>1.7000999999999999</c:v>
                </c:pt>
                <c:pt idx="2019">
                  <c:v>1.7003999999999999</c:v>
                </c:pt>
                <c:pt idx="2020">
                  <c:v>1.7063999999999999</c:v>
                </c:pt>
                <c:pt idx="2021">
                  <c:v>1.7055</c:v>
                </c:pt>
                <c:pt idx="2022">
                  <c:v>1.6861999999999999</c:v>
                </c:pt>
                <c:pt idx="2023">
                  <c:v>1.7149000000000001</c:v>
                </c:pt>
                <c:pt idx="2024">
                  <c:v>1.7089000000000001</c:v>
                </c:pt>
                <c:pt idx="2025">
                  <c:v>1.7110000000000001</c:v>
                </c:pt>
                <c:pt idx="2026">
                  <c:v>1.7031000000000001</c:v>
                </c:pt>
                <c:pt idx="2027">
                  <c:v>1.7022999999999999</c:v>
                </c:pt>
                <c:pt idx="2028">
                  <c:v>1.6877</c:v>
                </c:pt>
                <c:pt idx="2029">
                  <c:v>1.6914</c:v>
                </c:pt>
                <c:pt idx="2030">
                  <c:v>1.6919999999999999</c:v>
                </c:pt>
                <c:pt idx="2031">
                  <c:v>1.6709000000000001</c:v>
                </c:pt>
                <c:pt idx="2032">
                  <c:v>1.6736</c:v>
                </c:pt>
                <c:pt idx="2033">
                  <c:v>1.6787000000000001</c:v>
                </c:pt>
                <c:pt idx="2034">
                  <c:v>1.6781999999999999</c:v>
                </c:pt>
                <c:pt idx="2035">
                  <c:v>1.6903999999999999</c:v>
                </c:pt>
                <c:pt idx="2036">
                  <c:v>1.6834</c:v>
                </c:pt>
                <c:pt idx="2037">
                  <c:v>1.6870000000000001</c:v>
                </c:pt>
                <c:pt idx="2038">
                  <c:v>1.702</c:v>
                </c:pt>
                <c:pt idx="2039">
                  <c:v>1.7050000000000001</c:v>
                </c:pt>
                <c:pt idx="2040">
                  <c:v>1.7012</c:v>
                </c:pt>
                <c:pt idx="2041">
                  <c:v>1.6940999999999999</c:v>
                </c:pt>
                <c:pt idx="2042">
                  <c:v>1.7094</c:v>
                </c:pt>
                <c:pt idx="2043">
                  <c:v>1.7087000000000001</c:v>
                </c:pt>
                <c:pt idx="2044">
                  <c:v>1.7020999999999999</c:v>
                </c:pt>
                <c:pt idx="2045">
                  <c:v>1.6887000000000001</c:v>
                </c:pt>
                <c:pt idx="2046">
                  <c:v>1.6971000000000001</c:v>
                </c:pt>
                <c:pt idx="2047">
                  <c:v>1.6944999999999999</c:v>
                </c:pt>
                <c:pt idx="2048">
                  <c:v>1.6936</c:v>
                </c:pt>
                <c:pt idx="2049">
                  <c:v>1.7011000000000001</c:v>
                </c:pt>
                <c:pt idx="2050">
                  <c:v>1.6969000000000001</c:v>
                </c:pt>
                <c:pt idx="2051">
                  <c:v>1.7044999999999999</c:v>
                </c:pt>
                <c:pt idx="2052">
                  <c:v>1.7025999999999999</c:v>
                </c:pt>
                <c:pt idx="2053">
                  <c:v>1.7020999999999999</c:v>
                </c:pt>
                <c:pt idx="2054">
                  <c:v>1.7249000000000001</c:v>
                </c:pt>
                <c:pt idx="2055">
                  <c:v>1.7071000000000001</c:v>
                </c:pt>
                <c:pt idx="2056">
                  <c:v>1.7082999999999999</c:v>
                </c:pt>
                <c:pt idx="2057">
                  <c:v>1.698</c:v>
                </c:pt>
                <c:pt idx="2058">
                  <c:v>1.7057</c:v>
                </c:pt>
                <c:pt idx="2059">
                  <c:v>1.7011000000000001</c:v>
                </c:pt>
                <c:pt idx="2060">
                  <c:v>1.7034</c:v>
                </c:pt>
                <c:pt idx="2061">
                  <c:v>1.6903999999999999</c:v>
                </c:pt>
                <c:pt idx="2062">
                  <c:v>1.6924999999999999</c:v>
                </c:pt>
                <c:pt idx="2063">
                  <c:v>1.6959</c:v>
                </c:pt>
                <c:pt idx="2064">
                  <c:v>1.6848000000000001</c:v>
                </c:pt>
                <c:pt idx="2065">
                  <c:v>1.7003999999999999</c:v>
                </c:pt>
                <c:pt idx="2066">
                  <c:v>1.7</c:v>
                </c:pt>
                <c:pt idx="2067">
                  <c:v>1.6843999999999999</c:v>
                </c:pt>
                <c:pt idx="2068">
                  <c:v>1.6969000000000001</c:v>
                </c:pt>
                <c:pt idx="2069">
                  <c:v>1.6891</c:v>
                </c:pt>
                <c:pt idx="2070">
                  <c:v>1.6951000000000001</c:v>
                </c:pt>
                <c:pt idx="2071">
                  <c:v>1.6789000000000001</c:v>
                </c:pt>
                <c:pt idx="2072">
                  <c:v>1.6746000000000001</c:v>
                </c:pt>
                <c:pt idx="2073">
                  <c:v>1.7039</c:v>
                </c:pt>
                <c:pt idx="2074">
                  <c:v>1.6984999999999999</c:v>
                </c:pt>
                <c:pt idx="2075">
                  <c:v>1.6826000000000001</c:v>
                </c:pt>
                <c:pt idx="2076">
                  <c:v>1.6919999999999999</c:v>
                </c:pt>
                <c:pt idx="2077">
                  <c:v>1.6902999999999999</c:v>
                </c:pt>
                <c:pt idx="2078">
                  <c:v>1.6893</c:v>
                </c:pt>
                <c:pt idx="2079">
                  <c:v>1.7004999999999999</c:v>
                </c:pt>
                <c:pt idx="2080">
                  <c:v>1.6871</c:v>
                </c:pt>
                <c:pt idx="2081">
                  <c:v>1.6894</c:v>
                </c:pt>
                <c:pt idx="2082">
                  <c:v>1.7217</c:v>
                </c:pt>
                <c:pt idx="2083">
                  <c:v>1.7033</c:v>
                </c:pt>
                <c:pt idx="2084">
                  <c:v>1.6860999999999999</c:v>
                </c:pt>
                <c:pt idx="2085">
                  <c:v>1.7019</c:v>
                </c:pt>
                <c:pt idx="2086">
                  <c:v>1.6763999999999999</c:v>
                </c:pt>
                <c:pt idx="2087">
                  <c:v>1.6936</c:v>
                </c:pt>
                <c:pt idx="2088">
                  <c:v>1.7060999999999999</c:v>
                </c:pt>
                <c:pt idx="2089">
                  <c:v>1.7042999999999999</c:v>
                </c:pt>
                <c:pt idx="2090">
                  <c:v>1.6836</c:v>
                </c:pt>
                <c:pt idx="2091">
                  <c:v>1.6890000000000001</c:v>
                </c:pt>
                <c:pt idx="2092">
                  <c:v>1.6874</c:v>
                </c:pt>
                <c:pt idx="2093">
                  <c:v>1.6939</c:v>
                </c:pt>
                <c:pt idx="2094">
                  <c:v>1.6915</c:v>
                </c:pt>
                <c:pt idx="2095">
                  <c:v>1.6973</c:v>
                </c:pt>
                <c:pt idx="2096">
                  <c:v>1.6932</c:v>
                </c:pt>
                <c:pt idx="2097">
                  <c:v>1.6884999999999999</c:v>
                </c:pt>
                <c:pt idx="2098">
                  <c:v>1.6979</c:v>
                </c:pt>
                <c:pt idx="2099">
                  <c:v>1.6984999999999999</c:v>
                </c:pt>
                <c:pt idx="2100">
                  <c:v>1.6858</c:v>
                </c:pt>
                <c:pt idx="2101">
                  <c:v>1.6992</c:v>
                </c:pt>
                <c:pt idx="2102">
                  <c:v>1.6970000000000001</c:v>
                </c:pt>
                <c:pt idx="2103">
                  <c:v>1.6932</c:v>
                </c:pt>
                <c:pt idx="2104">
                  <c:v>1.6834</c:v>
                </c:pt>
                <c:pt idx="2105">
                  <c:v>1.6772</c:v>
                </c:pt>
                <c:pt idx="2106">
                  <c:v>1.6792</c:v>
                </c:pt>
                <c:pt idx="2107">
                  <c:v>1.6930000000000001</c:v>
                </c:pt>
                <c:pt idx="2108">
                  <c:v>1.6894</c:v>
                </c:pt>
                <c:pt idx="2109">
                  <c:v>1.6920999999999999</c:v>
                </c:pt>
                <c:pt idx="2110">
                  <c:v>1.7014</c:v>
                </c:pt>
                <c:pt idx="2111">
                  <c:v>1.6884999999999999</c:v>
                </c:pt>
                <c:pt idx="2112">
                  <c:v>1.6975</c:v>
                </c:pt>
                <c:pt idx="2113">
                  <c:v>1.6809000000000001</c:v>
                </c:pt>
                <c:pt idx="2114">
                  <c:v>1.6762999999999999</c:v>
                </c:pt>
                <c:pt idx="2115">
                  <c:v>1.6771</c:v>
                </c:pt>
                <c:pt idx="2116">
                  <c:v>1.6785000000000001</c:v>
                </c:pt>
                <c:pt idx="2117">
                  <c:v>1.6820999999999999</c:v>
                </c:pt>
                <c:pt idx="2118">
                  <c:v>1.6913</c:v>
                </c:pt>
                <c:pt idx="2119">
                  <c:v>1.6934</c:v>
                </c:pt>
                <c:pt idx="2120">
                  <c:v>1.7011000000000001</c:v>
                </c:pt>
                <c:pt idx="2121">
                  <c:v>1.6913</c:v>
                </c:pt>
                <c:pt idx="2122">
                  <c:v>1.6863999999999999</c:v>
                </c:pt>
                <c:pt idx="2123">
                  <c:v>1.6700999999999999</c:v>
                </c:pt>
                <c:pt idx="2124">
                  <c:v>1.6740999999999999</c:v>
                </c:pt>
                <c:pt idx="2125">
                  <c:v>1.6738999999999999</c:v>
                </c:pt>
                <c:pt idx="2126">
                  <c:v>1.6722999999999999</c:v>
                </c:pt>
                <c:pt idx="2127">
                  <c:v>1.6739999999999999</c:v>
                </c:pt>
                <c:pt idx="2128">
                  <c:v>1.6747000000000001</c:v>
                </c:pt>
                <c:pt idx="2129">
                  <c:v>1.6608000000000001</c:v>
                </c:pt>
                <c:pt idx="2130">
                  <c:v>1.6746000000000001</c:v>
                </c:pt>
                <c:pt idx="2131">
                  <c:v>1.6868000000000001</c:v>
                </c:pt>
                <c:pt idx="2132">
                  <c:v>1.6701999999999999</c:v>
                </c:pt>
                <c:pt idx="2133">
                  <c:v>1.6763999999999999</c:v>
                </c:pt>
                <c:pt idx="2134">
                  <c:v>1.6888000000000001</c:v>
                </c:pt>
                <c:pt idx="2135">
                  <c:v>1.6937</c:v>
                </c:pt>
                <c:pt idx="2136">
                  <c:v>1.6860999999999999</c:v>
                </c:pt>
                <c:pt idx="2137">
                  <c:v>1.7</c:v>
                </c:pt>
                <c:pt idx="2138">
                  <c:v>1.6966000000000001</c:v>
                </c:pt>
                <c:pt idx="2139">
                  <c:v>1.7179</c:v>
                </c:pt>
                <c:pt idx="2140">
                  <c:v>1.7213000000000001</c:v>
                </c:pt>
                <c:pt idx="2141">
                  <c:v>1.7172000000000001</c:v>
                </c:pt>
                <c:pt idx="2142">
                  <c:v>1.7177</c:v>
                </c:pt>
                <c:pt idx="2143">
                  <c:v>1.7193000000000001</c:v>
                </c:pt>
                <c:pt idx="2144">
                  <c:v>1.7083999999999999</c:v>
                </c:pt>
                <c:pt idx="2145">
                  <c:v>1.7025999999999999</c:v>
                </c:pt>
                <c:pt idx="2146">
                  <c:v>1.6862999999999999</c:v>
                </c:pt>
                <c:pt idx="2147">
                  <c:v>1.6889000000000001</c:v>
                </c:pt>
                <c:pt idx="2148">
                  <c:v>1.6994</c:v>
                </c:pt>
                <c:pt idx="2149">
                  <c:v>1.7044999999999999</c:v>
                </c:pt>
                <c:pt idx="2150">
                  <c:v>1.6999</c:v>
                </c:pt>
                <c:pt idx="2151">
                  <c:v>1.6970000000000001</c:v>
                </c:pt>
                <c:pt idx="2152">
                  <c:v>1.6966000000000001</c:v>
                </c:pt>
                <c:pt idx="2153">
                  <c:v>1.7064999999999999</c:v>
                </c:pt>
                <c:pt idx="2154">
                  <c:v>1.6873</c:v>
                </c:pt>
                <c:pt idx="2155">
                  <c:v>1.6918</c:v>
                </c:pt>
                <c:pt idx="2156">
                  <c:v>1.6815</c:v>
                </c:pt>
                <c:pt idx="2157">
                  <c:v>1.6747000000000001</c:v>
                </c:pt>
                <c:pt idx="2158">
                  <c:v>1.6677999999999999</c:v>
                </c:pt>
                <c:pt idx="2159">
                  <c:v>1.669</c:v>
                </c:pt>
                <c:pt idx="2160">
                  <c:v>1.6700999999999999</c:v>
                </c:pt>
                <c:pt idx="2161">
                  <c:v>1.6834</c:v>
                </c:pt>
                <c:pt idx="2162">
                  <c:v>1.6938</c:v>
                </c:pt>
                <c:pt idx="2163">
                  <c:v>1.7129000000000001</c:v>
                </c:pt>
                <c:pt idx="2164">
                  <c:v>1.7036</c:v>
                </c:pt>
                <c:pt idx="2165">
                  <c:v>1.6940999999999999</c:v>
                </c:pt>
                <c:pt idx="2166">
                  <c:v>1.6999</c:v>
                </c:pt>
                <c:pt idx="2167">
                  <c:v>1.6997</c:v>
                </c:pt>
                <c:pt idx="2168">
                  <c:v>1.6959</c:v>
                </c:pt>
                <c:pt idx="2169">
                  <c:v>1.6948000000000001</c:v>
                </c:pt>
                <c:pt idx="2170">
                  <c:v>1.6861999999999999</c:v>
                </c:pt>
                <c:pt idx="2171">
                  <c:v>1.6943999999999999</c:v>
                </c:pt>
                <c:pt idx="2172">
                  <c:v>1.6766000000000001</c:v>
                </c:pt>
                <c:pt idx="2173">
                  <c:v>1.6869000000000001</c:v>
                </c:pt>
                <c:pt idx="2174">
                  <c:v>1.6852</c:v>
                </c:pt>
                <c:pt idx="2175">
                  <c:v>1.6954</c:v>
                </c:pt>
                <c:pt idx="2176">
                  <c:v>1.6898</c:v>
                </c:pt>
                <c:pt idx="2177">
                  <c:v>1.6917</c:v>
                </c:pt>
                <c:pt idx="2178">
                  <c:v>1.6866000000000001</c:v>
                </c:pt>
                <c:pt idx="2179">
                  <c:v>1.6906000000000001</c:v>
                </c:pt>
                <c:pt idx="2180">
                  <c:v>1.6695</c:v>
                </c:pt>
                <c:pt idx="2181">
                  <c:v>1.6688000000000001</c:v>
                </c:pt>
                <c:pt idx="2182">
                  <c:v>1.6768000000000001</c:v>
                </c:pt>
                <c:pt idx="2183">
                  <c:v>1.6886000000000001</c:v>
                </c:pt>
                <c:pt idx="2184">
                  <c:v>1.6850000000000001</c:v>
                </c:pt>
                <c:pt idx="2185">
                  <c:v>1.6951000000000001</c:v>
                </c:pt>
                <c:pt idx="2186">
                  <c:v>1.7089000000000001</c:v>
                </c:pt>
                <c:pt idx="2187">
                  <c:v>1.6954</c:v>
                </c:pt>
                <c:pt idx="2188">
                  <c:v>1.6921999999999999</c:v>
                </c:pt>
                <c:pt idx="2189">
                  <c:v>1.6896</c:v>
                </c:pt>
                <c:pt idx="2190">
                  <c:v>1.673</c:v>
                </c:pt>
                <c:pt idx="2191">
                  <c:v>1.673</c:v>
                </c:pt>
                <c:pt idx="2192">
                  <c:v>1.6698</c:v>
                </c:pt>
                <c:pt idx="2193">
                  <c:v>1.6819</c:v>
                </c:pt>
                <c:pt idx="2194">
                  <c:v>1.6948000000000001</c:v>
                </c:pt>
                <c:pt idx="2195">
                  <c:v>1.7002999999999999</c:v>
                </c:pt>
                <c:pt idx="2196">
                  <c:v>1.6932</c:v>
                </c:pt>
                <c:pt idx="2197">
                  <c:v>1.706</c:v>
                </c:pt>
                <c:pt idx="2198">
                  <c:v>1.7134</c:v>
                </c:pt>
                <c:pt idx="2199">
                  <c:v>1.7117</c:v>
                </c:pt>
                <c:pt idx="2200">
                  <c:v>1.7043999999999999</c:v>
                </c:pt>
                <c:pt idx="2201">
                  <c:v>1.6952</c:v>
                </c:pt>
                <c:pt idx="2202">
                  <c:v>1.6971000000000001</c:v>
                </c:pt>
                <c:pt idx="2203">
                  <c:v>1.6816</c:v>
                </c:pt>
                <c:pt idx="2204">
                  <c:v>1.6914</c:v>
                </c:pt>
                <c:pt idx="2205">
                  <c:v>1.694</c:v>
                </c:pt>
                <c:pt idx="2206">
                  <c:v>1.6979</c:v>
                </c:pt>
                <c:pt idx="2207">
                  <c:v>1.6917</c:v>
                </c:pt>
                <c:pt idx="2208">
                  <c:v>1.7139</c:v>
                </c:pt>
                <c:pt idx="2209">
                  <c:v>1.7063999999999999</c:v>
                </c:pt>
                <c:pt idx="2210">
                  <c:v>1.6971000000000001</c:v>
                </c:pt>
                <c:pt idx="2211">
                  <c:v>1.6793</c:v>
                </c:pt>
                <c:pt idx="2212">
                  <c:v>1.6947000000000001</c:v>
                </c:pt>
                <c:pt idx="2213">
                  <c:v>1.7169000000000001</c:v>
                </c:pt>
                <c:pt idx="2214">
                  <c:v>1.6992</c:v>
                </c:pt>
                <c:pt idx="2215">
                  <c:v>1.6961999999999999</c:v>
                </c:pt>
                <c:pt idx="2216">
                  <c:v>1.6979</c:v>
                </c:pt>
                <c:pt idx="2217">
                  <c:v>1.679</c:v>
                </c:pt>
                <c:pt idx="2218">
                  <c:v>1.6894</c:v>
                </c:pt>
                <c:pt idx="2219">
                  <c:v>1.6999</c:v>
                </c:pt>
                <c:pt idx="2220">
                  <c:v>1.7021999999999999</c:v>
                </c:pt>
                <c:pt idx="2221">
                  <c:v>1.7048000000000001</c:v>
                </c:pt>
                <c:pt idx="2222">
                  <c:v>1.6837</c:v>
                </c:pt>
                <c:pt idx="2223">
                  <c:v>1.6923999999999999</c:v>
                </c:pt>
                <c:pt idx="2224">
                  <c:v>1.7177</c:v>
                </c:pt>
                <c:pt idx="2225">
                  <c:v>1.7193000000000001</c:v>
                </c:pt>
                <c:pt idx="2226">
                  <c:v>1.7121999999999999</c:v>
                </c:pt>
                <c:pt idx="2227">
                  <c:v>1.6971000000000001</c:v>
                </c:pt>
                <c:pt idx="2228">
                  <c:v>1.7057</c:v>
                </c:pt>
                <c:pt idx="2229">
                  <c:v>1.6944999999999999</c:v>
                </c:pt>
                <c:pt idx="2230">
                  <c:v>1.6786000000000001</c:v>
                </c:pt>
                <c:pt idx="2231">
                  <c:v>1.6837</c:v>
                </c:pt>
                <c:pt idx="2232">
                  <c:v>1.6929000000000001</c:v>
                </c:pt>
                <c:pt idx="2233">
                  <c:v>1.6956</c:v>
                </c:pt>
                <c:pt idx="2234">
                  <c:v>1.7073</c:v>
                </c:pt>
                <c:pt idx="2235">
                  <c:v>1.6884999999999999</c:v>
                </c:pt>
                <c:pt idx="2236">
                  <c:v>1.68</c:v>
                </c:pt>
                <c:pt idx="2237">
                  <c:v>1.6855</c:v>
                </c:pt>
                <c:pt idx="2238">
                  <c:v>1.6758999999999999</c:v>
                </c:pt>
                <c:pt idx="2239">
                  <c:v>1.6725000000000001</c:v>
                </c:pt>
                <c:pt idx="2240">
                  <c:v>1.6744000000000001</c:v>
                </c:pt>
                <c:pt idx="2241">
                  <c:v>1.6725000000000001</c:v>
                </c:pt>
                <c:pt idx="2242">
                  <c:v>1.6768000000000001</c:v>
                </c:pt>
                <c:pt idx="2243">
                  <c:v>1.7085999999999999</c:v>
                </c:pt>
                <c:pt idx="2244">
                  <c:v>1.6955</c:v>
                </c:pt>
                <c:pt idx="2245">
                  <c:v>1.6837</c:v>
                </c:pt>
                <c:pt idx="2246">
                  <c:v>1.681</c:v>
                </c:pt>
                <c:pt idx="2247">
                  <c:v>1.698</c:v>
                </c:pt>
                <c:pt idx="2248">
                  <c:v>1.702</c:v>
                </c:pt>
                <c:pt idx="2249">
                  <c:v>1.7028000000000001</c:v>
                </c:pt>
                <c:pt idx="2250">
                  <c:v>1.6962999999999999</c:v>
                </c:pt>
                <c:pt idx="2251">
                  <c:v>1.6962999999999999</c:v>
                </c:pt>
                <c:pt idx="2252">
                  <c:v>1.7076</c:v>
                </c:pt>
                <c:pt idx="2253">
                  <c:v>1.6956</c:v>
                </c:pt>
                <c:pt idx="2254">
                  <c:v>1.6930000000000001</c:v>
                </c:pt>
                <c:pt idx="2255">
                  <c:v>1.7011000000000001</c:v>
                </c:pt>
                <c:pt idx="2256">
                  <c:v>1.6849000000000001</c:v>
                </c:pt>
                <c:pt idx="2257">
                  <c:v>1.6859</c:v>
                </c:pt>
                <c:pt idx="2258">
                  <c:v>1.6907000000000001</c:v>
                </c:pt>
                <c:pt idx="2259">
                  <c:v>1.6982999999999999</c:v>
                </c:pt>
                <c:pt idx="2260">
                  <c:v>1.7033</c:v>
                </c:pt>
                <c:pt idx="2261">
                  <c:v>1.6918</c:v>
                </c:pt>
                <c:pt idx="2262">
                  <c:v>1.6980999999999999</c:v>
                </c:pt>
                <c:pt idx="2263">
                  <c:v>1.6948000000000001</c:v>
                </c:pt>
                <c:pt idx="2264">
                  <c:v>1.7122999999999999</c:v>
                </c:pt>
                <c:pt idx="2265">
                  <c:v>1.6959</c:v>
                </c:pt>
                <c:pt idx="2266">
                  <c:v>1.6946000000000001</c:v>
                </c:pt>
                <c:pt idx="2267">
                  <c:v>1.6997</c:v>
                </c:pt>
                <c:pt idx="2268">
                  <c:v>1.6872</c:v>
                </c:pt>
                <c:pt idx="2269">
                  <c:v>1.6778999999999999</c:v>
                </c:pt>
                <c:pt idx="2270">
                  <c:v>1.6846000000000001</c:v>
                </c:pt>
                <c:pt idx="2271">
                  <c:v>1.6802999999999999</c:v>
                </c:pt>
                <c:pt idx="2272">
                  <c:v>1.6967000000000001</c:v>
                </c:pt>
                <c:pt idx="2273">
                  <c:v>1.7013</c:v>
                </c:pt>
                <c:pt idx="2274">
                  <c:v>1.6920999999999999</c:v>
                </c:pt>
                <c:pt idx="2275">
                  <c:v>1.6984999999999999</c:v>
                </c:pt>
                <c:pt idx="2276">
                  <c:v>1.7123999999999999</c:v>
                </c:pt>
                <c:pt idx="2277">
                  <c:v>1.7098</c:v>
                </c:pt>
                <c:pt idx="2278">
                  <c:v>1.7148000000000001</c:v>
                </c:pt>
                <c:pt idx="2279">
                  <c:v>1.7112000000000001</c:v>
                </c:pt>
                <c:pt idx="2280">
                  <c:v>1.7027000000000001</c:v>
                </c:pt>
                <c:pt idx="2281">
                  <c:v>1.7044999999999999</c:v>
                </c:pt>
                <c:pt idx="2282">
                  <c:v>1.7122999999999999</c:v>
                </c:pt>
                <c:pt idx="2283">
                  <c:v>1.7145999999999999</c:v>
                </c:pt>
                <c:pt idx="2284">
                  <c:v>1.6914</c:v>
                </c:pt>
                <c:pt idx="2285">
                  <c:v>1.7034</c:v>
                </c:pt>
                <c:pt idx="2286">
                  <c:v>1.7041999999999999</c:v>
                </c:pt>
                <c:pt idx="2287">
                  <c:v>1.7108000000000001</c:v>
                </c:pt>
                <c:pt idx="2288">
                  <c:v>1.6930000000000001</c:v>
                </c:pt>
                <c:pt idx="2289">
                  <c:v>1.6942999999999999</c:v>
                </c:pt>
                <c:pt idx="2290">
                  <c:v>1.6973</c:v>
                </c:pt>
                <c:pt idx="2291">
                  <c:v>1.7112000000000001</c:v>
                </c:pt>
                <c:pt idx="2292">
                  <c:v>1.6997</c:v>
                </c:pt>
                <c:pt idx="2293">
                  <c:v>1.7087000000000001</c:v>
                </c:pt>
                <c:pt idx="2294">
                  <c:v>1.7012</c:v>
                </c:pt>
                <c:pt idx="2295">
                  <c:v>1.7004999999999999</c:v>
                </c:pt>
                <c:pt idx="2296">
                  <c:v>1.6952</c:v>
                </c:pt>
                <c:pt idx="2297">
                  <c:v>1.6947000000000001</c:v>
                </c:pt>
                <c:pt idx="2298">
                  <c:v>1.7090000000000001</c:v>
                </c:pt>
                <c:pt idx="2299">
                  <c:v>1.7015</c:v>
                </c:pt>
                <c:pt idx="2300">
                  <c:v>1.7085999999999999</c:v>
                </c:pt>
                <c:pt idx="2301">
                  <c:v>1.6921999999999999</c:v>
                </c:pt>
                <c:pt idx="2302">
                  <c:v>1.6947000000000001</c:v>
                </c:pt>
                <c:pt idx="2303">
                  <c:v>1.6989000000000001</c:v>
                </c:pt>
                <c:pt idx="2304">
                  <c:v>1.7059</c:v>
                </c:pt>
                <c:pt idx="2305">
                  <c:v>1.6792</c:v>
                </c:pt>
                <c:pt idx="2306">
                  <c:v>1.6798999999999999</c:v>
                </c:pt>
                <c:pt idx="2307">
                  <c:v>1.6884999999999999</c:v>
                </c:pt>
                <c:pt idx="2308">
                  <c:v>1.6794</c:v>
                </c:pt>
                <c:pt idx="2309">
                  <c:v>1.6776</c:v>
                </c:pt>
                <c:pt idx="2310">
                  <c:v>1.706</c:v>
                </c:pt>
                <c:pt idx="2311">
                  <c:v>1.6914</c:v>
                </c:pt>
                <c:pt idx="2312">
                  <c:v>1.6919999999999999</c:v>
                </c:pt>
                <c:pt idx="2313">
                  <c:v>1.6977</c:v>
                </c:pt>
                <c:pt idx="2314">
                  <c:v>1.6947000000000001</c:v>
                </c:pt>
                <c:pt idx="2315">
                  <c:v>1.6947000000000001</c:v>
                </c:pt>
                <c:pt idx="2316">
                  <c:v>1.6819999999999999</c:v>
                </c:pt>
                <c:pt idx="2317">
                  <c:v>1.6960999999999999</c:v>
                </c:pt>
                <c:pt idx="2318">
                  <c:v>1.6891</c:v>
                </c:pt>
                <c:pt idx="2319">
                  <c:v>1.6786000000000001</c:v>
                </c:pt>
                <c:pt idx="2320">
                  <c:v>1.681</c:v>
                </c:pt>
                <c:pt idx="2321">
                  <c:v>1.6982999999999999</c:v>
                </c:pt>
                <c:pt idx="2322">
                  <c:v>1.6827000000000001</c:v>
                </c:pt>
                <c:pt idx="2323">
                  <c:v>1.6888000000000001</c:v>
                </c:pt>
                <c:pt idx="2324">
                  <c:v>1.7009000000000001</c:v>
                </c:pt>
                <c:pt idx="2325">
                  <c:v>1.7113</c:v>
                </c:pt>
                <c:pt idx="2326">
                  <c:v>1.7107000000000001</c:v>
                </c:pt>
                <c:pt idx="2327">
                  <c:v>1.7108000000000001</c:v>
                </c:pt>
                <c:pt idx="2328">
                  <c:v>1.7142999999999999</c:v>
                </c:pt>
                <c:pt idx="2329">
                  <c:v>1.708</c:v>
                </c:pt>
                <c:pt idx="2330">
                  <c:v>1.7245999999999999</c:v>
                </c:pt>
                <c:pt idx="2331">
                  <c:v>1.7017</c:v>
                </c:pt>
                <c:pt idx="2332">
                  <c:v>1.6989000000000001</c:v>
                </c:pt>
                <c:pt idx="2333">
                  <c:v>1.6878</c:v>
                </c:pt>
                <c:pt idx="2334">
                  <c:v>1.6895</c:v>
                </c:pt>
                <c:pt idx="2335">
                  <c:v>1.6718999999999999</c:v>
                </c:pt>
                <c:pt idx="2336">
                  <c:v>1.6744000000000001</c:v>
                </c:pt>
                <c:pt idx="2337">
                  <c:v>1.6753</c:v>
                </c:pt>
                <c:pt idx="2338">
                  <c:v>1.6859999999999999</c:v>
                </c:pt>
                <c:pt idx="2339">
                  <c:v>1.6835</c:v>
                </c:pt>
                <c:pt idx="2340">
                  <c:v>1.6973</c:v>
                </c:pt>
                <c:pt idx="2341">
                  <c:v>1.6898</c:v>
                </c:pt>
                <c:pt idx="2342">
                  <c:v>1.6872</c:v>
                </c:pt>
                <c:pt idx="2343">
                  <c:v>1.6904999999999999</c:v>
                </c:pt>
                <c:pt idx="2344">
                  <c:v>1.6880999999999999</c:v>
                </c:pt>
                <c:pt idx="2345">
                  <c:v>1.6775</c:v>
                </c:pt>
                <c:pt idx="2346">
                  <c:v>1.6833</c:v>
                </c:pt>
                <c:pt idx="2347">
                  <c:v>1.6758</c:v>
                </c:pt>
                <c:pt idx="2348">
                  <c:v>1.6636</c:v>
                </c:pt>
                <c:pt idx="2349">
                  <c:v>1.6788000000000001</c:v>
                </c:pt>
                <c:pt idx="2350">
                  <c:v>1.6747000000000001</c:v>
                </c:pt>
                <c:pt idx="2351">
                  <c:v>1.6721999999999999</c:v>
                </c:pt>
                <c:pt idx="2352">
                  <c:v>1.6601999999999999</c:v>
                </c:pt>
                <c:pt idx="2353">
                  <c:v>1.6782999999999999</c:v>
                </c:pt>
                <c:pt idx="2354">
                  <c:v>1.6873</c:v>
                </c:pt>
                <c:pt idx="2355">
                  <c:v>1.6913</c:v>
                </c:pt>
                <c:pt idx="2356">
                  <c:v>1.6846000000000001</c:v>
                </c:pt>
                <c:pt idx="2357">
                  <c:v>1.6793</c:v>
                </c:pt>
                <c:pt idx="2358">
                  <c:v>1.6954</c:v>
                </c:pt>
                <c:pt idx="2359">
                  <c:v>1.6827000000000001</c:v>
                </c:pt>
                <c:pt idx="2360">
                  <c:v>1.6949000000000001</c:v>
                </c:pt>
                <c:pt idx="2361">
                  <c:v>1.6816</c:v>
                </c:pt>
                <c:pt idx="2362">
                  <c:v>1.6797</c:v>
                </c:pt>
                <c:pt idx="2363">
                  <c:v>1.6872</c:v>
                </c:pt>
                <c:pt idx="2364">
                  <c:v>1.7048000000000001</c:v>
                </c:pt>
                <c:pt idx="2365">
                  <c:v>1.6998</c:v>
                </c:pt>
                <c:pt idx="2366">
                  <c:v>1.7182999999999999</c:v>
                </c:pt>
                <c:pt idx="2367">
                  <c:v>1.7202999999999999</c:v>
                </c:pt>
                <c:pt idx="2368">
                  <c:v>1.7074</c:v>
                </c:pt>
                <c:pt idx="2369">
                  <c:v>1.7110000000000001</c:v>
                </c:pt>
                <c:pt idx="2370">
                  <c:v>1.7121</c:v>
                </c:pt>
                <c:pt idx="2371">
                  <c:v>1.7063999999999999</c:v>
                </c:pt>
                <c:pt idx="2372">
                  <c:v>1.7121</c:v>
                </c:pt>
                <c:pt idx="2373">
                  <c:v>1.7013</c:v>
                </c:pt>
                <c:pt idx="2374">
                  <c:v>1.7054</c:v>
                </c:pt>
                <c:pt idx="2375">
                  <c:v>1.704</c:v>
                </c:pt>
                <c:pt idx="2376">
                  <c:v>1.6939</c:v>
                </c:pt>
                <c:pt idx="2377">
                  <c:v>1.6957</c:v>
                </c:pt>
                <c:pt idx="2378">
                  <c:v>1.6832</c:v>
                </c:pt>
                <c:pt idx="2379">
                  <c:v>1.6849000000000001</c:v>
                </c:pt>
                <c:pt idx="2380">
                  <c:v>1.679</c:v>
                </c:pt>
                <c:pt idx="2381">
                  <c:v>1.6832</c:v>
                </c:pt>
                <c:pt idx="2382">
                  <c:v>1.6880999999999999</c:v>
                </c:pt>
                <c:pt idx="2383">
                  <c:v>1.6823999999999999</c:v>
                </c:pt>
                <c:pt idx="2384">
                  <c:v>1.6978</c:v>
                </c:pt>
                <c:pt idx="2385">
                  <c:v>1.7068000000000001</c:v>
                </c:pt>
                <c:pt idx="2386">
                  <c:v>1.7211000000000001</c:v>
                </c:pt>
                <c:pt idx="2387">
                  <c:v>1.7009000000000001</c:v>
                </c:pt>
                <c:pt idx="2388">
                  <c:v>1.6913</c:v>
                </c:pt>
                <c:pt idx="2389">
                  <c:v>1.6898</c:v>
                </c:pt>
                <c:pt idx="2390">
                  <c:v>1.6891</c:v>
                </c:pt>
                <c:pt idx="2391">
                  <c:v>1.6706000000000001</c:v>
                </c:pt>
                <c:pt idx="2392">
                  <c:v>1.6624000000000001</c:v>
                </c:pt>
                <c:pt idx="2393">
                  <c:v>1.6734</c:v>
                </c:pt>
                <c:pt idx="2394">
                  <c:v>1.6791</c:v>
                </c:pt>
                <c:pt idx="2395">
                  <c:v>1.667</c:v>
                </c:pt>
                <c:pt idx="2396">
                  <c:v>1.6586000000000001</c:v>
                </c:pt>
                <c:pt idx="2397">
                  <c:v>1.6712</c:v>
                </c:pt>
                <c:pt idx="2398">
                  <c:v>1.6707000000000001</c:v>
                </c:pt>
                <c:pt idx="2399">
                  <c:v>1.6731</c:v>
                </c:pt>
                <c:pt idx="2400">
                  <c:v>1.6726000000000001</c:v>
                </c:pt>
                <c:pt idx="2401">
                  <c:v>1.6636</c:v>
                </c:pt>
                <c:pt idx="2402">
                  <c:v>1.6648000000000001</c:v>
                </c:pt>
                <c:pt idx="2403">
                  <c:v>1.669</c:v>
                </c:pt>
                <c:pt idx="2404">
                  <c:v>1.6745000000000001</c:v>
                </c:pt>
                <c:pt idx="2405">
                  <c:v>1.6812</c:v>
                </c:pt>
                <c:pt idx="2406">
                  <c:v>1.6976</c:v>
                </c:pt>
                <c:pt idx="2407">
                  <c:v>1.6941999999999999</c:v>
                </c:pt>
                <c:pt idx="2408">
                  <c:v>1.6968000000000001</c:v>
                </c:pt>
                <c:pt idx="2409">
                  <c:v>1.6773</c:v>
                </c:pt>
                <c:pt idx="2410">
                  <c:v>1.6946000000000001</c:v>
                </c:pt>
                <c:pt idx="2411">
                  <c:v>1.6851</c:v>
                </c:pt>
                <c:pt idx="2412">
                  <c:v>1.6874</c:v>
                </c:pt>
                <c:pt idx="2413">
                  <c:v>1.69</c:v>
                </c:pt>
                <c:pt idx="2414">
                  <c:v>1.6915</c:v>
                </c:pt>
                <c:pt idx="2415">
                  <c:v>1.6920999999999999</c:v>
                </c:pt>
                <c:pt idx="2416">
                  <c:v>1.6877</c:v>
                </c:pt>
                <c:pt idx="2417">
                  <c:v>1.696</c:v>
                </c:pt>
                <c:pt idx="2418">
                  <c:v>1.6952</c:v>
                </c:pt>
                <c:pt idx="2419">
                  <c:v>1.6783999999999999</c:v>
                </c:pt>
                <c:pt idx="2420">
                  <c:v>1.6842999999999999</c:v>
                </c:pt>
                <c:pt idx="2421">
                  <c:v>1.6671</c:v>
                </c:pt>
                <c:pt idx="2422">
                  <c:v>1.6847000000000001</c:v>
                </c:pt>
                <c:pt idx="2423">
                  <c:v>1.6883999999999999</c:v>
                </c:pt>
                <c:pt idx="2424">
                  <c:v>1.6995</c:v>
                </c:pt>
                <c:pt idx="2425">
                  <c:v>1.6915</c:v>
                </c:pt>
                <c:pt idx="2426">
                  <c:v>1.6942999999999999</c:v>
                </c:pt>
                <c:pt idx="2427">
                  <c:v>1.6896</c:v>
                </c:pt>
                <c:pt idx="2428">
                  <c:v>1.7030000000000001</c:v>
                </c:pt>
                <c:pt idx="2429">
                  <c:v>1.6888000000000001</c:v>
                </c:pt>
                <c:pt idx="2430">
                  <c:v>1.6879999999999999</c:v>
                </c:pt>
                <c:pt idx="2431">
                  <c:v>1.698</c:v>
                </c:pt>
                <c:pt idx="2432">
                  <c:v>1.7023999999999999</c:v>
                </c:pt>
                <c:pt idx="2433">
                  <c:v>1.6811</c:v>
                </c:pt>
                <c:pt idx="2434">
                  <c:v>1.6847000000000001</c:v>
                </c:pt>
                <c:pt idx="2435">
                  <c:v>1.6862999999999999</c:v>
                </c:pt>
                <c:pt idx="2436">
                  <c:v>1.6828000000000001</c:v>
                </c:pt>
                <c:pt idx="2437">
                  <c:v>1.6819</c:v>
                </c:pt>
                <c:pt idx="2438">
                  <c:v>1.6938</c:v>
                </c:pt>
                <c:pt idx="2439">
                  <c:v>1.6899</c:v>
                </c:pt>
                <c:pt idx="2440">
                  <c:v>1.6888000000000001</c:v>
                </c:pt>
                <c:pt idx="2441">
                  <c:v>1.6765000000000001</c:v>
                </c:pt>
                <c:pt idx="2442">
                  <c:v>1.6853</c:v>
                </c:pt>
                <c:pt idx="2443">
                  <c:v>1.6896</c:v>
                </c:pt>
                <c:pt idx="2444">
                  <c:v>1.6859999999999999</c:v>
                </c:pt>
                <c:pt idx="2445">
                  <c:v>1.6896</c:v>
                </c:pt>
                <c:pt idx="2446">
                  <c:v>1.7014</c:v>
                </c:pt>
                <c:pt idx="2447">
                  <c:v>1.6906000000000001</c:v>
                </c:pt>
                <c:pt idx="2448">
                  <c:v>1.6975</c:v>
                </c:pt>
                <c:pt idx="2449">
                  <c:v>1.7134</c:v>
                </c:pt>
                <c:pt idx="2450">
                  <c:v>1.7199</c:v>
                </c:pt>
                <c:pt idx="2451">
                  <c:v>1.7129000000000001</c:v>
                </c:pt>
                <c:pt idx="2452">
                  <c:v>1.7038</c:v>
                </c:pt>
                <c:pt idx="2453">
                  <c:v>1.7067000000000001</c:v>
                </c:pt>
                <c:pt idx="2454">
                  <c:v>1.6955</c:v>
                </c:pt>
                <c:pt idx="2455">
                  <c:v>1.6910000000000001</c:v>
                </c:pt>
                <c:pt idx="2456">
                  <c:v>1.7085999999999999</c:v>
                </c:pt>
                <c:pt idx="2457">
                  <c:v>1.6907000000000001</c:v>
                </c:pt>
                <c:pt idx="2458">
                  <c:v>1.6918</c:v>
                </c:pt>
                <c:pt idx="2459">
                  <c:v>1.6978</c:v>
                </c:pt>
                <c:pt idx="2460">
                  <c:v>1.6979</c:v>
                </c:pt>
                <c:pt idx="2461">
                  <c:v>1.6833</c:v>
                </c:pt>
                <c:pt idx="2462">
                  <c:v>1.6982999999999999</c:v>
                </c:pt>
                <c:pt idx="2463">
                  <c:v>1.7047000000000001</c:v>
                </c:pt>
                <c:pt idx="2464">
                  <c:v>1.6948000000000001</c:v>
                </c:pt>
                <c:pt idx="2465">
                  <c:v>1.6952</c:v>
                </c:pt>
                <c:pt idx="2466">
                  <c:v>1.7030000000000001</c:v>
                </c:pt>
                <c:pt idx="2467">
                  <c:v>1.7004999999999999</c:v>
                </c:pt>
                <c:pt idx="2468">
                  <c:v>1.7109000000000001</c:v>
                </c:pt>
                <c:pt idx="2469">
                  <c:v>1.7033</c:v>
                </c:pt>
                <c:pt idx="2470">
                  <c:v>1.7083999999999999</c:v>
                </c:pt>
                <c:pt idx="2471">
                  <c:v>1.7054</c:v>
                </c:pt>
                <c:pt idx="2472">
                  <c:v>1.6881999999999999</c:v>
                </c:pt>
                <c:pt idx="2473">
                  <c:v>1.7032</c:v>
                </c:pt>
                <c:pt idx="2474">
                  <c:v>1.7012</c:v>
                </c:pt>
                <c:pt idx="2475">
                  <c:v>1.6934</c:v>
                </c:pt>
                <c:pt idx="2476">
                  <c:v>1.6997</c:v>
                </c:pt>
                <c:pt idx="2477">
                  <c:v>1.6956</c:v>
                </c:pt>
                <c:pt idx="2478">
                  <c:v>1.7097</c:v>
                </c:pt>
                <c:pt idx="2479">
                  <c:v>1.7007000000000001</c:v>
                </c:pt>
                <c:pt idx="2480">
                  <c:v>1.6843999999999999</c:v>
                </c:pt>
                <c:pt idx="2481">
                  <c:v>1.6944999999999999</c:v>
                </c:pt>
                <c:pt idx="2482">
                  <c:v>1.6773</c:v>
                </c:pt>
                <c:pt idx="2483">
                  <c:v>1.6808000000000001</c:v>
                </c:pt>
                <c:pt idx="2484">
                  <c:v>1.6950000000000001</c:v>
                </c:pt>
                <c:pt idx="2485">
                  <c:v>1.7029000000000001</c:v>
                </c:pt>
                <c:pt idx="2486">
                  <c:v>1.7057</c:v>
                </c:pt>
                <c:pt idx="2487">
                  <c:v>1.6999</c:v>
                </c:pt>
                <c:pt idx="2488">
                  <c:v>1.7123999999999999</c:v>
                </c:pt>
                <c:pt idx="2489">
                  <c:v>1.7076</c:v>
                </c:pt>
                <c:pt idx="2490">
                  <c:v>1.7166999999999999</c:v>
                </c:pt>
                <c:pt idx="2491">
                  <c:v>1.7040999999999999</c:v>
                </c:pt>
                <c:pt idx="2492">
                  <c:v>1.6931</c:v>
                </c:pt>
                <c:pt idx="2493">
                  <c:v>1.7153</c:v>
                </c:pt>
                <c:pt idx="2494">
                  <c:v>1.7009000000000001</c:v>
                </c:pt>
                <c:pt idx="2495">
                  <c:v>1.6846000000000001</c:v>
                </c:pt>
                <c:pt idx="2496">
                  <c:v>1.6860999999999999</c:v>
                </c:pt>
                <c:pt idx="2497">
                  <c:v>1.6778</c:v>
                </c:pt>
                <c:pt idx="2498">
                  <c:v>1.6978</c:v>
                </c:pt>
                <c:pt idx="2499">
                  <c:v>1.6947000000000001</c:v>
                </c:pt>
                <c:pt idx="2500">
                  <c:v>1.6814</c:v>
                </c:pt>
                <c:pt idx="2501">
                  <c:v>1.6869000000000001</c:v>
                </c:pt>
                <c:pt idx="2502">
                  <c:v>1.6980999999999999</c:v>
                </c:pt>
                <c:pt idx="2503">
                  <c:v>1.6973</c:v>
                </c:pt>
                <c:pt idx="2504">
                  <c:v>1.6988000000000001</c:v>
                </c:pt>
                <c:pt idx="2505">
                  <c:v>1.6921999999999999</c:v>
                </c:pt>
                <c:pt idx="2506">
                  <c:v>1.6768000000000001</c:v>
                </c:pt>
                <c:pt idx="2507">
                  <c:v>1.681</c:v>
                </c:pt>
                <c:pt idx="2508">
                  <c:v>1.6843999999999999</c:v>
                </c:pt>
                <c:pt idx="2509">
                  <c:v>1.6888000000000001</c:v>
                </c:pt>
                <c:pt idx="2510">
                  <c:v>1.6893</c:v>
                </c:pt>
                <c:pt idx="2511">
                  <c:v>1.6766000000000001</c:v>
                </c:pt>
                <c:pt idx="2512">
                  <c:v>1.6813</c:v>
                </c:pt>
                <c:pt idx="2513">
                  <c:v>1.6691</c:v>
                </c:pt>
                <c:pt idx="2514">
                  <c:v>1.6771</c:v>
                </c:pt>
                <c:pt idx="2515">
                  <c:v>1.6791</c:v>
                </c:pt>
                <c:pt idx="2516">
                  <c:v>1.702</c:v>
                </c:pt>
                <c:pt idx="2517">
                  <c:v>1.7048000000000001</c:v>
                </c:pt>
                <c:pt idx="2518">
                  <c:v>1.6927000000000001</c:v>
                </c:pt>
                <c:pt idx="2519">
                  <c:v>1.7032</c:v>
                </c:pt>
                <c:pt idx="2520">
                  <c:v>1.6946000000000001</c:v>
                </c:pt>
                <c:pt idx="2521">
                  <c:v>1.7035</c:v>
                </c:pt>
                <c:pt idx="2522">
                  <c:v>1.6912</c:v>
                </c:pt>
                <c:pt idx="2523">
                  <c:v>1.6890000000000001</c:v>
                </c:pt>
                <c:pt idx="2524">
                  <c:v>1.7010000000000001</c:v>
                </c:pt>
                <c:pt idx="2525">
                  <c:v>1.6882999999999999</c:v>
                </c:pt>
                <c:pt idx="2526">
                  <c:v>1.6994</c:v>
                </c:pt>
                <c:pt idx="2527">
                  <c:v>1.6959</c:v>
                </c:pt>
                <c:pt idx="2528">
                  <c:v>1.6776</c:v>
                </c:pt>
                <c:pt idx="2529">
                  <c:v>1.6716</c:v>
                </c:pt>
                <c:pt idx="2530">
                  <c:v>1.6748000000000001</c:v>
                </c:pt>
                <c:pt idx="2531">
                  <c:v>1.6889000000000001</c:v>
                </c:pt>
                <c:pt idx="2532">
                  <c:v>1.6980999999999999</c:v>
                </c:pt>
                <c:pt idx="2533">
                  <c:v>1.6739999999999999</c:v>
                </c:pt>
                <c:pt idx="2534">
                  <c:v>1.6606000000000001</c:v>
                </c:pt>
                <c:pt idx="2535">
                  <c:v>1.6606000000000001</c:v>
                </c:pt>
                <c:pt idx="2536">
                  <c:v>1.6776</c:v>
                </c:pt>
                <c:pt idx="2537">
                  <c:v>1.6744000000000001</c:v>
                </c:pt>
                <c:pt idx="2538">
                  <c:v>1.6576</c:v>
                </c:pt>
                <c:pt idx="2539">
                  <c:v>1.6651</c:v>
                </c:pt>
                <c:pt idx="2540">
                  <c:v>1.6758</c:v>
                </c:pt>
                <c:pt idx="2541">
                  <c:v>1.6900999999999999</c:v>
                </c:pt>
                <c:pt idx="2542">
                  <c:v>1.6968000000000001</c:v>
                </c:pt>
                <c:pt idx="2543">
                  <c:v>1.6826000000000001</c:v>
                </c:pt>
                <c:pt idx="2544">
                  <c:v>1.6820999999999999</c:v>
                </c:pt>
                <c:pt idx="2545">
                  <c:v>1.6783999999999999</c:v>
                </c:pt>
                <c:pt idx="2546">
                  <c:v>1.6818</c:v>
                </c:pt>
                <c:pt idx="2547">
                  <c:v>1.6819999999999999</c:v>
                </c:pt>
                <c:pt idx="2548">
                  <c:v>1.6883999999999999</c:v>
                </c:pt>
                <c:pt idx="2549">
                  <c:v>1.6826000000000001</c:v>
                </c:pt>
                <c:pt idx="2550">
                  <c:v>1.673</c:v>
                </c:pt>
                <c:pt idx="2551">
                  <c:v>1.6938</c:v>
                </c:pt>
                <c:pt idx="2552">
                  <c:v>1.6853</c:v>
                </c:pt>
                <c:pt idx="2553">
                  <c:v>1.6613</c:v>
                </c:pt>
                <c:pt idx="2554">
                  <c:v>1.6677</c:v>
                </c:pt>
                <c:pt idx="2555">
                  <c:v>1.6979</c:v>
                </c:pt>
                <c:pt idx="2556">
                  <c:v>1.6950000000000001</c:v>
                </c:pt>
                <c:pt idx="2557">
                  <c:v>1.6986000000000001</c:v>
                </c:pt>
                <c:pt idx="2558">
                  <c:v>1.7042999999999999</c:v>
                </c:pt>
                <c:pt idx="2559">
                  <c:v>1.6936</c:v>
                </c:pt>
                <c:pt idx="2560">
                  <c:v>1.6851</c:v>
                </c:pt>
                <c:pt idx="2561">
                  <c:v>1.6801999999999999</c:v>
                </c:pt>
                <c:pt idx="2562">
                  <c:v>1.6538999999999999</c:v>
                </c:pt>
                <c:pt idx="2563">
                  <c:v>1.661</c:v>
                </c:pt>
                <c:pt idx="2564">
                  <c:v>1.6624000000000001</c:v>
                </c:pt>
                <c:pt idx="2565">
                  <c:v>1.6679999999999999</c:v>
                </c:pt>
                <c:pt idx="2566">
                  <c:v>1.694</c:v>
                </c:pt>
                <c:pt idx="2567">
                  <c:v>1.6851</c:v>
                </c:pt>
                <c:pt idx="2568">
                  <c:v>1.6795</c:v>
                </c:pt>
                <c:pt idx="2569">
                  <c:v>1.6726000000000001</c:v>
                </c:pt>
                <c:pt idx="2570">
                  <c:v>1.6898</c:v>
                </c:pt>
                <c:pt idx="2571">
                  <c:v>1.6702999999999999</c:v>
                </c:pt>
                <c:pt idx="2572">
                  <c:v>1.6840999999999999</c:v>
                </c:pt>
                <c:pt idx="2573">
                  <c:v>1.6914</c:v>
                </c:pt>
                <c:pt idx="2574">
                  <c:v>1.698</c:v>
                </c:pt>
                <c:pt idx="2575">
                  <c:v>1.6978</c:v>
                </c:pt>
                <c:pt idx="2576">
                  <c:v>1.7081999999999999</c:v>
                </c:pt>
                <c:pt idx="2577">
                  <c:v>1.6914</c:v>
                </c:pt>
                <c:pt idx="2578">
                  <c:v>1.6867000000000001</c:v>
                </c:pt>
                <c:pt idx="2579">
                  <c:v>1.6819</c:v>
                </c:pt>
                <c:pt idx="2580">
                  <c:v>1.6830000000000001</c:v>
                </c:pt>
                <c:pt idx="2581">
                  <c:v>1.6919</c:v>
                </c:pt>
                <c:pt idx="2582">
                  <c:v>1.6859</c:v>
                </c:pt>
                <c:pt idx="2583">
                  <c:v>1.679</c:v>
                </c:pt>
                <c:pt idx="2584">
                  <c:v>1.6769000000000001</c:v>
                </c:pt>
                <c:pt idx="2585">
                  <c:v>1.6914</c:v>
                </c:pt>
                <c:pt idx="2586">
                  <c:v>1.6718999999999999</c:v>
                </c:pt>
                <c:pt idx="2587">
                  <c:v>1.6834</c:v>
                </c:pt>
                <c:pt idx="2588">
                  <c:v>1.6869000000000001</c:v>
                </c:pt>
                <c:pt idx="2589">
                  <c:v>1.6749000000000001</c:v>
                </c:pt>
                <c:pt idx="2590">
                  <c:v>1.6823999999999999</c:v>
                </c:pt>
                <c:pt idx="2591">
                  <c:v>1.6972</c:v>
                </c:pt>
                <c:pt idx="2592">
                  <c:v>1.7131000000000001</c:v>
                </c:pt>
                <c:pt idx="2593">
                  <c:v>1.6915</c:v>
                </c:pt>
                <c:pt idx="2594">
                  <c:v>1.6950000000000001</c:v>
                </c:pt>
                <c:pt idx="2595">
                  <c:v>1.6944999999999999</c:v>
                </c:pt>
                <c:pt idx="2596">
                  <c:v>1.6816</c:v>
                </c:pt>
                <c:pt idx="2597">
                  <c:v>1.6937</c:v>
                </c:pt>
                <c:pt idx="2598">
                  <c:v>1.7017</c:v>
                </c:pt>
                <c:pt idx="2599">
                  <c:v>1.7078</c:v>
                </c:pt>
                <c:pt idx="2600">
                  <c:v>1.6922999999999999</c:v>
                </c:pt>
                <c:pt idx="2601">
                  <c:v>1.7012</c:v>
                </c:pt>
                <c:pt idx="2602">
                  <c:v>1.7008000000000001</c:v>
                </c:pt>
                <c:pt idx="2603">
                  <c:v>1.7134</c:v>
                </c:pt>
                <c:pt idx="2604">
                  <c:v>1.7052</c:v>
                </c:pt>
                <c:pt idx="2605">
                  <c:v>1.6857</c:v>
                </c:pt>
                <c:pt idx="2606">
                  <c:v>1.7037</c:v>
                </c:pt>
                <c:pt idx="2607">
                  <c:v>1.7097</c:v>
                </c:pt>
                <c:pt idx="2608">
                  <c:v>1.7049000000000001</c:v>
                </c:pt>
                <c:pt idx="2609">
                  <c:v>1.7158</c:v>
                </c:pt>
                <c:pt idx="2610">
                  <c:v>1.72</c:v>
                </c:pt>
                <c:pt idx="2611">
                  <c:v>1.7170000000000001</c:v>
                </c:pt>
                <c:pt idx="2612">
                  <c:v>1.7295</c:v>
                </c:pt>
                <c:pt idx="2613">
                  <c:v>1.7179</c:v>
                </c:pt>
                <c:pt idx="2614">
                  <c:v>1.6952</c:v>
                </c:pt>
                <c:pt idx="2615">
                  <c:v>1.6801999999999999</c:v>
                </c:pt>
                <c:pt idx="2616">
                  <c:v>1.6704000000000001</c:v>
                </c:pt>
                <c:pt idx="2617">
                  <c:v>1.6713</c:v>
                </c:pt>
                <c:pt idx="2618">
                  <c:v>1.6816</c:v>
                </c:pt>
                <c:pt idx="2619">
                  <c:v>1.6912</c:v>
                </c:pt>
                <c:pt idx="2620">
                  <c:v>1.6867000000000001</c:v>
                </c:pt>
                <c:pt idx="2621">
                  <c:v>1.6798999999999999</c:v>
                </c:pt>
                <c:pt idx="2622">
                  <c:v>1.6691</c:v>
                </c:pt>
                <c:pt idx="2623">
                  <c:v>1.6780999999999999</c:v>
                </c:pt>
                <c:pt idx="2624">
                  <c:v>1.6765000000000001</c:v>
                </c:pt>
                <c:pt idx="2625">
                  <c:v>1.6868000000000001</c:v>
                </c:pt>
                <c:pt idx="2626">
                  <c:v>1.7121</c:v>
                </c:pt>
                <c:pt idx="2627">
                  <c:v>1.7115</c:v>
                </c:pt>
                <c:pt idx="2628">
                  <c:v>1.7101999999999999</c:v>
                </c:pt>
                <c:pt idx="2629">
                  <c:v>1.6928000000000001</c:v>
                </c:pt>
                <c:pt idx="2630">
                  <c:v>1.6736</c:v>
                </c:pt>
                <c:pt idx="2631">
                  <c:v>1.6747000000000001</c:v>
                </c:pt>
                <c:pt idx="2632">
                  <c:v>1.6774</c:v>
                </c:pt>
                <c:pt idx="2633">
                  <c:v>1.6788000000000001</c:v>
                </c:pt>
                <c:pt idx="2634">
                  <c:v>1.6737</c:v>
                </c:pt>
                <c:pt idx="2635">
                  <c:v>1.6727000000000001</c:v>
                </c:pt>
                <c:pt idx="2636">
                  <c:v>1.6741999999999999</c:v>
                </c:pt>
                <c:pt idx="2637">
                  <c:v>1.6813</c:v>
                </c:pt>
                <c:pt idx="2638">
                  <c:v>1.6781999999999999</c:v>
                </c:pt>
                <c:pt idx="2639">
                  <c:v>1.6900999999999999</c:v>
                </c:pt>
                <c:pt idx="2640">
                  <c:v>1.6802999999999999</c:v>
                </c:pt>
                <c:pt idx="2641">
                  <c:v>1.6769000000000001</c:v>
                </c:pt>
                <c:pt idx="2642">
                  <c:v>1.6677</c:v>
                </c:pt>
                <c:pt idx="2643">
                  <c:v>1.6749000000000001</c:v>
                </c:pt>
                <c:pt idx="2644">
                  <c:v>1.6841999999999999</c:v>
                </c:pt>
                <c:pt idx="2645">
                  <c:v>1.6966000000000001</c:v>
                </c:pt>
                <c:pt idx="2646">
                  <c:v>1.6888000000000001</c:v>
                </c:pt>
                <c:pt idx="2647">
                  <c:v>1.6846000000000001</c:v>
                </c:pt>
                <c:pt idx="2648">
                  <c:v>1.6971000000000001</c:v>
                </c:pt>
                <c:pt idx="2649">
                  <c:v>1.6893</c:v>
                </c:pt>
                <c:pt idx="2650">
                  <c:v>1.677</c:v>
                </c:pt>
                <c:pt idx="2651">
                  <c:v>1.6917</c:v>
                </c:pt>
                <c:pt idx="2652">
                  <c:v>1.6816</c:v>
                </c:pt>
                <c:pt idx="2653">
                  <c:v>1.6658999999999999</c:v>
                </c:pt>
                <c:pt idx="2654">
                  <c:v>1.6814</c:v>
                </c:pt>
                <c:pt idx="2655">
                  <c:v>1.698</c:v>
                </c:pt>
                <c:pt idx="2656">
                  <c:v>1.6839</c:v>
                </c:pt>
                <c:pt idx="2657">
                  <c:v>1.7040999999999999</c:v>
                </c:pt>
                <c:pt idx="2658">
                  <c:v>1.6957</c:v>
                </c:pt>
                <c:pt idx="2659">
                  <c:v>1.6901999999999999</c:v>
                </c:pt>
                <c:pt idx="2660">
                  <c:v>1.7071000000000001</c:v>
                </c:pt>
                <c:pt idx="2661">
                  <c:v>1.7116</c:v>
                </c:pt>
                <c:pt idx="2662">
                  <c:v>1.6928000000000001</c:v>
                </c:pt>
                <c:pt idx="2663">
                  <c:v>1.6903999999999999</c:v>
                </c:pt>
                <c:pt idx="2664">
                  <c:v>1.6913</c:v>
                </c:pt>
                <c:pt idx="2665">
                  <c:v>1.6939</c:v>
                </c:pt>
                <c:pt idx="2666">
                  <c:v>1.6802999999999999</c:v>
                </c:pt>
                <c:pt idx="2667">
                  <c:v>1.6754</c:v>
                </c:pt>
                <c:pt idx="2668">
                  <c:v>1.6813</c:v>
                </c:pt>
                <c:pt idx="2669">
                  <c:v>1.6800999999999999</c:v>
                </c:pt>
                <c:pt idx="2670">
                  <c:v>1.6781999999999999</c:v>
                </c:pt>
                <c:pt idx="2671">
                  <c:v>1.6813</c:v>
                </c:pt>
                <c:pt idx="2672">
                  <c:v>1.6737</c:v>
                </c:pt>
                <c:pt idx="2673">
                  <c:v>1.6846000000000001</c:v>
                </c:pt>
                <c:pt idx="2674">
                  <c:v>1.6801999999999999</c:v>
                </c:pt>
                <c:pt idx="2675">
                  <c:v>1.6668000000000001</c:v>
                </c:pt>
                <c:pt idx="2676">
                  <c:v>1.6929000000000001</c:v>
                </c:pt>
                <c:pt idx="2677">
                  <c:v>1.6937</c:v>
                </c:pt>
                <c:pt idx="2678">
                  <c:v>1.6902999999999999</c:v>
                </c:pt>
                <c:pt idx="2679">
                  <c:v>1.6861999999999999</c:v>
                </c:pt>
                <c:pt idx="2680">
                  <c:v>1.6862999999999999</c:v>
                </c:pt>
                <c:pt idx="2681">
                  <c:v>1.6827000000000001</c:v>
                </c:pt>
                <c:pt idx="2682">
                  <c:v>1.6839999999999999</c:v>
                </c:pt>
                <c:pt idx="2683">
                  <c:v>1.6669</c:v>
                </c:pt>
                <c:pt idx="2684">
                  <c:v>1.6713</c:v>
                </c:pt>
                <c:pt idx="2685">
                  <c:v>1.6996</c:v>
                </c:pt>
                <c:pt idx="2686">
                  <c:v>1.6898</c:v>
                </c:pt>
                <c:pt idx="2687">
                  <c:v>1.6888000000000001</c:v>
                </c:pt>
                <c:pt idx="2688">
                  <c:v>1.6967000000000001</c:v>
                </c:pt>
                <c:pt idx="2689">
                  <c:v>1.6871</c:v>
                </c:pt>
                <c:pt idx="2690">
                  <c:v>1.6921999999999999</c:v>
                </c:pt>
                <c:pt idx="2691">
                  <c:v>1.6980999999999999</c:v>
                </c:pt>
                <c:pt idx="2692">
                  <c:v>1.6982999999999999</c:v>
                </c:pt>
                <c:pt idx="2693">
                  <c:v>1.6865000000000001</c:v>
                </c:pt>
                <c:pt idx="2694">
                  <c:v>1.6968000000000001</c:v>
                </c:pt>
                <c:pt idx="2695">
                  <c:v>1.6917</c:v>
                </c:pt>
                <c:pt idx="2696">
                  <c:v>1.6930000000000001</c:v>
                </c:pt>
                <c:pt idx="2697">
                  <c:v>1.6838</c:v>
                </c:pt>
                <c:pt idx="2698">
                  <c:v>1.6937</c:v>
                </c:pt>
                <c:pt idx="2699">
                  <c:v>1.6924999999999999</c:v>
                </c:pt>
                <c:pt idx="2700">
                  <c:v>1.6919</c:v>
                </c:pt>
                <c:pt idx="2701">
                  <c:v>1.6995</c:v>
                </c:pt>
                <c:pt idx="2702">
                  <c:v>1.7102999999999999</c:v>
                </c:pt>
                <c:pt idx="2703">
                  <c:v>1.7077</c:v>
                </c:pt>
                <c:pt idx="2704">
                  <c:v>1.7052</c:v>
                </c:pt>
                <c:pt idx="2705">
                  <c:v>1.6828000000000001</c:v>
                </c:pt>
                <c:pt idx="2706">
                  <c:v>1.7052</c:v>
                </c:pt>
                <c:pt idx="2707">
                  <c:v>1.7068000000000001</c:v>
                </c:pt>
                <c:pt idx="2708">
                  <c:v>1.7081</c:v>
                </c:pt>
                <c:pt idx="2709">
                  <c:v>1.7071000000000001</c:v>
                </c:pt>
                <c:pt idx="2710">
                  <c:v>1.6891</c:v>
                </c:pt>
                <c:pt idx="2711">
                  <c:v>1.681</c:v>
                </c:pt>
                <c:pt idx="2712">
                  <c:v>1.6801999999999999</c:v>
                </c:pt>
                <c:pt idx="2713">
                  <c:v>1.7012</c:v>
                </c:pt>
                <c:pt idx="2714">
                  <c:v>1.7043999999999999</c:v>
                </c:pt>
                <c:pt idx="2715">
                  <c:v>1.6958</c:v>
                </c:pt>
                <c:pt idx="2716">
                  <c:v>1.6961999999999999</c:v>
                </c:pt>
                <c:pt idx="2717">
                  <c:v>1.6909000000000001</c:v>
                </c:pt>
                <c:pt idx="2718">
                  <c:v>1.7153</c:v>
                </c:pt>
                <c:pt idx="2719">
                  <c:v>1.7008000000000001</c:v>
                </c:pt>
                <c:pt idx="2720">
                  <c:v>1.6984999999999999</c:v>
                </c:pt>
                <c:pt idx="2721">
                  <c:v>1.6901999999999999</c:v>
                </c:pt>
                <c:pt idx="2722">
                  <c:v>1.6782999999999999</c:v>
                </c:pt>
                <c:pt idx="2723">
                  <c:v>1.6801999999999999</c:v>
                </c:pt>
                <c:pt idx="2724">
                  <c:v>1.6838</c:v>
                </c:pt>
                <c:pt idx="2725">
                  <c:v>1.6875</c:v>
                </c:pt>
                <c:pt idx="2726">
                  <c:v>1.6837</c:v>
                </c:pt>
                <c:pt idx="2727">
                  <c:v>1.7058</c:v>
                </c:pt>
                <c:pt idx="2728">
                  <c:v>1.6993</c:v>
                </c:pt>
                <c:pt idx="2729">
                  <c:v>1.7143999999999999</c:v>
                </c:pt>
                <c:pt idx="2730">
                  <c:v>1.7049000000000001</c:v>
                </c:pt>
                <c:pt idx="2731">
                  <c:v>1.7078</c:v>
                </c:pt>
                <c:pt idx="2732">
                  <c:v>1.7169000000000001</c:v>
                </c:pt>
                <c:pt idx="2733">
                  <c:v>1.7033</c:v>
                </c:pt>
                <c:pt idx="2734">
                  <c:v>1.6966000000000001</c:v>
                </c:pt>
                <c:pt idx="2735">
                  <c:v>1.6950000000000001</c:v>
                </c:pt>
                <c:pt idx="2736">
                  <c:v>1.6998</c:v>
                </c:pt>
                <c:pt idx="2737">
                  <c:v>1.6950000000000001</c:v>
                </c:pt>
                <c:pt idx="2738">
                  <c:v>1.6958</c:v>
                </c:pt>
                <c:pt idx="2739">
                  <c:v>1.7134</c:v>
                </c:pt>
                <c:pt idx="2740">
                  <c:v>1.7222</c:v>
                </c:pt>
                <c:pt idx="2741">
                  <c:v>1.7232000000000001</c:v>
                </c:pt>
                <c:pt idx="2742">
                  <c:v>1.718</c:v>
                </c:pt>
                <c:pt idx="2743">
                  <c:v>1.7061999999999999</c:v>
                </c:pt>
                <c:pt idx="2744">
                  <c:v>1.7038</c:v>
                </c:pt>
                <c:pt idx="2745">
                  <c:v>1.7025999999999999</c:v>
                </c:pt>
                <c:pt idx="2746">
                  <c:v>1.7043999999999999</c:v>
                </c:pt>
                <c:pt idx="2747">
                  <c:v>1.7043999999999999</c:v>
                </c:pt>
                <c:pt idx="2748">
                  <c:v>1.7156</c:v>
                </c:pt>
                <c:pt idx="2749">
                  <c:v>1.7063999999999999</c:v>
                </c:pt>
                <c:pt idx="2750">
                  <c:v>1.7172000000000001</c:v>
                </c:pt>
                <c:pt idx="2751">
                  <c:v>1.7181999999999999</c:v>
                </c:pt>
                <c:pt idx="2752">
                  <c:v>1.7029000000000001</c:v>
                </c:pt>
                <c:pt idx="2753">
                  <c:v>1.6998</c:v>
                </c:pt>
                <c:pt idx="2754">
                  <c:v>1.6919999999999999</c:v>
                </c:pt>
                <c:pt idx="2755">
                  <c:v>1.7135</c:v>
                </c:pt>
                <c:pt idx="2756">
                  <c:v>1.7054</c:v>
                </c:pt>
                <c:pt idx="2757">
                  <c:v>1.7111000000000001</c:v>
                </c:pt>
                <c:pt idx="2758">
                  <c:v>1.7166999999999999</c:v>
                </c:pt>
                <c:pt idx="2759">
                  <c:v>1.7043999999999999</c:v>
                </c:pt>
                <c:pt idx="2760">
                  <c:v>1.7008000000000001</c:v>
                </c:pt>
                <c:pt idx="2761">
                  <c:v>1.6861999999999999</c:v>
                </c:pt>
                <c:pt idx="2762">
                  <c:v>1.6838</c:v>
                </c:pt>
                <c:pt idx="2763">
                  <c:v>1.6688000000000001</c:v>
                </c:pt>
                <c:pt idx="2764">
                  <c:v>1.6855</c:v>
                </c:pt>
                <c:pt idx="2765">
                  <c:v>1.6787000000000001</c:v>
                </c:pt>
                <c:pt idx="2766">
                  <c:v>1.6932</c:v>
                </c:pt>
                <c:pt idx="2767">
                  <c:v>1.6762999999999999</c:v>
                </c:pt>
                <c:pt idx="2768">
                  <c:v>1.6946000000000001</c:v>
                </c:pt>
                <c:pt idx="2769">
                  <c:v>1.6868000000000001</c:v>
                </c:pt>
                <c:pt idx="2770">
                  <c:v>1.6837</c:v>
                </c:pt>
                <c:pt idx="2771">
                  <c:v>1.6999</c:v>
                </c:pt>
                <c:pt idx="2772">
                  <c:v>1.6849000000000001</c:v>
                </c:pt>
                <c:pt idx="2773">
                  <c:v>1.6821999999999999</c:v>
                </c:pt>
                <c:pt idx="2774">
                  <c:v>1.6796</c:v>
                </c:pt>
                <c:pt idx="2775">
                  <c:v>1.6902999999999999</c:v>
                </c:pt>
                <c:pt idx="2776">
                  <c:v>1.6791</c:v>
                </c:pt>
                <c:pt idx="2777">
                  <c:v>1.6827000000000001</c:v>
                </c:pt>
                <c:pt idx="2778">
                  <c:v>1.6825000000000001</c:v>
                </c:pt>
                <c:pt idx="2779">
                  <c:v>1.6645000000000001</c:v>
                </c:pt>
                <c:pt idx="2780">
                  <c:v>1.6851</c:v>
                </c:pt>
                <c:pt idx="2781">
                  <c:v>1.6964999999999999</c:v>
                </c:pt>
                <c:pt idx="2782">
                  <c:v>1.6912</c:v>
                </c:pt>
                <c:pt idx="2783">
                  <c:v>1.6870000000000001</c:v>
                </c:pt>
                <c:pt idx="2784">
                  <c:v>1.6986000000000001</c:v>
                </c:pt>
                <c:pt idx="2785">
                  <c:v>1.7115</c:v>
                </c:pt>
                <c:pt idx="2786">
                  <c:v>1.7048000000000001</c:v>
                </c:pt>
                <c:pt idx="2787">
                  <c:v>1.7062999999999999</c:v>
                </c:pt>
                <c:pt idx="2788">
                  <c:v>1.6875</c:v>
                </c:pt>
                <c:pt idx="2789">
                  <c:v>1.6829000000000001</c:v>
                </c:pt>
                <c:pt idx="2790">
                  <c:v>1.6671</c:v>
                </c:pt>
                <c:pt idx="2791">
                  <c:v>1.6771</c:v>
                </c:pt>
                <c:pt idx="2792">
                  <c:v>1.6753</c:v>
                </c:pt>
                <c:pt idx="2793">
                  <c:v>1.6736</c:v>
                </c:pt>
                <c:pt idx="2794">
                  <c:v>1.6720999999999999</c:v>
                </c:pt>
                <c:pt idx="2795">
                  <c:v>1.6714</c:v>
                </c:pt>
                <c:pt idx="2796">
                  <c:v>1.7039</c:v>
                </c:pt>
                <c:pt idx="2797">
                  <c:v>1.7030000000000001</c:v>
                </c:pt>
                <c:pt idx="2798">
                  <c:v>1.7056</c:v>
                </c:pt>
                <c:pt idx="2799">
                  <c:v>1.7033</c:v>
                </c:pt>
                <c:pt idx="2800">
                  <c:v>1.6809000000000001</c:v>
                </c:pt>
                <c:pt idx="2801">
                  <c:v>1.6818</c:v>
                </c:pt>
                <c:pt idx="2802">
                  <c:v>1.6655</c:v>
                </c:pt>
                <c:pt idx="2803">
                  <c:v>1.6803999999999999</c:v>
                </c:pt>
                <c:pt idx="2804">
                  <c:v>1.669</c:v>
                </c:pt>
                <c:pt idx="2805">
                  <c:v>1.6531</c:v>
                </c:pt>
                <c:pt idx="2806">
                  <c:v>1.6709000000000001</c:v>
                </c:pt>
                <c:pt idx="2807">
                  <c:v>1.6963999999999999</c:v>
                </c:pt>
                <c:pt idx="2808">
                  <c:v>1.6903999999999999</c:v>
                </c:pt>
                <c:pt idx="2809">
                  <c:v>1.7014</c:v>
                </c:pt>
                <c:pt idx="2810">
                  <c:v>1.7036</c:v>
                </c:pt>
                <c:pt idx="2811">
                  <c:v>1.7024999999999999</c:v>
                </c:pt>
                <c:pt idx="2812">
                  <c:v>1.6929000000000001</c:v>
                </c:pt>
                <c:pt idx="2813">
                  <c:v>1.6840999999999999</c:v>
                </c:pt>
                <c:pt idx="2814">
                  <c:v>1.6882999999999999</c:v>
                </c:pt>
                <c:pt idx="2815">
                  <c:v>1.6929000000000001</c:v>
                </c:pt>
                <c:pt idx="2816">
                  <c:v>1.7096</c:v>
                </c:pt>
                <c:pt idx="2817">
                  <c:v>1.6964999999999999</c:v>
                </c:pt>
                <c:pt idx="2818">
                  <c:v>1.7043999999999999</c:v>
                </c:pt>
                <c:pt idx="2819">
                  <c:v>1.6921999999999999</c:v>
                </c:pt>
                <c:pt idx="2820">
                  <c:v>1.7023999999999999</c:v>
                </c:pt>
                <c:pt idx="2821">
                  <c:v>1.6962999999999999</c:v>
                </c:pt>
                <c:pt idx="2822">
                  <c:v>1.6990000000000001</c:v>
                </c:pt>
                <c:pt idx="2823">
                  <c:v>1.7069000000000001</c:v>
                </c:pt>
                <c:pt idx="2824">
                  <c:v>1.6928000000000001</c:v>
                </c:pt>
                <c:pt idx="2825">
                  <c:v>1.6930000000000001</c:v>
                </c:pt>
                <c:pt idx="2826">
                  <c:v>1.7020999999999999</c:v>
                </c:pt>
                <c:pt idx="2827">
                  <c:v>1.7041999999999999</c:v>
                </c:pt>
                <c:pt idx="2828">
                  <c:v>1.6954</c:v>
                </c:pt>
                <c:pt idx="2829">
                  <c:v>1.6870000000000001</c:v>
                </c:pt>
                <c:pt idx="2830">
                  <c:v>1.6879</c:v>
                </c:pt>
                <c:pt idx="2831">
                  <c:v>1.6899</c:v>
                </c:pt>
                <c:pt idx="2832">
                  <c:v>1.6758999999999999</c:v>
                </c:pt>
                <c:pt idx="2833">
                  <c:v>1.6827000000000001</c:v>
                </c:pt>
                <c:pt idx="2834">
                  <c:v>1.7005999999999999</c:v>
                </c:pt>
                <c:pt idx="2835">
                  <c:v>1.6948000000000001</c:v>
                </c:pt>
                <c:pt idx="2836">
                  <c:v>1.6818</c:v>
                </c:pt>
                <c:pt idx="2837">
                  <c:v>1.6816</c:v>
                </c:pt>
                <c:pt idx="2838">
                  <c:v>1.6808000000000001</c:v>
                </c:pt>
                <c:pt idx="2839">
                  <c:v>1.6837</c:v>
                </c:pt>
                <c:pt idx="2840">
                  <c:v>1.6897</c:v>
                </c:pt>
                <c:pt idx="2841">
                  <c:v>1.702</c:v>
                </c:pt>
                <c:pt idx="2842">
                  <c:v>1.7121999999999999</c:v>
                </c:pt>
                <c:pt idx="2843">
                  <c:v>1.7091000000000001</c:v>
                </c:pt>
                <c:pt idx="2844">
                  <c:v>1.6943999999999999</c:v>
                </c:pt>
                <c:pt idx="2845">
                  <c:v>1.6881999999999999</c:v>
                </c:pt>
                <c:pt idx="2846">
                  <c:v>1.6881999999999999</c:v>
                </c:pt>
                <c:pt idx="2847">
                  <c:v>1.6776</c:v>
                </c:pt>
                <c:pt idx="2848">
                  <c:v>1.6728000000000001</c:v>
                </c:pt>
                <c:pt idx="2849">
                  <c:v>1.6888000000000001</c:v>
                </c:pt>
                <c:pt idx="2850">
                  <c:v>1.6853</c:v>
                </c:pt>
                <c:pt idx="2851">
                  <c:v>1.6832</c:v>
                </c:pt>
                <c:pt idx="2852">
                  <c:v>1.69</c:v>
                </c:pt>
                <c:pt idx="2853">
                  <c:v>1.6879</c:v>
                </c:pt>
                <c:pt idx="2854">
                  <c:v>1.6862999999999999</c:v>
                </c:pt>
                <c:pt idx="2855">
                  <c:v>1.6865000000000001</c:v>
                </c:pt>
                <c:pt idx="2856">
                  <c:v>1.6910000000000001</c:v>
                </c:pt>
                <c:pt idx="2857">
                  <c:v>1.6951000000000001</c:v>
                </c:pt>
                <c:pt idx="2858">
                  <c:v>1.6828000000000001</c:v>
                </c:pt>
                <c:pt idx="2859">
                  <c:v>1.6738</c:v>
                </c:pt>
                <c:pt idx="2860">
                  <c:v>1.6855</c:v>
                </c:pt>
                <c:pt idx="2861">
                  <c:v>1.6802999999999999</c:v>
                </c:pt>
                <c:pt idx="2862">
                  <c:v>1.6767000000000001</c:v>
                </c:pt>
                <c:pt idx="2863">
                  <c:v>1.6927000000000001</c:v>
                </c:pt>
                <c:pt idx="2864">
                  <c:v>1.7020999999999999</c:v>
                </c:pt>
                <c:pt idx="2865">
                  <c:v>1.6949000000000001</c:v>
                </c:pt>
                <c:pt idx="2866">
                  <c:v>1.6853</c:v>
                </c:pt>
                <c:pt idx="2867">
                  <c:v>1.6722999999999999</c:v>
                </c:pt>
                <c:pt idx="2868">
                  <c:v>1.6831</c:v>
                </c:pt>
                <c:pt idx="2869">
                  <c:v>1.6881999999999999</c:v>
                </c:pt>
                <c:pt idx="2870">
                  <c:v>1.6869000000000001</c:v>
                </c:pt>
                <c:pt idx="2871">
                  <c:v>1.6899</c:v>
                </c:pt>
                <c:pt idx="2872">
                  <c:v>1.6910000000000001</c:v>
                </c:pt>
                <c:pt idx="2873">
                  <c:v>1.6771</c:v>
                </c:pt>
                <c:pt idx="2874">
                  <c:v>1.6855</c:v>
                </c:pt>
                <c:pt idx="2875">
                  <c:v>1.6980999999999999</c:v>
                </c:pt>
                <c:pt idx="2876">
                  <c:v>1.7058</c:v>
                </c:pt>
                <c:pt idx="2877">
                  <c:v>1.7163999999999999</c:v>
                </c:pt>
                <c:pt idx="2878">
                  <c:v>1.7197</c:v>
                </c:pt>
                <c:pt idx="2879">
                  <c:v>1.6873</c:v>
                </c:pt>
                <c:pt idx="2880">
                  <c:v>1.6839999999999999</c:v>
                </c:pt>
                <c:pt idx="2881">
                  <c:v>1.6766000000000001</c:v>
                </c:pt>
                <c:pt idx="2882">
                  <c:v>1.6886000000000001</c:v>
                </c:pt>
                <c:pt idx="2883">
                  <c:v>1.6980999999999999</c:v>
                </c:pt>
                <c:pt idx="2884">
                  <c:v>1.7034</c:v>
                </c:pt>
                <c:pt idx="2885">
                  <c:v>1.7156</c:v>
                </c:pt>
                <c:pt idx="2886">
                  <c:v>1.7126999999999999</c:v>
                </c:pt>
                <c:pt idx="2887">
                  <c:v>1.7172000000000001</c:v>
                </c:pt>
                <c:pt idx="2888">
                  <c:v>1.7070000000000001</c:v>
                </c:pt>
                <c:pt idx="2889">
                  <c:v>1.7115</c:v>
                </c:pt>
                <c:pt idx="2890">
                  <c:v>1.7015</c:v>
                </c:pt>
                <c:pt idx="2891">
                  <c:v>1.6964999999999999</c:v>
                </c:pt>
                <c:pt idx="2892">
                  <c:v>1.6747000000000001</c:v>
                </c:pt>
                <c:pt idx="2893">
                  <c:v>1.6934</c:v>
                </c:pt>
                <c:pt idx="2894">
                  <c:v>1.6868000000000001</c:v>
                </c:pt>
                <c:pt idx="2895">
                  <c:v>1.6863999999999999</c:v>
                </c:pt>
                <c:pt idx="2896">
                  <c:v>1.6953</c:v>
                </c:pt>
                <c:pt idx="2897">
                  <c:v>1.6880999999999999</c:v>
                </c:pt>
                <c:pt idx="2898">
                  <c:v>1.6819</c:v>
                </c:pt>
                <c:pt idx="2899">
                  <c:v>1.7001999999999999</c:v>
                </c:pt>
                <c:pt idx="2900">
                  <c:v>1.6794</c:v>
                </c:pt>
                <c:pt idx="2901">
                  <c:v>1.673</c:v>
                </c:pt>
                <c:pt idx="2902">
                  <c:v>1.6726000000000001</c:v>
                </c:pt>
                <c:pt idx="2903">
                  <c:v>1.6819</c:v>
                </c:pt>
                <c:pt idx="2904">
                  <c:v>1.6872</c:v>
                </c:pt>
                <c:pt idx="2905">
                  <c:v>1.6976</c:v>
                </c:pt>
                <c:pt idx="2906">
                  <c:v>1.7043999999999999</c:v>
                </c:pt>
                <c:pt idx="2907">
                  <c:v>1.6931</c:v>
                </c:pt>
                <c:pt idx="2908">
                  <c:v>1.6932</c:v>
                </c:pt>
                <c:pt idx="2909">
                  <c:v>1.6941999999999999</c:v>
                </c:pt>
                <c:pt idx="2910">
                  <c:v>1.7007000000000001</c:v>
                </c:pt>
                <c:pt idx="2911">
                  <c:v>1.6973</c:v>
                </c:pt>
                <c:pt idx="2912">
                  <c:v>1.708</c:v>
                </c:pt>
                <c:pt idx="2913">
                  <c:v>1.7093</c:v>
                </c:pt>
                <c:pt idx="2914">
                  <c:v>1.7081999999999999</c:v>
                </c:pt>
                <c:pt idx="2915">
                  <c:v>1.7038</c:v>
                </c:pt>
                <c:pt idx="2916">
                  <c:v>1.6957</c:v>
                </c:pt>
                <c:pt idx="2917">
                  <c:v>1.6776</c:v>
                </c:pt>
                <c:pt idx="2918">
                  <c:v>1.6809000000000001</c:v>
                </c:pt>
                <c:pt idx="2919">
                  <c:v>1.6763999999999999</c:v>
                </c:pt>
                <c:pt idx="2920">
                  <c:v>1.6813</c:v>
                </c:pt>
                <c:pt idx="2921">
                  <c:v>1.6818</c:v>
                </c:pt>
                <c:pt idx="2922">
                  <c:v>1.6994</c:v>
                </c:pt>
                <c:pt idx="2923">
                  <c:v>1.6946000000000001</c:v>
                </c:pt>
                <c:pt idx="2924">
                  <c:v>1.6947000000000001</c:v>
                </c:pt>
                <c:pt idx="2925">
                  <c:v>1.6934</c:v>
                </c:pt>
                <c:pt idx="2926">
                  <c:v>1.6878</c:v>
                </c:pt>
                <c:pt idx="2927">
                  <c:v>1.6843999999999999</c:v>
                </c:pt>
                <c:pt idx="2928">
                  <c:v>1.6988000000000001</c:v>
                </c:pt>
                <c:pt idx="2929">
                  <c:v>1.7000999999999999</c:v>
                </c:pt>
                <c:pt idx="2930">
                  <c:v>1.69</c:v>
                </c:pt>
                <c:pt idx="2931">
                  <c:v>1.7105999999999999</c:v>
                </c:pt>
                <c:pt idx="2932">
                  <c:v>1.7090000000000001</c:v>
                </c:pt>
                <c:pt idx="2933">
                  <c:v>1.7081999999999999</c:v>
                </c:pt>
                <c:pt idx="2934">
                  <c:v>1.7124999999999999</c:v>
                </c:pt>
                <c:pt idx="2935">
                  <c:v>1.714</c:v>
                </c:pt>
                <c:pt idx="2936">
                  <c:v>1.7282</c:v>
                </c:pt>
                <c:pt idx="2937">
                  <c:v>1.7019</c:v>
                </c:pt>
                <c:pt idx="2938">
                  <c:v>1.6874</c:v>
                </c:pt>
                <c:pt idx="2939">
                  <c:v>1.6774</c:v>
                </c:pt>
                <c:pt idx="2940">
                  <c:v>1.6753</c:v>
                </c:pt>
                <c:pt idx="2941">
                  <c:v>1.6839</c:v>
                </c:pt>
                <c:pt idx="2942">
                  <c:v>1.6794</c:v>
                </c:pt>
                <c:pt idx="2943">
                  <c:v>1.6708000000000001</c:v>
                </c:pt>
                <c:pt idx="2944">
                  <c:v>1.6734</c:v>
                </c:pt>
                <c:pt idx="2945">
                  <c:v>1.667</c:v>
                </c:pt>
                <c:pt idx="2946">
                  <c:v>1.6785000000000001</c:v>
                </c:pt>
                <c:pt idx="2947">
                  <c:v>1.7028000000000001</c:v>
                </c:pt>
                <c:pt idx="2948">
                  <c:v>1.6956</c:v>
                </c:pt>
                <c:pt idx="2949">
                  <c:v>1.7074</c:v>
                </c:pt>
                <c:pt idx="2950">
                  <c:v>1.7118</c:v>
                </c:pt>
                <c:pt idx="2951">
                  <c:v>1.7132000000000001</c:v>
                </c:pt>
                <c:pt idx="2952">
                  <c:v>1.7093</c:v>
                </c:pt>
                <c:pt idx="2953">
                  <c:v>1.7184999999999999</c:v>
                </c:pt>
                <c:pt idx="2954">
                  <c:v>1.7143999999999999</c:v>
                </c:pt>
                <c:pt idx="2955">
                  <c:v>1.6814</c:v>
                </c:pt>
                <c:pt idx="2956">
                  <c:v>1.6776</c:v>
                </c:pt>
                <c:pt idx="2957">
                  <c:v>1.6960999999999999</c:v>
                </c:pt>
                <c:pt idx="2958">
                  <c:v>1.6963999999999999</c:v>
                </c:pt>
                <c:pt idx="2959">
                  <c:v>1.7035</c:v>
                </c:pt>
                <c:pt idx="2960">
                  <c:v>1.6968000000000001</c:v>
                </c:pt>
                <c:pt idx="2961">
                  <c:v>1.6920999999999999</c:v>
                </c:pt>
                <c:pt idx="2962">
                  <c:v>1.6886000000000001</c:v>
                </c:pt>
                <c:pt idx="2963">
                  <c:v>1.6845000000000001</c:v>
                </c:pt>
                <c:pt idx="2964">
                  <c:v>1.7011000000000001</c:v>
                </c:pt>
                <c:pt idx="2965">
                  <c:v>1.6987000000000001</c:v>
                </c:pt>
                <c:pt idx="2966">
                  <c:v>1.6893</c:v>
                </c:pt>
                <c:pt idx="2967">
                  <c:v>1.6803999999999999</c:v>
                </c:pt>
                <c:pt idx="2968">
                  <c:v>1.6708000000000001</c:v>
                </c:pt>
                <c:pt idx="2969">
                  <c:v>1.6852</c:v>
                </c:pt>
                <c:pt idx="2970">
                  <c:v>1.6913</c:v>
                </c:pt>
                <c:pt idx="2971">
                  <c:v>1.6914</c:v>
                </c:pt>
                <c:pt idx="2972">
                  <c:v>1.6728000000000001</c:v>
                </c:pt>
                <c:pt idx="2973">
                  <c:v>1.6934</c:v>
                </c:pt>
                <c:pt idx="2974">
                  <c:v>1.6782999999999999</c:v>
                </c:pt>
                <c:pt idx="2975">
                  <c:v>1.6876</c:v>
                </c:pt>
                <c:pt idx="2976">
                  <c:v>1.6838</c:v>
                </c:pt>
                <c:pt idx="2977">
                  <c:v>1.6744000000000001</c:v>
                </c:pt>
                <c:pt idx="2978">
                  <c:v>1.6698999999999999</c:v>
                </c:pt>
                <c:pt idx="2979">
                  <c:v>1.6677999999999999</c:v>
                </c:pt>
                <c:pt idx="2980">
                  <c:v>1.6986000000000001</c:v>
                </c:pt>
                <c:pt idx="2981">
                  <c:v>1.6890000000000001</c:v>
                </c:pt>
                <c:pt idx="2982">
                  <c:v>1.6903999999999999</c:v>
                </c:pt>
                <c:pt idx="2983">
                  <c:v>1.6919999999999999</c:v>
                </c:pt>
                <c:pt idx="2984">
                  <c:v>1.669</c:v>
                </c:pt>
                <c:pt idx="2985">
                  <c:v>1.6653</c:v>
                </c:pt>
                <c:pt idx="2986">
                  <c:v>1.6807000000000001</c:v>
                </c:pt>
                <c:pt idx="2987">
                  <c:v>1.6944999999999999</c:v>
                </c:pt>
                <c:pt idx="2988">
                  <c:v>1.6884999999999999</c:v>
                </c:pt>
                <c:pt idx="2989">
                  <c:v>1.6907000000000001</c:v>
                </c:pt>
                <c:pt idx="2990">
                  <c:v>1.6758</c:v>
                </c:pt>
                <c:pt idx="2991">
                  <c:v>1.6921999999999999</c:v>
                </c:pt>
                <c:pt idx="2992">
                  <c:v>1.6944999999999999</c:v>
                </c:pt>
                <c:pt idx="2993">
                  <c:v>1.6912</c:v>
                </c:pt>
                <c:pt idx="2994">
                  <c:v>1.7044999999999999</c:v>
                </c:pt>
                <c:pt idx="2995">
                  <c:v>1.6852</c:v>
                </c:pt>
                <c:pt idx="2996">
                  <c:v>1.6851</c:v>
                </c:pt>
                <c:pt idx="2997">
                  <c:v>1.6779999999999999</c:v>
                </c:pt>
                <c:pt idx="2998">
                  <c:v>1.7056</c:v>
                </c:pt>
                <c:pt idx="2999">
                  <c:v>1.698</c:v>
                </c:pt>
                <c:pt idx="3000">
                  <c:v>1.6781999999999999</c:v>
                </c:pt>
                <c:pt idx="3001">
                  <c:v>1.6863999999999999</c:v>
                </c:pt>
                <c:pt idx="3002">
                  <c:v>1.6850000000000001</c:v>
                </c:pt>
                <c:pt idx="3003">
                  <c:v>1.6685000000000001</c:v>
                </c:pt>
                <c:pt idx="3004">
                  <c:v>1.6681999999999999</c:v>
                </c:pt>
                <c:pt idx="3005">
                  <c:v>1.6737</c:v>
                </c:pt>
                <c:pt idx="3006">
                  <c:v>1.6856</c:v>
                </c:pt>
                <c:pt idx="3007">
                  <c:v>1.6835</c:v>
                </c:pt>
                <c:pt idx="3008">
                  <c:v>1.6845000000000001</c:v>
                </c:pt>
                <c:pt idx="3009">
                  <c:v>1.6920999999999999</c:v>
                </c:pt>
                <c:pt idx="3010">
                  <c:v>1.694</c:v>
                </c:pt>
                <c:pt idx="3011">
                  <c:v>1.6819999999999999</c:v>
                </c:pt>
                <c:pt idx="3012">
                  <c:v>1.6868000000000001</c:v>
                </c:pt>
                <c:pt idx="3013">
                  <c:v>1.7024999999999999</c:v>
                </c:pt>
                <c:pt idx="3014">
                  <c:v>1.6919</c:v>
                </c:pt>
                <c:pt idx="3015">
                  <c:v>1.6980999999999999</c:v>
                </c:pt>
                <c:pt idx="3016">
                  <c:v>1.712</c:v>
                </c:pt>
                <c:pt idx="3017">
                  <c:v>1.7020999999999999</c:v>
                </c:pt>
                <c:pt idx="3018">
                  <c:v>1.7038</c:v>
                </c:pt>
                <c:pt idx="3019">
                  <c:v>1.7087000000000001</c:v>
                </c:pt>
                <c:pt idx="3020">
                  <c:v>1.7130000000000001</c:v>
                </c:pt>
                <c:pt idx="3021">
                  <c:v>1.7121</c:v>
                </c:pt>
                <c:pt idx="3022">
                  <c:v>1.7197</c:v>
                </c:pt>
                <c:pt idx="3023">
                  <c:v>1.7183999999999999</c:v>
                </c:pt>
                <c:pt idx="3024">
                  <c:v>1.7105999999999999</c:v>
                </c:pt>
                <c:pt idx="3025">
                  <c:v>1.7162999999999999</c:v>
                </c:pt>
                <c:pt idx="3026">
                  <c:v>1.7035</c:v>
                </c:pt>
                <c:pt idx="3027">
                  <c:v>1.6957</c:v>
                </c:pt>
                <c:pt idx="3028">
                  <c:v>1.6992</c:v>
                </c:pt>
                <c:pt idx="3029">
                  <c:v>1.7104999999999999</c:v>
                </c:pt>
                <c:pt idx="3030">
                  <c:v>1.7192000000000001</c:v>
                </c:pt>
                <c:pt idx="3031">
                  <c:v>1.7002999999999999</c:v>
                </c:pt>
                <c:pt idx="3032">
                  <c:v>1.6997</c:v>
                </c:pt>
                <c:pt idx="3033">
                  <c:v>1.6935</c:v>
                </c:pt>
                <c:pt idx="3034">
                  <c:v>1.7057</c:v>
                </c:pt>
                <c:pt idx="3035">
                  <c:v>1.6966000000000001</c:v>
                </c:pt>
                <c:pt idx="3036">
                  <c:v>1.6877</c:v>
                </c:pt>
                <c:pt idx="3037">
                  <c:v>1.6904999999999999</c:v>
                </c:pt>
                <c:pt idx="3038">
                  <c:v>1.6895</c:v>
                </c:pt>
                <c:pt idx="3039">
                  <c:v>1.6980999999999999</c:v>
                </c:pt>
                <c:pt idx="3040">
                  <c:v>1.6924999999999999</c:v>
                </c:pt>
                <c:pt idx="3041">
                  <c:v>1.7088000000000001</c:v>
                </c:pt>
                <c:pt idx="3042">
                  <c:v>1.6986000000000001</c:v>
                </c:pt>
                <c:pt idx="3043">
                  <c:v>1.6956</c:v>
                </c:pt>
                <c:pt idx="3044">
                  <c:v>1.6942999999999999</c:v>
                </c:pt>
                <c:pt idx="3045">
                  <c:v>1.6865000000000001</c:v>
                </c:pt>
                <c:pt idx="3046">
                  <c:v>1.6825000000000001</c:v>
                </c:pt>
                <c:pt idx="3047">
                  <c:v>1.6746000000000001</c:v>
                </c:pt>
                <c:pt idx="3048">
                  <c:v>1.6848000000000001</c:v>
                </c:pt>
                <c:pt idx="3049">
                  <c:v>1.6908000000000001</c:v>
                </c:pt>
                <c:pt idx="3050">
                  <c:v>1.6893</c:v>
                </c:pt>
                <c:pt idx="3051">
                  <c:v>1.7111000000000001</c:v>
                </c:pt>
                <c:pt idx="3052">
                  <c:v>1.7031000000000001</c:v>
                </c:pt>
                <c:pt idx="3053">
                  <c:v>1.7094</c:v>
                </c:pt>
                <c:pt idx="3054">
                  <c:v>1.7190000000000001</c:v>
                </c:pt>
                <c:pt idx="3055">
                  <c:v>1.7316</c:v>
                </c:pt>
                <c:pt idx="3056">
                  <c:v>1.7192000000000001</c:v>
                </c:pt>
                <c:pt idx="3057">
                  <c:v>1.7141999999999999</c:v>
                </c:pt>
                <c:pt idx="3058">
                  <c:v>1.6976</c:v>
                </c:pt>
                <c:pt idx="3059">
                  <c:v>1.7064999999999999</c:v>
                </c:pt>
                <c:pt idx="3060">
                  <c:v>1.7163999999999999</c:v>
                </c:pt>
                <c:pt idx="3061">
                  <c:v>1.7012</c:v>
                </c:pt>
                <c:pt idx="3062">
                  <c:v>1.6718</c:v>
                </c:pt>
                <c:pt idx="3063">
                  <c:v>1.6966000000000001</c:v>
                </c:pt>
                <c:pt idx="3064">
                  <c:v>1.7017</c:v>
                </c:pt>
                <c:pt idx="3065">
                  <c:v>1.6803999999999999</c:v>
                </c:pt>
                <c:pt idx="3066">
                  <c:v>1.679</c:v>
                </c:pt>
                <c:pt idx="3067">
                  <c:v>1.6874</c:v>
                </c:pt>
                <c:pt idx="3068">
                  <c:v>1.7019</c:v>
                </c:pt>
                <c:pt idx="3069">
                  <c:v>1.7022999999999999</c:v>
                </c:pt>
                <c:pt idx="3070">
                  <c:v>1.7047000000000001</c:v>
                </c:pt>
                <c:pt idx="3071">
                  <c:v>1.7142999999999999</c:v>
                </c:pt>
                <c:pt idx="3072">
                  <c:v>1.7161</c:v>
                </c:pt>
                <c:pt idx="3073">
                  <c:v>1.7158</c:v>
                </c:pt>
                <c:pt idx="3074">
                  <c:v>1.7179</c:v>
                </c:pt>
                <c:pt idx="3075">
                  <c:v>1.7021999999999999</c:v>
                </c:pt>
                <c:pt idx="3076">
                  <c:v>1.7112000000000001</c:v>
                </c:pt>
                <c:pt idx="3077">
                  <c:v>1.6964999999999999</c:v>
                </c:pt>
                <c:pt idx="3078">
                  <c:v>1.7065999999999999</c:v>
                </c:pt>
                <c:pt idx="3079">
                  <c:v>1.6989000000000001</c:v>
                </c:pt>
                <c:pt idx="3080">
                  <c:v>1.6902999999999999</c:v>
                </c:pt>
                <c:pt idx="3081">
                  <c:v>1.6988000000000001</c:v>
                </c:pt>
                <c:pt idx="3082">
                  <c:v>1.7110000000000001</c:v>
                </c:pt>
                <c:pt idx="3083">
                  <c:v>1.7204999999999999</c:v>
                </c:pt>
                <c:pt idx="3084">
                  <c:v>1.7019</c:v>
                </c:pt>
                <c:pt idx="3085">
                  <c:v>1.7143999999999999</c:v>
                </c:pt>
                <c:pt idx="3086">
                  <c:v>1.7035</c:v>
                </c:pt>
                <c:pt idx="3087">
                  <c:v>1.6999</c:v>
                </c:pt>
                <c:pt idx="3088">
                  <c:v>1.6865000000000001</c:v>
                </c:pt>
                <c:pt idx="3089">
                  <c:v>1.6869000000000001</c:v>
                </c:pt>
                <c:pt idx="3090">
                  <c:v>1.6838</c:v>
                </c:pt>
                <c:pt idx="3091">
                  <c:v>1.6867000000000001</c:v>
                </c:pt>
                <c:pt idx="3092">
                  <c:v>1.6998</c:v>
                </c:pt>
                <c:pt idx="3093">
                  <c:v>1.6755</c:v>
                </c:pt>
                <c:pt idx="3094">
                  <c:v>1.6861999999999999</c:v>
                </c:pt>
                <c:pt idx="3095">
                  <c:v>1.6961999999999999</c:v>
                </c:pt>
                <c:pt idx="3096">
                  <c:v>1.704</c:v>
                </c:pt>
                <c:pt idx="3097">
                  <c:v>1.6919999999999999</c:v>
                </c:pt>
                <c:pt idx="3098">
                  <c:v>1.7040999999999999</c:v>
                </c:pt>
                <c:pt idx="3099">
                  <c:v>1.7145999999999999</c:v>
                </c:pt>
                <c:pt idx="3100">
                  <c:v>1.7129000000000001</c:v>
                </c:pt>
                <c:pt idx="3101">
                  <c:v>1.7121999999999999</c:v>
                </c:pt>
                <c:pt idx="3102">
                  <c:v>1.6938</c:v>
                </c:pt>
                <c:pt idx="3103">
                  <c:v>1.7038</c:v>
                </c:pt>
                <c:pt idx="3104">
                  <c:v>1.6974</c:v>
                </c:pt>
                <c:pt idx="3105">
                  <c:v>1.6820999999999999</c:v>
                </c:pt>
                <c:pt idx="3106">
                  <c:v>1.6875</c:v>
                </c:pt>
                <c:pt idx="3107">
                  <c:v>1.6888000000000001</c:v>
                </c:pt>
                <c:pt idx="3108">
                  <c:v>1.6884999999999999</c:v>
                </c:pt>
                <c:pt idx="3109">
                  <c:v>1.6987000000000001</c:v>
                </c:pt>
                <c:pt idx="3110">
                  <c:v>1.7056</c:v>
                </c:pt>
                <c:pt idx="3111">
                  <c:v>1.6921999999999999</c:v>
                </c:pt>
                <c:pt idx="3112">
                  <c:v>1.6897</c:v>
                </c:pt>
                <c:pt idx="3113">
                  <c:v>1.698</c:v>
                </c:pt>
                <c:pt idx="3114">
                  <c:v>1.7058</c:v>
                </c:pt>
                <c:pt idx="3115">
                  <c:v>1.7030000000000001</c:v>
                </c:pt>
                <c:pt idx="3116">
                  <c:v>1.7161999999999999</c:v>
                </c:pt>
                <c:pt idx="3117">
                  <c:v>1.7055</c:v>
                </c:pt>
                <c:pt idx="3118">
                  <c:v>1.6903999999999999</c:v>
                </c:pt>
                <c:pt idx="3119">
                  <c:v>1.7029000000000001</c:v>
                </c:pt>
                <c:pt idx="3120">
                  <c:v>1.7052</c:v>
                </c:pt>
                <c:pt idx="3121">
                  <c:v>1.7014</c:v>
                </c:pt>
                <c:pt idx="3122">
                  <c:v>1.6919</c:v>
                </c:pt>
                <c:pt idx="3123">
                  <c:v>1.6927000000000001</c:v>
                </c:pt>
                <c:pt idx="3124">
                  <c:v>1.6765000000000001</c:v>
                </c:pt>
                <c:pt idx="3125">
                  <c:v>1.6938</c:v>
                </c:pt>
                <c:pt idx="3126">
                  <c:v>1.6893</c:v>
                </c:pt>
                <c:pt idx="3127">
                  <c:v>1.6879999999999999</c:v>
                </c:pt>
                <c:pt idx="3128">
                  <c:v>1.6912</c:v>
                </c:pt>
                <c:pt idx="3129">
                  <c:v>1.6862999999999999</c:v>
                </c:pt>
                <c:pt idx="3130">
                  <c:v>1.6979</c:v>
                </c:pt>
                <c:pt idx="3131">
                  <c:v>1.6700999999999999</c:v>
                </c:pt>
                <c:pt idx="3132">
                  <c:v>1.6879999999999999</c:v>
                </c:pt>
                <c:pt idx="3133">
                  <c:v>1.6922999999999999</c:v>
                </c:pt>
                <c:pt idx="3134">
                  <c:v>1.6920999999999999</c:v>
                </c:pt>
                <c:pt idx="3135">
                  <c:v>1.6798</c:v>
                </c:pt>
                <c:pt idx="3136">
                  <c:v>1.6845000000000001</c:v>
                </c:pt>
                <c:pt idx="3137">
                  <c:v>1.6788000000000001</c:v>
                </c:pt>
                <c:pt idx="3138">
                  <c:v>1.6887000000000001</c:v>
                </c:pt>
                <c:pt idx="3139">
                  <c:v>1.6904999999999999</c:v>
                </c:pt>
                <c:pt idx="3140">
                  <c:v>1.6766000000000001</c:v>
                </c:pt>
                <c:pt idx="3141">
                  <c:v>1.679</c:v>
                </c:pt>
                <c:pt idx="3142">
                  <c:v>1.6762999999999999</c:v>
                </c:pt>
                <c:pt idx="3143">
                  <c:v>1.6812</c:v>
                </c:pt>
                <c:pt idx="3144">
                  <c:v>1.6967000000000001</c:v>
                </c:pt>
                <c:pt idx="3145">
                  <c:v>1.6783999999999999</c:v>
                </c:pt>
                <c:pt idx="3146">
                  <c:v>1.6793</c:v>
                </c:pt>
                <c:pt idx="3147">
                  <c:v>1.6933</c:v>
                </c:pt>
                <c:pt idx="3148">
                  <c:v>1.6967000000000001</c:v>
                </c:pt>
                <c:pt idx="3149">
                  <c:v>1.6970000000000001</c:v>
                </c:pt>
                <c:pt idx="3150">
                  <c:v>1.7018</c:v>
                </c:pt>
                <c:pt idx="3151">
                  <c:v>1.7262999999999999</c:v>
                </c:pt>
                <c:pt idx="3152">
                  <c:v>1.7301</c:v>
                </c:pt>
                <c:pt idx="3153">
                  <c:v>1.7361</c:v>
                </c:pt>
                <c:pt idx="3154">
                  <c:v>1.7209000000000001</c:v>
                </c:pt>
                <c:pt idx="3155">
                  <c:v>1.7068000000000001</c:v>
                </c:pt>
                <c:pt idx="3156">
                  <c:v>1.7072000000000001</c:v>
                </c:pt>
                <c:pt idx="3157">
                  <c:v>1.6833</c:v>
                </c:pt>
                <c:pt idx="3158">
                  <c:v>1.6910000000000001</c:v>
                </c:pt>
                <c:pt idx="3159">
                  <c:v>1.6922999999999999</c:v>
                </c:pt>
                <c:pt idx="3160">
                  <c:v>1.7008000000000001</c:v>
                </c:pt>
                <c:pt idx="3161">
                  <c:v>1.6920999999999999</c:v>
                </c:pt>
                <c:pt idx="3162">
                  <c:v>1.6999</c:v>
                </c:pt>
                <c:pt idx="3163">
                  <c:v>1.6996</c:v>
                </c:pt>
                <c:pt idx="3164">
                  <c:v>1.6975</c:v>
                </c:pt>
                <c:pt idx="3165">
                  <c:v>1.7014</c:v>
                </c:pt>
                <c:pt idx="3166">
                  <c:v>1.6735</c:v>
                </c:pt>
                <c:pt idx="3167">
                  <c:v>1.6734</c:v>
                </c:pt>
                <c:pt idx="3168">
                  <c:v>1.6961999999999999</c:v>
                </c:pt>
                <c:pt idx="3169">
                  <c:v>1.6972</c:v>
                </c:pt>
                <c:pt idx="3170">
                  <c:v>1.6865000000000001</c:v>
                </c:pt>
                <c:pt idx="3171">
                  <c:v>1.6930000000000001</c:v>
                </c:pt>
                <c:pt idx="3172">
                  <c:v>1.6918</c:v>
                </c:pt>
                <c:pt idx="3173">
                  <c:v>1.7016</c:v>
                </c:pt>
                <c:pt idx="3174">
                  <c:v>1.7198</c:v>
                </c:pt>
                <c:pt idx="3175">
                  <c:v>1.7124999999999999</c:v>
                </c:pt>
                <c:pt idx="3176">
                  <c:v>1.6984999999999999</c:v>
                </c:pt>
                <c:pt idx="3177">
                  <c:v>1.712</c:v>
                </c:pt>
                <c:pt idx="3178">
                  <c:v>1.7144999999999999</c:v>
                </c:pt>
                <c:pt idx="3179">
                  <c:v>1.7138</c:v>
                </c:pt>
                <c:pt idx="3180">
                  <c:v>1.7144999999999999</c:v>
                </c:pt>
                <c:pt idx="3181">
                  <c:v>1.7137</c:v>
                </c:pt>
                <c:pt idx="3182">
                  <c:v>1.704</c:v>
                </c:pt>
                <c:pt idx="3183">
                  <c:v>1.7011000000000001</c:v>
                </c:pt>
                <c:pt idx="3184">
                  <c:v>1.7153</c:v>
                </c:pt>
                <c:pt idx="3185">
                  <c:v>1.7068000000000001</c:v>
                </c:pt>
                <c:pt idx="3186">
                  <c:v>1.7</c:v>
                </c:pt>
                <c:pt idx="3187">
                  <c:v>1.7024999999999999</c:v>
                </c:pt>
                <c:pt idx="3188">
                  <c:v>1.7210000000000001</c:v>
                </c:pt>
                <c:pt idx="3189">
                  <c:v>1.7146999999999999</c:v>
                </c:pt>
                <c:pt idx="3190">
                  <c:v>1.7158</c:v>
                </c:pt>
                <c:pt idx="3191">
                  <c:v>1.7053</c:v>
                </c:pt>
                <c:pt idx="3192">
                  <c:v>1.702</c:v>
                </c:pt>
                <c:pt idx="3193">
                  <c:v>1.6807000000000001</c:v>
                </c:pt>
                <c:pt idx="3194">
                  <c:v>1.6819999999999999</c:v>
                </c:pt>
                <c:pt idx="3195">
                  <c:v>1.7020999999999999</c:v>
                </c:pt>
                <c:pt idx="3196">
                  <c:v>1.6901999999999999</c:v>
                </c:pt>
                <c:pt idx="3197">
                  <c:v>1.6811</c:v>
                </c:pt>
                <c:pt idx="3198">
                  <c:v>1.6878</c:v>
                </c:pt>
                <c:pt idx="3199">
                  <c:v>1.6791</c:v>
                </c:pt>
                <c:pt idx="3200">
                  <c:v>1.6823999999999999</c:v>
                </c:pt>
                <c:pt idx="3201">
                  <c:v>1.6898</c:v>
                </c:pt>
                <c:pt idx="3202">
                  <c:v>1.6868000000000001</c:v>
                </c:pt>
                <c:pt idx="3203">
                  <c:v>1.6872</c:v>
                </c:pt>
                <c:pt idx="3204">
                  <c:v>1.6938</c:v>
                </c:pt>
                <c:pt idx="3205">
                  <c:v>1.6867000000000001</c:v>
                </c:pt>
                <c:pt idx="3206">
                  <c:v>1.6956</c:v>
                </c:pt>
                <c:pt idx="3207">
                  <c:v>1.7105999999999999</c:v>
                </c:pt>
                <c:pt idx="3208">
                  <c:v>1.7023999999999999</c:v>
                </c:pt>
                <c:pt idx="3209">
                  <c:v>1.6992</c:v>
                </c:pt>
                <c:pt idx="3210">
                  <c:v>1.7007000000000001</c:v>
                </c:pt>
                <c:pt idx="3211">
                  <c:v>1.6942999999999999</c:v>
                </c:pt>
                <c:pt idx="3212">
                  <c:v>1.7073</c:v>
                </c:pt>
                <c:pt idx="3213">
                  <c:v>1.7021999999999999</c:v>
                </c:pt>
                <c:pt idx="3214">
                  <c:v>1.7115</c:v>
                </c:pt>
                <c:pt idx="3215">
                  <c:v>1.7085999999999999</c:v>
                </c:pt>
                <c:pt idx="3216">
                  <c:v>1.7081</c:v>
                </c:pt>
                <c:pt idx="3217">
                  <c:v>1.6901999999999999</c:v>
                </c:pt>
                <c:pt idx="3218">
                  <c:v>1.6927000000000001</c:v>
                </c:pt>
                <c:pt idx="3219">
                  <c:v>1.7005999999999999</c:v>
                </c:pt>
                <c:pt idx="3220">
                  <c:v>1.6913</c:v>
                </c:pt>
                <c:pt idx="3221">
                  <c:v>1.6982999999999999</c:v>
                </c:pt>
                <c:pt idx="3222">
                  <c:v>1.6920999999999999</c:v>
                </c:pt>
                <c:pt idx="3223">
                  <c:v>1.7001999999999999</c:v>
                </c:pt>
                <c:pt idx="3224">
                  <c:v>1.7025999999999999</c:v>
                </c:pt>
                <c:pt idx="3225">
                  <c:v>1.6989000000000001</c:v>
                </c:pt>
                <c:pt idx="3226">
                  <c:v>1.6984999999999999</c:v>
                </c:pt>
                <c:pt idx="3227">
                  <c:v>1.7149000000000001</c:v>
                </c:pt>
                <c:pt idx="3228">
                  <c:v>1.7033</c:v>
                </c:pt>
                <c:pt idx="3229">
                  <c:v>1.6958</c:v>
                </c:pt>
                <c:pt idx="3230">
                  <c:v>1.6961999999999999</c:v>
                </c:pt>
                <c:pt idx="3231">
                  <c:v>1.6943999999999999</c:v>
                </c:pt>
                <c:pt idx="3232">
                  <c:v>1.6982999999999999</c:v>
                </c:pt>
                <c:pt idx="3233">
                  <c:v>1.6839999999999999</c:v>
                </c:pt>
                <c:pt idx="3234">
                  <c:v>1.7021999999999999</c:v>
                </c:pt>
                <c:pt idx="3235">
                  <c:v>1.7107000000000001</c:v>
                </c:pt>
                <c:pt idx="3236">
                  <c:v>1.7055</c:v>
                </c:pt>
                <c:pt idx="3237">
                  <c:v>1.7049000000000001</c:v>
                </c:pt>
                <c:pt idx="3238">
                  <c:v>1.6880999999999999</c:v>
                </c:pt>
                <c:pt idx="3239">
                  <c:v>1.6964999999999999</c:v>
                </c:pt>
                <c:pt idx="3240">
                  <c:v>1.7036</c:v>
                </c:pt>
                <c:pt idx="3241">
                  <c:v>1.6958</c:v>
                </c:pt>
                <c:pt idx="3242">
                  <c:v>1.6948000000000001</c:v>
                </c:pt>
                <c:pt idx="3243">
                  <c:v>1.6852</c:v>
                </c:pt>
                <c:pt idx="3244">
                  <c:v>1.6858</c:v>
                </c:pt>
                <c:pt idx="3245">
                  <c:v>1.6778</c:v>
                </c:pt>
                <c:pt idx="3246">
                  <c:v>1.6859999999999999</c:v>
                </c:pt>
                <c:pt idx="3247">
                  <c:v>1.6732</c:v>
                </c:pt>
                <c:pt idx="3248">
                  <c:v>1.6741999999999999</c:v>
                </c:pt>
                <c:pt idx="3249">
                  <c:v>1.6839999999999999</c:v>
                </c:pt>
                <c:pt idx="3250">
                  <c:v>1.6861999999999999</c:v>
                </c:pt>
                <c:pt idx="3251">
                  <c:v>1.6932</c:v>
                </c:pt>
                <c:pt idx="3252">
                  <c:v>1.6941999999999999</c:v>
                </c:pt>
                <c:pt idx="3253">
                  <c:v>1.7068000000000001</c:v>
                </c:pt>
                <c:pt idx="3254">
                  <c:v>1.6990000000000001</c:v>
                </c:pt>
                <c:pt idx="3255">
                  <c:v>1.6806000000000001</c:v>
                </c:pt>
                <c:pt idx="3256">
                  <c:v>1.6820999999999999</c:v>
                </c:pt>
                <c:pt idx="3257">
                  <c:v>1.6740999999999999</c:v>
                </c:pt>
                <c:pt idx="3258">
                  <c:v>1.6899</c:v>
                </c:pt>
                <c:pt idx="3259">
                  <c:v>1.6900999999999999</c:v>
                </c:pt>
                <c:pt idx="3260">
                  <c:v>1.6852</c:v>
                </c:pt>
                <c:pt idx="3261">
                  <c:v>1.6840999999999999</c:v>
                </c:pt>
                <c:pt idx="3262">
                  <c:v>1.6883999999999999</c:v>
                </c:pt>
                <c:pt idx="3263">
                  <c:v>1.6838</c:v>
                </c:pt>
                <c:pt idx="3264">
                  <c:v>1.6813</c:v>
                </c:pt>
                <c:pt idx="3265">
                  <c:v>1.6990000000000001</c:v>
                </c:pt>
                <c:pt idx="3266">
                  <c:v>1.6895</c:v>
                </c:pt>
                <c:pt idx="3267">
                  <c:v>1.6991000000000001</c:v>
                </c:pt>
                <c:pt idx="3268">
                  <c:v>1.7018</c:v>
                </c:pt>
                <c:pt idx="3269">
                  <c:v>1.6848000000000001</c:v>
                </c:pt>
                <c:pt idx="3270">
                  <c:v>1.6915</c:v>
                </c:pt>
                <c:pt idx="3271">
                  <c:v>1.6877</c:v>
                </c:pt>
                <c:pt idx="3272">
                  <c:v>1.6991000000000001</c:v>
                </c:pt>
                <c:pt idx="3273">
                  <c:v>1.6875</c:v>
                </c:pt>
                <c:pt idx="3274">
                  <c:v>1.6839999999999999</c:v>
                </c:pt>
                <c:pt idx="3275">
                  <c:v>1.6768000000000001</c:v>
                </c:pt>
                <c:pt idx="3276">
                  <c:v>1.6811</c:v>
                </c:pt>
                <c:pt idx="3277">
                  <c:v>1.6751</c:v>
                </c:pt>
                <c:pt idx="3278">
                  <c:v>1.6722999999999999</c:v>
                </c:pt>
                <c:pt idx="3279">
                  <c:v>1.6984999999999999</c:v>
                </c:pt>
                <c:pt idx="3280">
                  <c:v>1.7003999999999999</c:v>
                </c:pt>
                <c:pt idx="3281">
                  <c:v>1.6955</c:v>
                </c:pt>
                <c:pt idx="3282">
                  <c:v>1.6859</c:v>
                </c:pt>
                <c:pt idx="3283">
                  <c:v>1.6852</c:v>
                </c:pt>
                <c:pt idx="3284">
                  <c:v>1.7144999999999999</c:v>
                </c:pt>
                <c:pt idx="3285">
                  <c:v>1.7169000000000001</c:v>
                </c:pt>
                <c:pt idx="3286">
                  <c:v>1.7113</c:v>
                </c:pt>
                <c:pt idx="3287">
                  <c:v>1.7083999999999999</c:v>
                </c:pt>
                <c:pt idx="3288">
                  <c:v>1.6845000000000001</c:v>
                </c:pt>
                <c:pt idx="3289">
                  <c:v>1.7031000000000001</c:v>
                </c:pt>
                <c:pt idx="3290">
                  <c:v>1.7111000000000001</c:v>
                </c:pt>
                <c:pt idx="3291">
                  <c:v>1.6881999999999999</c:v>
                </c:pt>
                <c:pt idx="3292">
                  <c:v>1.6859</c:v>
                </c:pt>
                <c:pt idx="3293">
                  <c:v>1.6915</c:v>
                </c:pt>
                <c:pt idx="3294">
                  <c:v>1.6910000000000001</c:v>
                </c:pt>
                <c:pt idx="3295">
                  <c:v>1.6962999999999999</c:v>
                </c:pt>
                <c:pt idx="3296">
                  <c:v>1.6761999999999999</c:v>
                </c:pt>
                <c:pt idx="3297">
                  <c:v>1.6863999999999999</c:v>
                </c:pt>
                <c:pt idx="3298">
                  <c:v>1.6895</c:v>
                </c:pt>
                <c:pt idx="3299">
                  <c:v>1.6952</c:v>
                </c:pt>
                <c:pt idx="3300">
                  <c:v>1.7070000000000001</c:v>
                </c:pt>
                <c:pt idx="3301">
                  <c:v>1.7069000000000001</c:v>
                </c:pt>
                <c:pt idx="3302">
                  <c:v>1.7072000000000001</c:v>
                </c:pt>
                <c:pt idx="3303">
                  <c:v>1.7048000000000001</c:v>
                </c:pt>
                <c:pt idx="3304">
                  <c:v>1.7014</c:v>
                </c:pt>
                <c:pt idx="3305">
                  <c:v>1.6879999999999999</c:v>
                </c:pt>
                <c:pt idx="3306">
                  <c:v>1.6852</c:v>
                </c:pt>
                <c:pt idx="3307">
                  <c:v>1.6793</c:v>
                </c:pt>
                <c:pt idx="3308">
                  <c:v>1.6902999999999999</c:v>
                </c:pt>
                <c:pt idx="3309">
                  <c:v>1.7007000000000001</c:v>
                </c:pt>
                <c:pt idx="3310">
                  <c:v>1.7089000000000001</c:v>
                </c:pt>
                <c:pt idx="3311">
                  <c:v>1.7024999999999999</c:v>
                </c:pt>
                <c:pt idx="3312">
                  <c:v>1.7193000000000001</c:v>
                </c:pt>
                <c:pt idx="3313">
                  <c:v>1.7126999999999999</c:v>
                </c:pt>
                <c:pt idx="3314">
                  <c:v>1.7226999999999999</c:v>
                </c:pt>
                <c:pt idx="3315">
                  <c:v>1.7052</c:v>
                </c:pt>
                <c:pt idx="3316">
                  <c:v>1.7011000000000001</c:v>
                </c:pt>
                <c:pt idx="3317">
                  <c:v>1.6863999999999999</c:v>
                </c:pt>
                <c:pt idx="3318">
                  <c:v>1.6982999999999999</c:v>
                </c:pt>
                <c:pt idx="3319">
                  <c:v>1.6897</c:v>
                </c:pt>
                <c:pt idx="3320">
                  <c:v>1.675</c:v>
                </c:pt>
                <c:pt idx="3321">
                  <c:v>1.6861999999999999</c:v>
                </c:pt>
                <c:pt idx="3322">
                  <c:v>1.6974</c:v>
                </c:pt>
                <c:pt idx="3323">
                  <c:v>1.7045999999999999</c:v>
                </c:pt>
                <c:pt idx="3324">
                  <c:v>1.7058</c:v>
                </c:pt>
                <c:pt idx="3325">
                  <c:v>1.7121999999999999</c:v>
                </c:pt>
                <c:pt idx="3326">
                  <c:v>1.7099</c:v>
                </c:pt>
                <c:pt idx="3327">
                  <c:v>1.6819</c:v>
                </c:pt>
                <c:pt idx="3328">
                  <c:v>1.6937</c:v>
                </c:pt>
                <c:pt idx="3329">
                  <c:v>1.7179</c:v>
                </c:pt>
                <c:pt idx="3330">
                  <c:v>1.6920999999999999</c:v>
                </c:pt>
                <c:pt idx="3331">
                  <c:v>1.7137</c:v>
                </c:pt>
                <c:pt idx="3332">
                  <c:v>1.6994</c:v>
                </c:pt>
                <c:pt idx="3333">
                  <c:v>1.6908000000000001</c:v>
                </c:pt>
                <c:pt idx="3334">
                  <c:v>1.6786000000000001</c:v>
                </c:pt>
                <c:pt idx="3335">
                  <c:v>1.6796</c:v>
                </c:pt>
                <c:pt idx="3336">
                  <c:v>1.6869000000000001</c:v>
                </c:pt>
                <c:pt idx="3337">
                  <c:v>1.6898</c:v>
                </c:pt>
                <c:pt idx="3338">
                  <c:v>1.6998</c:v>
                </c:pt>
                <c:pt idx="3339">
                  <c:v>1.6814</c:v>
                </c:pt>
                <c:pt idx="3340">
                  <c:v>1.6924999999999999</c:v>
                </c:pt>
                <c:pt idx="3341">
                  <c:v>1.7024999999999999</c:v>
                </c:pt>
                <c:pt idx="3342">
                  <c:v>1.7282</c:v>
                </c:pt>
                <c:pt idx="3343">
                  <c:v>1.7177</c:v>
                </c:pt>
                <c:pt idx="3344">
                  <c:v>1.7156</c:v>
                </c:pt>
                <c:pt idx="3345">
                  <c:v>1.7355</c:v>
                </c:pt>
                <c:pt idx="3346">
                  <c:v>1.7078</c:v>
                </c:pt>
                <c:pt idx="3347">
                  <c:v>1.6920999999999999</c:v>
                </c:pt>
                <c:pt idx="3348">
                  <c:v>1.7097</c:v>
                </c:pt>
                <c:pt idx="3349">
                  <c:v>1.7083999999999999</c:v>
                </c:pt>
                <c:pt idx="3350">
                  <c:v>1.6916</c:v>
                </c:pt>
                <c:pt idx="3351">
                  <c:v>1.6934</c:v>
                </c:pt>
                <c:pt idx="3352">
                  <c:v>1.6866000000000001</c:v>
                </c:pt>
                <c:pt idx="3353">
                  <c:v>1.6977</c:v>
                </c:pt>
                <c:pt idx="3354">
                  <c:v>1.7206999999999999</c:v>
                </c:pt>
                <c:pt idx="3355">
                  <c:v>1.714</c:v>
                </c:pt>
                <c:pt idx="3356">
                  <c:v>1.7073</c:v>
                </c:pt>
                <c:pt idx="3357">
                  <c:v>1.7108000000000001</c:v>
                </c:pt>
                <c:pt idx="3358">
                  <c:v>1.7007000000000001</c:v>
                </c:pt>
                <c:pt idx="3359">
                  <c:v>1.6942999999999999</c:v>
                </c:pt>
                <c:pt idx="3360">
                  <c:v>1.6989000000000001</c:v>
                </c:pt>
                <c:pt idx="3361">
                  <c:v>1.7013</c:v>
                </c:pt>
                <c:pt idx="3362">
                  <c:v>1.696</c:v>
                </c:pt>
                <c:pt idx="3363">
                  <c:v>1.7044999999999999</c:v>
                </c:pt>
                <c:pt idx="3364">
                  <c:v>1.6994</c:v>
                </c:pt>
                <c:pt idx="3365">
                  <c:v>1.6867000000000001</c:v>
                </c:pt>
                <c:pt idx="3366">
                  <c:v>1.7032</c:v>
                </c:pt>
                <c:pt idx="3367">
                  <c:v>1.6875</c:v>
                </c:pt>
                <c:pt idx="3368">
                  <c:v>1.7000999999999999</c:v>
                </c:pt>
                <c:pt idx="3369">
                  <c:v>1.7029000000000001</c:v>
                </c:pt>
                <c:pt idx="3370">
                  <c:v>1.7145999999999999</c:v>
                </c:pt>
                <c:pt idx="3371">
                  <c:v>1.7249000000000001</c:v>
                </c:pt>
                <c:pt idx="3372">
                  <c:v>1.7156</c:v>
                </c:pt>
                <c:pt idx="3373">
                  <c:v>1.6995</c:v>
                </c:pt>
                <c:pt idx="3374">
                  <c:v>1.7201</c:v>
                </c:pt>
                <c:pt idx="3375">
                  <c:v>1.7052</c:v>
                </c:pt>
                <c:pt idx="3376">
                  <c:v>1.7133</c:v>
                </c:pt>
                <c:pt idx="3377">
                  <c:v>1.7098</c:v>
                </c:pt>
                <c:pt idx="3378">
                  <c:v>1.7092000000000001</c:v>
                </c:pt>
                <c:pt idx="3379">
                  <c:v>1.7134</c:v>
                </c:pt>
                <c:pt idx="3380">
                  <c:v>1.6982999999999999</c:v>
                </c:pt>
                <c:pt idx="3381">
                  <c:v>1.7102999999999999</c:v>
                </c:pt>
                <c:pt idx="3382">
                  <c:v>1.6909000000000001</c:v>
                </c:pt>
                <c:pt idx="3383">
                  <c:v>1.6872</c:v>
                </c:pt>
                <c:pt idx="3384">
                  <c:v>1.6659999999999999</c:v>
                </c:pt>
                <c:pt idx="3385">
                  <c:v>1.6679999999999999</c:v>
                </c:pt>
                <c:pt idx="3386">
                  <c:v>1.6865000000000001</c:v>
                </c:pt>
                <c:pt idx="3387">
                  <c:v>1.7090000000000001</c:v>
                </c:pt>
                <c:pt idx="3388">
                  <c:v>1.7017</c:v>
                </c:pt>
                <c:pt idx="3389">
                  <c:v>1.7012</c:v>
                </c:pt>
                <c:pt idx="3390">
                  <c:v>1.6871</c:v>
                </c:pt>
                <c:pt idx="3391">
                  <c:v>1.6777</c:v>
                </c:pt>
                <c:pt idx="3392">
                  <c:v>1.6776</c:v>
                </c:pt>
                <c:pt idx="3393">
                  <c:v>1.6763999999999999</c:v>
                </c:pt>
                <c:pt idx="3394">
                  <c:v>1.6889000000000001</c:v>
                </c:pt>
                <c:pt idx="3395">
                  <c:v>1.6983999999999999</c:v>
                </c:pt>
                <c:pt idx="3396">
                  <c:v>1.7039</c:v>
                </c:pt>
                <c:pt idx="3397">
                  <c:v>1.6755</c:v>
                </c:pt>
                <c:pt idx="3398">
                  <c:v>1.6837</c:v>
                </c:pt>
                <c:pt idx="3399">
                  <c:v>1.6924999999999999</c:v>
                </c:pt>
                <c:pt idx="3400">
                  <c:v>1.681</c:v>
                </c:pt>
                <c:pt idx="3401">
                  <c:v>1.6846000000000001</c:v>
                </c:pt>
                <c:pt idx="3402">
                  <c:v>1.6848000000000001</c:v>
                </c:pt>
                <c:pt idx="3403">
                  <c:v>1.7003999999999999</c:v>
                </c:pt>
                <c:pt idx="3404">
                  <c:v>1.6953</c:v>
                </c:pt>
                <c:pt idx="3405">
                  <c:v>1.6872</c:v>
                </c:pt>
                <c:pt idx="3406">
                  <c:v>1.6942999999999999</c:v>
                </c:pt>
                <c:pt idx="3407">
                  <c:v>1.7002999999999999</c:v>
                </c:pt>
                <c:pt idx="3408">
                  <c:v>1.675</c:v>
                </c:pt>
                <c:pt idx="3409">
                  <c:v>1.6850000000000001</c:v>
                </c:pt>
                <c:pt idx="3410">
                  <c:v>1.6689000000000001</c:v>
                </c:pt>
                <c:pt idx="3411">
                  <c:v>1.6800999999999999</c:v>
                </c:pt>
                <c:pt idx="3412">
                  <c:v>1.6941999999999999</c:v>
                </c:pt>
                <c:pt idx="3413">
                  <c:v>1.7131000000000001</c:v>
                </c:pt>
                <c:pt idx="3414">
                  <c:v>1.6970000000000001</c:v>
                </c:pt>
                <c:pt idx="3415">
                  <c:v>1.6999</c:v>
                </c:pt>
                <c:pt idx="3416">
                  <c:v>1.6950000000000001</c:v>
                </c:pt>
                <c:pt idx="3417">
                  <c:v>1.7067000000000001</c:v>
                </c:pt>
                <c:pt idx="3418">
                  <c:v>1.7041999999999999</c:v>
                </c:pt>
                <c:pt idx="3419">
                  <c:v>1.696</c:v>
                </c:pt>
                <c:pt idx="3420">
                  <c:v>1.7177</c:v>
                </c:pt>
                <c:pt idx="3421">
                  <c:v>1.7177</c:v>
                </c:pt>
                <c:pt idx="3422">
                  <c:v>1.7170000000000001</c:v>
                </c:pt>
                <c:pt idx="3423">
                  <c:v>1.7093</c:v>
                </c:pt>
                <c:pt idx="3424">
                  <c:v>1.7068000000000001</c:v>
                </c:pt>
                <c:pt idx="3425">
                  <c:v>1.7271000000000001</c:v>
                </c:pt>
                <c:pt idx="3426">
                  <c:v>1.6989000000000001</c:v>
                </c:pt>
                <c:pt idx="3427">
                  <c:v>1.6786000000000001</c:v>
                </c:pt>
                <c:pt idx="3428">
                  <c:v>1.6950000000000001</c:v>
                </c:pt>
                <c:pt idx="3429">
                  <c:v>1.6983999999999999</c:v>
                </c:pt>
                <c:pt idx="3430">
                  <c:v>1.7152000000000001</c:v>
                </c:pt>
                <c:pt idx="3431">
                  <c:v>1.7135</c:v>
                </c:pt>
                <c:pt idx="3432">
                  <c:v>1.6893</c:v>
                </c:pt>
                <c:pt idx="3433">
                  <c:v>1.6984999999999999</c:v>
                </c:pt>
                <c:pt idx="3434">
                  <c:v>1.6987000000000001</c:v>
                </c:pt>
                <c:pt idx="3435">
                  <c:v>1.7236</c:v>
                </c:pt>
                <c:pt idx="3436">
                  <c:v>1.7351000000000001</c:v>
                </c:pt>
                <c:pt idx="3437">
                  <c:v>1.7334000000000001</c:v>
                </c:pt>
                <c:pt idx="3438">
                  <c:v>1.7272000000000001</c:v>
                </c:pt>
                <c:pt idx="3439">
                  <c:v>1.7053</c:v>
                </c:pt>
                <c:pt idx="3440">
                  <c:v>1.7010000000000001</c:v>
                </c:pt>
                <c:pt idx="3441">
                  <c:v>1.6871</c:v>
                </c:pt>
                <c:pt idx="3442">
                  <c:v>1.6845000000000001</c:v>
                </c:pt>
                <c:pt idx="3443">
                  <c:v>1.6906000000000001</c:v>
                </c:pt>
                <c:pt idx="3444">
                  <c:v>1.6979</c:v>
                </c:pt>
                <c:pt idx="3445">
                  <c:v>1.6859</c:v>
                </c:pt>
                <c:pt idx="3446">
                  <c:v>1.6922999999999999</c:v>
                </c:pt>
                <c:pt idx="3447">
                  <c:v>1.7024999999999999</c:v>
                </c:pt>
                <c:pt idx="3448">
                  <c:v>1.7029000000000001</c:v>
                </c:pt>
                <c:pt idx="3449">
                  <c:v>1.7198</c:v>
                </c:pt>
                <c:pt idx="3450">
                  <c:v>1.7144999999999999</c:v>
                </c:pt>
                <c:pt idx="3451">
                  <c:v>1.7109000000000001</c:v>
                </c:pt>
                <c:pt idx="3452">
                  <c:v>1.7124999999999999</c:v>
                </c:pt>
                <c:pt idx="3453">
                  <c:v>1.7155</c:v>
                </c:pt>
                <c:pt idx="3454">
                  <c:v>1.7108000000000001</c:v>
                </c:pt>
                <c:pt idx="3455">
                  <c:v>1.7135</c:v>
                </c:pt>
                <c:pt idx="3456">
                  <c:v>1.6929000000000001</c:v>
                </c:pt>
                <c:pt idx="3457">
                  <c:v>1.7081999999999999</c:v>
                </c:pt>
                <c:pt idx="3458">
                  <c:v>1.7103999999999999</c:v>
                </c:pt>
                <c:pt idx="3459">
                  <c:v>1.7093</c:v>
                </c:pt>
                <c:pt idx="3460">
                  <c:v>1.7056</c:v>
                </c:pt>
                <c:pt idx="3461">
                  <c:v>1.7067000000000001</c:v>
                </c:pt>
                <c:pt idx="3462">
                  <c:v>1.7009000000000001</c:v>
                </c:pt>
                <c:pt idx="3463">
                  <c:v>1.6903999999999999</c:v>
                </c:pt>
                <c:pt idx="3464">
                  <c:v>1.7058</c:v>
                </c:pt>
                <c:pt idx="3465">
                  <c:v>1.7029000000000001</c:v>
                </c:pt>
                <c:pt idx="3466">
                  <c:v>1.7055</c:v>
                </c:pt>
                <c:pt idx="3467">
                  <c:v>1.6894</c:v>
                </c:pt>
                <c:pt idx="3468">
                  <c:v>1.6975</c:v>
                </c:pt>
                <c:pt idx="3469">
                  <c:v>1.6933</c:v>
                </c:pt>
                <c:pt idx="3470">
                  <c:v>1.6869000000000001</c:v>
                </c:pt>
                <c:pt idx="3471">
                  <c:v>1.7008000000000001</c:v>
                </c:pt>
                <c:pt idx="3472">
                  <c:v>1.7009000000000001</c:v>
                </c:pt>
                <c:pt idx="3473">
                  <c:v>1.7000999999999999</c:v>
                </c:pt>
                <c:pt idx="3474">
                  <c:v>1.6969000000000001</c:v>
                </c:pt>
                <c:pt idx="3475">
                  <c:v>1.7005999999999999</c:v>
                </c:pt>
                <c:pt idx="3476">
                  <c:v>1.6898</c:v>
                </c:pt>
                <c:pt idx="3477">
                  <c:v>1.7062999999999999</c:v>
                </c:pt>
                <c:pt idx="3478">
                  <c:v>1.6947000000000001</c:v>
                </c:pt>
                <c:pt idx="3479">
                  <c:v>1.6980999999999999</c:v>
                </c:pt>
                <c:pt idx="3480">
                  <c:v>1.7040999999999999</c:v>
                </c:pt>
                <c:pt idx="3481">
                  <c:v>1.6939</c:v>
                </c:pt>
                <c:pt idx="3482">
                  <c:v>1.7030000000000001</c:v>
                </c:pt>
                <c:pt idx="3483">
                  <c:v>1.7003999999999999</c:v>
                </c:pt>
                <c:pt idx="3484">
                  <c:v>1.7133</c:v>
                </c:pt>
                <c:pt idx="3485">
                  <c:v>1.7023999999999999</c:v>
                </c:pt>
                <c:pt idx="3486">
                  <c:v>1.6836</c:v>
                </c:pt>
                <c:pt idx="3487">
                  <c:v>1.6930000000000001</c:v>
                </c:pt>
                <c:pt idx="3488">
                  <c:v>1.7042999999999999</c:v>
                </c:pt>
                <c:pt idx="3489">
                  <c:v>1.7000999999999999</c:v>
                </c:pt>
                <c:pt idx="3490">
                  <c:v>1.694</c:v>
                </c:pt>
                <c:pt idx="3491">
                  <c:v>1.6926000000000001</c:v>
                </c:pt>
                <c:pt idx="3492">
                  <c:v>1.6863999999999999</c:v>
                </c:pt>
                <c:pt idx="3493">
                  <c:v>1.6855</c:v>
                </c:pt>
                <c:pt idx="3494">
                  <c:v>1.6964999999999999</c:v>
                </c:pt>
                <c:pt idx="3495">
                  <c:v>1.6984999999999999</c:v>
                </c:pt>
                <c:pt idx="3496">
                  <c:v>1.6871</c:v>
                </c:pt>
                <c:pt idx="3497">
                  <c:v>1.6946000000000001</c:v>
                </c:pt>
                <c:pt idx="3498">
                  <c:v>1.6941999999999999</c:v>
                </c:pt>
                <c:pt idx="3499">
                  <c:v>1.6941999999999999</c:v>
                </c:pt>
                <c:pt idx="3500">
                  <c:v>1.6904999999999999</c:v>
                </c:pt>
                <c:pt idx="3501">
                  <c:v>1.7116</c:v>
                </c:pt>
                <c:pt idx="3502">
                  <c:v>1.7101999999999999</c:v>
                </c:pt>
                <c:pt idx="3503">
                  <c:v>1.7117</c:v>
                </c:pt>
                <c:pt idx="3504">
                  <c:v>1.6857</c:v>
                </c:pt>
                <c:pt idx="3505">
                  <c:v>1.6944999999999999</c:v>
                </c:pt>
                <c:pt idx="3506">
                  <c:v>1.6835</c:v>
                </c:pt>
                <c:pt idx="3507">
                  <c:v>1.6813</c:v>
                </c:pt>
                <c:pt idx="3508">
                  <c:v>1.6783999999999999</c:v>
                </c:pt>
                <c:pt idx="3509">
                  <c:v>1.6909000000000001</c:v>
                </c:pt>
                <c:pt idx="3510">
                  <c:v>1.6926000000000001</c:v>
                </c:pt>
                <c:pt idx="3511">
                  <c:v>1.7043999999999999</c:v>
                </c:pt>
                <c:pt idx="3512">
                  <c:v>1.7023999999999999</c:v>
                </c:pt>
                <c:pt idx="3513">
                  <c:v>1.7151000000000001</c:v>
                </c:pt>
                <c:pt idx="3514">
                  <c:v>1.708</c:v>
                </c:pt>
                <c:pt idx="3515">
                  <c:v>1.6940999999999999</c:v>
                </c:pt>
                <c:pt idx="3516">
                  <c:v>1.7002999999999999</c:v>
                </c:pt>
                <c:pt idx="3517">
                  <c:v>1.6895</c:v>
                </c:pt>
                <c:pt idx="3518">
                  <c:v>1.7033</c:v>
                </c:pt>
                <c:pt idx="3519">
                  <c:v>1.7111000000000001</c:v>
                </c:pt>
                <c:pt idx="3520">
                  <c:v>1.6997</c:v>
                </c:pt>
                <c:pt idx="3521">
                  <c:v>1.6788000000000001</c:v>
                </c:pt>
                <c:pt idx="3522">
                  <c:v>1.6878</c:v>
                </c:pt>
                <c:pt idx="3523">
                  <c:v>1.6913</c:v>
                </c:pt>
                <c:pt idx="3524">
                  <c:v>1.6923999999999999</c:v>
                </c:pt>
                <c:pt idx="3525">
                  <c:v>1.6941999999999999</c:v>
                </c:pt>
                <c:pt idx="3526">
                  <c:v>1.7134</c:v>
                </c:pt>
                <c:pt idx="3527">
                  <c:v>1.7139</c:v>
                </c:pt>
                <c:pt idx="3528">
                  <c:v>1.7004999999999999</c:v>
                </c:pt>
                <c:pt idx="3529">
                  <c:v>1.7020999999999999</c:v>
                </c:pt>
                <c:pt idx="3530">
                  <c:v>1.7116</c:v>
                </c:pt>
                <c:pt idx="3531">
                  <c:v>1.6979</c:v>
                </c:pt>
                <c:pt idx="3532">
                  <c:v>1.6823999999999999</c:v>
                </c:pt>
                <c:pt idx="3533">
                  <c:v>1.7061999999999999</c:v>
                </c:pt>
                <c:pt idx="3534">
                  <c:v>1.6966000000000001</c:v>
                </c:pt>
                <c:pt idx="3535">
                  <c:v>1.6919999999999999</c:v>
                </c:pt>
                <c:pt idx="3536">
                  <c:v>1.6900999999999999</c:v>
                </c:pt>
                <c:pt idx="3537">
                  <c:v>1.6778999999999999</c:v>
                </c:pt>
                <c:pt idx="3538">
                  <c:v>1.6829000000000001</c:v>
                </c:pt>
                <c:pt idx="3539">
                  <c:v>1.6781999999999999</c:v>
                </c:pt>
                <c:pt idx="3540">
                  <c:v>1.6798</c:v>
                </c:pt>
                <c:pt idx="3541">
                  <c:v>1.6795</c:v>
                </c:pt>
                <c:pt idx="3542">
                  <c:v>1.6789000000000001</c:v>
                </c:pt>
                <c:pt idx="3543">
                  <c:v>1.6989000000000001</c:v>
                </c:pt>
                <c:pt idx="3544">
                  <c:v>1.7131000000000001</c:v>
                </c:pt>
                <c:pt idx="3545">
                  <c:v>1.7267999999999999</c:v>
                </c:pt>
                <c:pt idx="3546">
                  <c:v>1.7183999999999999</c:v>
                </c:pt>
                <c:pt idx="3547">
                  <c:v>1.7272000000000001</c:v>
                </c:pt>
                <c:pt idx="3548">
                  <c:v>1.7321</c:v>
                </c:pt>
                <c:pt idx="3549">
                  <c:v>1.7232000000000001</c:v>
                </c:pt>
                <c:pt idx="3550">
                  <c:v>1.7173</c:v>
                </c:pt>
                <c:pt idx="3551">
                  <c:v>1.7246999999999999</c:v>
                </c:pt>
                <c:pt idx="3552">
                  <c:v>1.7173</c:v>
                </c:pt>
                <c:pt idx="3553">
                  <c:v>1.7114</c:v>
                </c:pt>
                <c:pt idx="3554">
                  <c:v>1.7085999999999999</c:v>
                </c:pt>
                <c:pt idx="3555">
                  <c:v>1.716</c:v>
                </c:pt>
                <c:pt idx="3556">
                  <c:v>1.7029000000000001</c:v>
                </c:pt>
                <c:pt idx="3557">
                  <c:v>1.7050000000000001</c:v>
                </c:pt>
                <c:pt idx="3558">
                  <c:v>1.7014</c:v>
                </c:pt>
                <c:pt idx="3559">
                  <c:v>1.696</c:v>
                </c:pt>
                <c:pt idx="3560">
                  <c:v>1.6913</c:v>
                </c:pt>
                <c:pt idx="3561">
                  <c:v>1.6872</c:v>
                </c:pt>
                <c:pt idx="3562">
                  <c:v>1.6988000000000001</c:v>
                </c:pt>
                <c:pt idx="3563">
                  <c:v>1.7001999999999999</c:v>
                </c:pt>
                <c:pt idx="3564">
                  <c:v>1.7018</c:v>
                </c:pt>
                <c:pt idx="3565">
                  <c:v>1.6995</c:v>
                </c:pt>
                <c:pt idx="3566">
                  <c:v>1.6779999999999999</c:v>
                </c:pt>
                <c:pt idx="3567">
                  <c:v>1.7065999999999999</c:v>
                </c:pt>
                <c:pt idx="3568">
                  <c:v>1.7048000000000001</c:v>
                </c:pt>
                <c:pt idx="3569">
                  <c:v>1.7025999999999999</c:v>
                </c:pt>
                <c:pt idx="3570">
                  <c:v>1.7171000000000001</c:v>
                </c:pt>
                <c:pt idx="3571">
                  <c:v>1.7082999999999999</c:v>
                </c:pt>
                <c:pt idx="3572">
                  <c:v>1.6971000000000001</c:v>
                </c:pt>
                <c:pt idx="3573">
                  <c:v>1.7021999999999999</c:v>
                </c:pt>
                <c:pt idx="3574">
                  <c:v>1.7056</c:v>
                </c:pt>
                <c:pt idx="3575">
                  <c:v>1.7176</c:v>
                </c:pt>
                <c:pt idx="3576">
                  <c:v>1.7126999999999999</c:v>
                </c:pt>
                <c:pt idx="3577">
                  <c:v>1.7119</c:v>
                </c:pt>
                <c:pt idx="3578">
                  <c:v>1.7190000000000001</c:v>
                </c:pt>
                <c:pt idx="3579">
                  <c:v>1.7097</c:v>
                </c:pt>
                <c:pt idx="3580">
                  <c:v>1.6954</c:v>
                </c:pt>
                <c:pt idx="3581">
                  <c:v>1.7089000000000001</c:v>
                </c:pt>
                <c:pt idx="3582">
                  <c:v>1.7134</c:v>
                </c:pt>
                <c:pt idx="3583">
                  <c:v>1.7181999999999999</c:v>
                </c:pt>
                <c:pt idx="3584">
                  <c:v>1.7175</c:v>
                </c:pt>
                <c:pt idx="3585">
                  <c:v>1.6901999999999999</c:v>
                </c:pt>
                <c:pt idx="3586">
                  <c:v>1.7024999999999999</c:v>
                </c:pt>
                <c:pt idx="3587">
                  <c:v>1.6933</c:v>
                </c:pt>
                <c:pt idx="3588">
                  <c:v>1.7052</c:v>
                </c:pt>
                <c:pt idx="3589">
                  <c:v>1.6932</c:v>
                </c:pt>
                <c:pt idx="3590">
                  <c:v>1.6879999999999999</c:v>
                </c:pt>
                <c:pt idx="3591">
                  <c:v>1.6830000000000001</c:v>
                </c:pt>
                <c:pt idx="3592">
                  <c:v>1.6914</c:v>
                </c:pt>
                <c:pt idx="3593">
                  <c:v>1.6976</c:v>
                </c:pt>
                <c:pt idx="3594">
                  <c:v>1.6859</c:v>
                </c:pt>
                <c:pt idx="3595">
                  <c:v>1.7057</c:v>
                </c:pt>
                <c:pt idx="3596">
                  <c:v>1.7087000000000001</c:v>
                </c:pt>
                <c:pt idx="3597">
                  <c:v>1.6981999999999999</c:v>
                </c:pt>
                <c:pt idx="3598">
                  <c:v>1.7055</c:v>
                </c:pt>
                <c:pt idx="3599">
                  <c:v>1.7054</c:v>
                </c:pt>
                <c:pt idx="3600">
                  <c:v>1.6805000000000001</c:v>
                </c:pt>
                <c:pt idx="3601">
                  <c:v>1.6948000000000001</c:v>
                </c:pt>
                <c:pt idx="3602">
                  <c:v>1.6908000000000001</c:v>
                </c:pt>
                <c:pt idx="3603">
                  <c:v>1.7001999999999999</c:v>
                </c:pt>
                <c:pt idx="3604">
                  <c:v>1.6874</c:v>
                </c:pt>
                <c:pt idx="3605">
                  <c:v>1.6800999999999999</c:v>
                </c:pt>
                <c:pt idx="3606">
                  <c:v>1.6788000000000001</c:v>
                </c:pt>
                <c:pt idx="3607">
                  <c:v>1.6859999999999999</c:v>
                </c:pt>
                <c:pt idx="3608">
                  <c:v>1.6783999999999999</c:v>
                </c:pt>
                <c:pt idx="3609">
                  <c:v>1.6931</c:v>
                </c:pt>
                <c:pt idx="3610">
                  <c:v>1.7101</c:v>
                </c:pt>
                <c:pt idx="3611">
                  <c:v>1.7031000000000001</c:v>
                </c:pt>
                <c:pt idx="3612">
                  <c:v>1.7002999999999999</c:v>
                </c:pt>
                <c:pt idx="3613">
                  <c:v>1.6796</c:v>
                </c:pt>
                <c:pt idx="3614">
                  <c:v>1.6681999999999999</c:v>
                </c:pt>
                <c:pt idx="3615">
                  <c:v>1.6832</c:v>
                </c:pt>
                <c:pt idx="3616">
                  <c:v>1.6776</c:v>
                </c:pt>
                <c:pt idx="3617">
                  <c:v>1.6738</c:v>
                </c:pt>
                <c:pt idx="3618">
                  <c:v>1.6935</c:v>
                </c:pt>
                <c:pt idx="3619">
                  <c:v>1.6873</c:v>
                </c:pt>
                <c:pt idx="3620">
                  <c:v>1.6749000000000001</c:v>
                </c:pt>
                <c:pt idx="3621">
                  <c:v>1.6633</c:v>
                </c:pt>
                <c:pt idx="3622">
                  <c:v>1.6786000000000001</c:v>
                </c:pt>
                <c:pt idx="3623">
                  <c:v>1.6954</c:v>
                </c:pt>
                <c:pt idx="3624">
                  <c:v>1.7004999999999999</c:v>
                </c:pt>
                <c:pt idx="3625">
                  <c:v>1.6908000000000001</c:v>
                </c:pt>
                <c:pt idx="3626">
                  <c:v>1.6972</c:v>
                </c:pt>
                <c:pt idx="3627">
                  <c:v>1.6941999999999999</c:v>
                </c:pt>
                <c:pt idx="3628">
                  <c:v>1.7016</c:v>
                </c:pt>
                <c:pt idx="3629">
                  <c:v>1.6923999999999999</c:v>
                </c:pt>
                <c:pt idx="3630">
                  <c:v>1.6935</c:v>
                </c:pt>
                <c:pt idx="3631">
                  <c:v>1.7099</c:v>
                </c:pt>
                <c:pt idx="3632">
                  <c:v>1.6920999999999999</c:v>
                </c:pt>
                <c:pt idx="3633">
                  <c:v>1.6947000000000001</c:v>
                </c:pt>
                <c:pt idx="3634">
                  <c:v>1.6892</c:v>
                </c:pt>
                <c:pt idx="3635">
                  <c:v>1.6818</c:v>
                </c:pt>
                <c:pt idx="3636">
                  <c:v>1.6870000000000001</c:v>
                </c:pt>
                <c:pt idx="3637">
                  <c:v>1.7037</c:v>
                </c:pt>
                <c:pt idx="3638">
                  <c:v>1.6952</c:v>
                </c:pt>
                <c:pt idx="3639">
                  <c:v>1.6995</c:v>
                </c:pt>
                <c:pt idx="3640">
                  <c:v>1.6997</c:v>
                </c:pt>
                <c:pt idx="3641">
                  <c:v>1.6894</c:v>
                </c:pt>
                <c:pt idx="3642">
                  <c:v>1.6846000000000001</c:v>
                </c:pt>
                <c:pt idx="3643">
                  <c:v>1.6761999999999999</c:v>
                </c:pt>
                <c:pt idx="3644">
                  <c:v>1.7043999999999999</c:v>
                </c:pt>
                <c:pt idx="3645">
                  <c:v>1.6893</c:v>
                </c:pt>
                <c:pt idx="3646">
                  <c:v>1.69</c:v>
                </c:pt>
                <c:pt idx="3647">
                  <c:v>1.6926000000000001</c:v>
                </c:pt>
                <c:pt idx="3648">
                  <c:v>1.7</c:v>
                </c:pt>
                <c:pt idx="3649">
                  <c:v>1.6951000000000001</c:v>
                </c:pt>
                <c:pt idx="3650">
                  <c:v>1.6855</c:v>
                </c:pt>
                <c:pt idx="3651">
                  <c:v>1.6776</c:v>
                </c:pt>
                <c:pt idx="3652">
                  <c:v>1.6909000000000001</c:v>
                </c:pt>
                <c:pt idx="3653">
                  <c:v>1.6978</c:v>
                </c:pt>
                <c:pt idx="3654">
                  <c:v>1.68</c:v>
                </c:pt>
                <c:pt idx="3655">
                  <c:v>1.6953</c:v>
                </c:pt>
                <c:pt idx="3656">
                  <c:v>1.6881999999999999</c:v>
                </c:pt>
                <c:pt idx="3657">
                  <c:v>1.6843999999999999</c:v>
                </c:pt>
                <c:pt idx="3658">
                  <c:v>1.6992</c:v>
                </c:pt>
                <c:pt idx="3659">
                  <c:v>1.7070000000000001</c:v>
                </c:pt>
                <c:pt idx="3660">
                  <c:v>1.6976</c:v>
                </c:pt>
                <c:pt idx="3661">
                  <c:v>1.694</c:v>
                </c:pt>
                <c:pt idx="3662">
                  <c:v>1.6850000000000001</c:v>
                </c:pt>
                <c:pt idx="3663">
                  <c:v>1.6884999999999999</c:v>
                </c:pt>
                <c:pt idx="3664">
                  <c:v>1.6868000000000001</c:v>
                </c:pt>
                <c:pt idx="3665">
                  <c:v>1.6868000000000001</c:v>
                </c:pt>
                <c:pt idx="3666">
                  <c:v>1.7055</c:v>
                </c:pt>
                <c:pt idx="3667">
                  <c:v>1.6967000000000001</c:v>
                </c:pt>
                <c:pt idx="3668">
                  <c:v>1.6934</c:v>
                </c:pt>
                <c:pt idx="3669">
                  <c:v>1.6900999999999999</c:v>
                </c:pt>
                <c:pt idx="3670">
                  <c:v>1.6920999999999999</c:v>
                </c:pt>
                <c:pt idx="3671">
                  <c:v>1.6908000000000001</c:v>
                </c:pt>
                <c:pt idx="3672">
                  <c:v>1.6852</c:v>
                </c:pt>
                <c:pt idx="3673">
                  <c:v>1.6970000000000001</c:v>
                </c:pt>
                <c:pt idx="3674">
                  <c:v>1.7157</c:v>
                </c:pt>
                <c:pt idx="3675">
                  <c:v>1.7056</c:v>
                </c:pt>
                <c:pt idx="3676">
                  <c:v>1.708</c:v>
                </c:pt>
                <c:pt idx="3677">
                  <c:v>1.6979</c:v>
                </c:pt>
                <c:pt idx="3678">
                  <c:v>1.7117</c:v>
                </c:pt>
                <c:pt idx="3679">
                  <c:v>1.6889000000000001</c:v>
                </c:pt>
                <c:pt idx="3680">
                  <c:v>1.6971000000000001</c:v>
                </c:pt>
                <c:pt idx="3681">
                  <c:v>1.7047000000000001</c:v>
                </c:pt>
                <c:pt idx="3682">
                  <c:v>1.7051000000000001</c:v>
                </c:pt>
                <c:pt idx="3683">
                  <c:v>1.7093</c:v>
                </c:pt>
                <c:pt idx="3684">
                  <c:v>1.7126999999999999</c:v>
                </c:pt>
                <c:pt idx="3685">
                  <c:v>1.7087000000000001</c:v>
                </c:pt>
                <c:pt idx="3686">
                  <c:v>1.6827000000000001</c:v>
                </c:pt>
                <c:pt idx="3687">
                  <c:v>1.6950000000000001</c:v>
                </c:pt>
                <c:pt idx="3688">
                  <c:v>1.6938</c:v>
                </c:pt>
                <c:pt idx="3689">
                  <c:v>1.6883999999999999</c:v>
                </c:pt>
                <c:pt idx="3690">
                  <c:v>1.6971000000000001</c:v>
                </c:pt>
                <c:pt idx="3691">
                  <c:v>1.6859999999999999</c:v>
                </c:pt>
                <c:pt idx="3692">
                  <c:v>1.6977</c:v>
                </c:pt>
                <c:pt idx="3693">
                  <c:v>1.7190000000000001</c:v>
                </c:pt>
                <c:pt idx="3694">
                  <c:v>1.7058</c:v>
                </c:pt>
                <c:pt idx="3695">
                  <c:v>1.6903999999999999</c:v>
                </c:pt>
                <c:pt idx="3696">
                  <c:v>1.6950000000000001</c:v>
                </c:pt>
                <c:pt idx="3697">
                  <c:v>1.6900999999999999</c:v>
                </c:pt>
                <c:pt idx="3698">
                  <c:v>1.6910000000000001</c:v>
                </c:pt>
                <c:pt idx="3699">
                  <c:v>1.6760999999999999</c:v>
                </c:pt>
                <c:pt idx="3700">
                  <c:v>1.6899</c:v>
                </c:pt>
                <c:pt idx="3701">
                  <c:v>1.6994</c:v>
                </c:pt>
                <c:pt idx="3702">
                  <c:v>1.6902999999999999</c:v>
                </c:pt>
                <c:pt idx="3703">
                  <c:v>1.6875</c:v>
                </c:pt>
                <c:pt idx="3704">
                  <c:v>1.6802999999999999</c:v>
                </c:pt>
                <c:pt idx="3705">
                  <c:v>1.6783999999999999</c:v>
                </c:pt>
                <c:pt idx="3706">
                  <c:v>1.7081</c:v>
                </c:pt>
                <c:pt idx="3707">
                  <c:v>1.6962999999999999</c:v>
                </c:pt>
                <c:pt idx="3708">
                  <c:v>1.7166999999999999</c:v>
                </c:pt>
                <c:pt idx="3709">
                  <c:v>1.7146999999999999</c:v>
                </c:pt>
                <c:pt idx="3710">
                  <c:v>1.7177</c:v>
                </c:pt>
                <c:pt idx="3711">
                  <c:v>1.7116</c:v>
                </c:pt>
                <c:pt idx="3712">
                  <c:v>1.7070000000000001</c:v>
                </c:pt>
                <c:pt idx="3713">
                  <c:v>1.7166999999999999</c:v>
                </c:pt>
                <c:pt idx="3714">
                  <c:v>1.7163999999999999</c:v>
                </c:pt>
                <c:pt idx="3715">
                  <c:v>1.714</c:v>
                </c:pt>
                <c:pt idx="3716">
                  <c:v>1.7108000000000001</c:v>
                </c:pt>
                <c:pt idx="3717">
                  <c:v>1.7091000000000001</c:v>
                </c:pt>
                <c:pt idx="3718">
                  <c:v>1.7176</c:v>
                </c:pt>
                <c:pt idx="3719">
                  <c:v>1.7069000000000001</c:v>
                </c:pt>
                <c:pt idx="3720">
                  <c:v>1.7141</c:v>
                </c:pt>
                <c:pt idx="3721">
                  <c:v>1.7060999999999999</c:v>
                </c:pt>
                <c:pt idx="3722">
                  <c:v>1.7104999999999999</c:v>
                </c:pt>
                <c:pt idx="3723">
                  <c:v>1.7188000000000001</c:v>
                </c:pt>
                <c:pt idx="3724">
                  <c:v>1.7156</c:v>
                </c:pt>
                <c:pt idx="3725">
                  <c:v>1.7096</c:v>
                </c:pt>
                <c:pt idx="3726">
                  <c:v>1.7166999999999999</c:v>
                </c:pt>
                <c:pt idx="3727">
                  <c:v>1.7133</c:v>
                </c:pt>
                <c:pt idx="3728">
                  <c:v>1.7128000000000001</c:v>
                </c:pt>
                <c:pt idx="3729">
                  <c:v>1.712</c:v>
                </c:pt>
                <c:pt idx="3730">
                  <c:v>1.7178</c:v>
                </c:pt>
                <c:pt idx="3731">
                  <c:v>1.7009000000000001</c:v>
                </c:pt>
                <c:pt idx="3732">
                  <c:v>1.6838</c:v>
                </c:pt>
                <c:pt idx="3733">
                  <c:v>1.6834</c:v>
                </c:pt>
                <c:pt idx="3734">
                  <c:v>1.6865000000000001</c:v>
                </c:pt>
                <c:pt idx="3735">
                  <c:v>1.6819999999999999</c:v>
                </c:pt>
                <c:pt idx="3736">
                  <c:v>1.6740999999999999</c:v>
                </c:pt>
                <c:pt idx="3737">
                  <c:v>1.6758</c:v>
                </c:pt>
                <c:pt idx="3738">
                  <c:v>1.6827000000000001</c:v>
                </c:pt>
                <c:pt idx="3739">
                  <c:v>1.6735</c:v>
                </c:pt>
                <c:pt idx="3740">
                  <c:v>1.6753</c:v>
                </c:pt>
                <c:pt idx="3741">
                  <c:v>1.6932</c:v>
                </c:pt>
                <c:pt idx="3742">
                  <c:v>1.6854</c:v>
                </c:pt>
                <c:pt idx="3743">
                  <c:v>1.6991000000000001</c:v>
                </c:pt>
                <c:pt idx="3744">
                  <c:v>1.6902999999999999</c:v>
                </c:pt>
                <c:pt idx="3745">
                  <c:v>1.7021999999999999</c:v>
                </c:pt>
                <c:pt idx="3746">
                  <c:v>1.6916</c:v>
                </c:pt>
                <c:pt idx="3747">
                  <c:v>1.6964999999999999</c:v>
                </c:pt>
                <c:pt idx="3748">
                  <c:v>1.6923999999999999</c:v>
                </c:pt>
                <c:pt idx="3749">
                  <c:v>1.6997</c:v>
                </c:pt>
                <c:pt idx="3750">
                  <c:v>1.6879999999999999</c:v>
                </c:pt>
                <c:pt idx="3751">
                  <c:v>1.7104999999999999</c:v>
                </c:pt>
                <c:pt idx="3752">
                  <c:v>1.7130000000000001</c:v>
                </c:pt>
                <c:pt idx="3753">
                  <c:v>1.7085999999999999</c:v>
                </c:pt>
                <c:pt idx="3754">
                  <c:v>1.7091000000000001</c:v>
                </c:pt>
                <c:pt idx="3755">
                  <c:v>1.6950000000000001</c:v>
                </c:pt>
                <c:pt idx="3756">
                  <c:v>1.7047000000000001</c:v>
                </c:pt>
                <c:pt idx="3757">
                  <c:v>1.7028000000000001</c:v>
                </c:pt>
                <c:pt idx="3758">
                  <c:v>1.7007000000000001</c:v>
                </c:pt>
                <c:pt idx="3759">
                  <c:v>1.6892</c:v>
                </c:pt>
                <c:pt idx="3760">
                  <c:v>1.6876</c:v>
                </c:pt>
                <c:pt idx="3761">
                  <c:v>1.6875</c:v>
                </c:pt>
                <c:pt idx="3762">
                  <c:v>1.7057</c:v>
                </c:pt>
                <c:pt idx="3763">
                  <c:v>1.7002999999999999</c:v>
                </c:pt>
                <c:pt idx="3764">
                  <c:v>1.6868000000000001</c:v>
                </c:pt>
                <c:pt idx="3765">
                  <c:v>1.7032</c:v>
                </c:pt>
                <c:pt idx="3766">
                  <c:v>1.7141999999999999</c:v>
                </c:pt>
                <c:pt idx="3767">
                  <c:v>1.7040999999999999</c:v>
                </c:pt>
                <c:pt idx="3768">
                  <c:v>1.706</c:v>
                </c:pt>
                <c:pt idx="3769">
                  <c:v>1.6872</c:v>
                </c:pt>
                <c:pt idx="3770">
                  <c:v>1.6911</c:v>
                </c:pt>
                <c:pt idx="3771">
                  <c:v>1.7034</c:v>
                </c:pt>
                <c:pt idx="3772">
                  <c:v>1.6998</c:v>
                </c:pt>
                <c:pt idx="3773">
                  <c:v>1.6900999999999999</c:v>
                </c:pt>
                <c:pt idx="3774">
                  <c:v>1.6941999999999999</c:v>
                </c:pt>
                <c:pt idx="3775">
                  <c:v>1.6882999999999999</c:v>
                </c:pt>
                <c:pt idx="3776">
                  <c:v>1.6895</c:v>
                </c:pt>
                <c:pt idx="3777">
                  <c:v>1.6952</c:v>
                </c:pt>
                <c:pt idx="3778">
                  <c:v>1.7113</c:v>
                </c:pt>
                <c:pt idx="3779">
                  <c:v>1.7095</c:v>
                </c:pt>
                <c:pt idx="3780">
                  <c:v>1.7022999999999999</c:v>
                </c:pt>
                <c:pt idx="3781">
                  <c:v>1.7108000000000001</c:v>
                </c:pt>
                <c:pt idx="3782">
                  <c:v>1.7022999999999999</c:v>
                </c:pt>
                <c:pt idx="3783">
                  <c:v>1.7175</c:v>
                </c:pt>
                <c:pt idx="3784">
                  <c:v>1.7107000000000001</c:v>
                </c:pt>
                <c:pt idx="3785">
                  <c:v>1.6962999999999999</c:v>
                </c:pt>
                <c:pt idx="3786">
                  <c:v>1.6958</c:v>
                </c:pt>
                <c:pt idx="3787">
                  <c:v>1.6952</c:v>
                </c:pt>
                <c:pt idx="3788">
                  <c:v>1.6805000000000001</c:v>
                </c:pt>
                <c:pt idx="3789">
                  <c:v>1.6963999999999999</c:v>
                </c:pt>
                <c:pt idx="3790">
                  <c:v>1.7052</c:v>
                </c:pt>
                <c:pt idx="3791">
                  <c:v>1.7144999999999999</c:v>
                </c:pt>
                <c:pt idx="3792">
                  <c:v>1.7009000000000001</c:v>
                </c:pt>
                <c:pt idx="3793">
                  <c:v>1.7059</c:v>
                </c:pt>
                <c:pt idx="3794">
                  <c:v>1.7091000000000001</c:v>
                </c:pt>
                <c:pt idx="3795">
                  <c:v>1.7102999999999999</c:v>
                </c:pt>
                <c:pt idx="3796">
                  <c:v>1.7016</c:v>
                </c:pt>
                <c:pt idx="3797">
                  <c:v>1.7203999999999999</c:v>
                </c:pt>
                <c:pt idx="3798">
                  <c:v>1.7311000000000001</c:v>
                </c:pt>
                <c:pt idx="3799">
                  <c:v>1.7232000000000001</c:v>
                </c:pt>
                <c:pt idx="3800">
                  <c:v>1.7095</c:v>
                </c:pt>
                <c:pt idx="3801">
                  <c:v>1.7011000000000001</c:v>
                </c:pt>
                <c:pt idx="3802">
                  <c:v>1.6980999999999999</c:v>
                </c:pt>
                <c:pt idx="3803">
                  <c:v>1.6972</c:v>
                </c:pt>
                <c:pt idx="3804">
                  <c:v>1.6959</c:v>
                </c:pt>
                <c:pt idx="3805">
                  <c:v>1.6879</c:v>
                </c:pt>
                <c:pt idx="3806">
                  <c:v>1.6879</c:v>
                </c:pt>
                <c:pt idx="3807">
                  <c:v>1.6830000000000001</c:v>
                </c:pt>
                <c:pt idx="3808">
                  <c:v>1.6692</c:v>
                </c:pt>
                <c:pt idx="3809">
                  <c:v>1.6664000000000001</c:v>
                </c:pt>
                <c:pt idx="3810">
                  <c:v>1.6783999999999999</c:v>
                </c:pt>
                <c:pt idx="3811">
                  <c:v>1.6846000000000001</c:v>
                </c:pt>
                <c:pt idx="3812">
                  <c:v>1.6807000000000001</c:v>
                </c:pt>
                <c:pt idx="3813">
                  <c:v>1.6869000000000001</c:v>
                </c:pt>
                <c:pt idx="3814">
                  <c:v>1.6979</c:v>
                </c:pt>
                <c:pt idx="3815">
                  <c:v>1.6949000000000001</c:v>
                </c:pt>
                <c:pt idx="3816">
                  <c:v>1.7</c:v>
                </c:pt>
                <c:pt idx="3817">
                  <c:v>1.7175</c:v>
                </c:pt>
                <c:pt idx="3818">
                  <c:v>1.7059</c:v>
                </c:pt>
                <c:pt idx="3819">
                  <c:v>1.6978</c:v>
                </c:pt>
                <c:pt idx="3820">
                  <c:v>1.7114</c:v>
                </c:pt>
                <c:pt idx="3821">
                  <c:v>1.7121999999999999</c:v>
                </c:pt>
                <c:pt idx="3822">
                  <c:v>1.7243999999999999</c:v>
                </c:pt>
                <c:pt idx="3823">
                  <c:v>1.7056</c:v>
                </c:pt>
                <c:pt idx="3824">
                  <c:v>1.7034</c:v>
                </c:pt>
                <c:pt idx="3825">
                  <c:v>1.7069000000000001</c:v>
                </c:pt>
                <c:pt idx="3826">
                  <c:v>1.7039</c:v>
                </c:pt>
                <c:pt idx="3827">
                  <c:v>1.6966000000000001</c:v>
                </c:pt>
                <c:pt idx="3828">
                  <c:v>1.7007000000000001</c:v>
                </c:pt>
                <c:pt idx="3829">
                  <c:v>1.6999</c:v>
                </c:pt>
                <c:pt idx="3830">
                  <c:v>1.7018</c:v>
                </c:pt>
                <c:pt idx="3831">
                  <c:v>1.7135</c:v>
                </c:pt>
                <c:pt idx="3832">
                  <c:v>1.708</c:v>
                </c:pt>
                <c:pt idx="3833">
                  <c:v>1.7071000000000001</c:v>
                </c:pt>
                <c:pt idx="3834">
                  <c:v>1.7057</c:v>
                </c:pt>
                <c:pt idx="3835">
                  <c:v>1.6968000000000001</c:v>
                </c:pt>
                <c:pt idx="3836">
                  <c:v>1.6959</c:v>
                </c:pt>
                <c:pt idx="3837">
                  <c:v>1.6908000000000001</c:v>
                </c:pt>
                <c:pt idx="3838">
                  <c:v>1.7023999999999999</c:v>
                </c:pt>
                <c:pt idx="3839">
                  <c:v>1.6922999999999999</c:v>
                </c:pt>
                <c:pt idx="3840">
                  <c:v>1.7052</c:v>
                </c:pt>
                <c:pt idx="3841">
                  <c:v>1.6971000000000001</c:v>
                </c:pt>
                <c:pt idx="3842">
                  <c:v>1.6986000000000001</c:v>
                </c:pt>
                <c:pt idx="3843">
                  <c:v>1.7041999999999999</c:v>
                </c:pt>
                <c:pt idx="3844">
                  <c:v>1.7104999999999999</c:v>
                </c:pt>
                <c:pt idx="3845">
                  <c:v>1.6978</c:v>
                </c:pt>
                <c:pt idx="3846">
                  <c:v>1.6892</c:v>
                </c:pt>
                <c:pt idx="3847">
                  <c:v>1.694</c:v>
                </c:pt>
                <c:pt idx="3848">
                  <c:v>1.6880999999999999</c:v>
                </c:pt>
                <c:pt idx="3849">
                  <c:v>1.7</c:v>
                </c:pt>
                <c:pt idx="3850">
                  <c:v>1.7129000000000001</c:v>
                </c:pt>
                <c:pt idx="3851">
                  <c:v>1.7164999999999999</c:v>
                </c:pt>
                <c:pt idx="3852">
                  <c:v>1.7</c:v>
                </c:pt>
                <c:pt idx="3853">
                  <c:v>1.7035</c:v>
                </c:pt>
                <c:pt idx="3854">
                  <c:v>1.7049000000000001</c:v>
                </c:pt>
                <c:pt idx="3855">
                  <c:v>1.7156</c:v>
                </c:pt>
                <c:pt idx="3856">
                  <c:v>1.7</c:v>
                </c:pt>
                <c:pt idx="3857">
                  <c:v>1.7085999999999999</c:v>
                </c:pt>
                <c:pt idx="3858">
                  <c:v>1.7010000000000001</c:v>
                </c:pt>
                <c:pt idx="3859">
                  <c:v>1.7</c:v>
                </c:pt>
                <c:pt idx="3860">
                  <c:v>1.6934</c:v>
                </c:pt>
                <c:pt idx="3861">
                  <c:v>1.6927000000000001</c:v>
                </c:pt>
                <c:pt idx="3862">
                  <c:v>1.7141999999999999</c:v>
                </c:pt>
                <c:pt idx="3863">
                  <c:v>1.7145999999999999</c:v>
                </c:pt>
                <c:pt idx="3864">
                  <c:v>1.6919999999999999</c:v>
                </c:pt>
                <c:pt idx="3865">
                  <c:v>1.7051000000000001</c:v>
                </c:pt>
                <c:pt idx="3866">
                  <c:v>1.7134</c:v>
                </c:pt>
                <c:pt idx="3867">
                  <c:v>1.7286999999999999</c:v>
                </c:pt>
                <c:pt idx="3868">
                  <c:v>1.7390000000000001</c:v>
                </c:pt>
                <c:pt idx="3869">
                  <c:v>1.7211000000000001</c:v>
                </c:pt>
                <c:pt idx="3870">
                  <c:v>1.7054</c:v>
                </c:pt>
                <c:pt idx="3871">
                  <c:v>1.7074</c:v>
                </c:pt>
                <c:pt idx="3872">
                  <c:v>1.6942999999999999</c:v>
                </c:pt>
                <c:pt idx="3873">
                  <c:v>1.6935</c:v>
                </c:pt>
                <c:pt idx="3874">
                  <c:v>1.6798999999999999</c:v>
                </c:pt>
                <c:pt idx="3875">
                  <c:v>1.6618999999999999</c:v>
                </c:pt>
                <c:pt idx="3876">
                  <c:v>1.6901999999999999</c:v>
                </c:pt>
                <c:pt idx="3877">
                  <c:v>1.6907000000000001</c:v>
                </c:pt>
                <c:pt idx="3878">
                  <c:v>1.6990000000000001</c:v>
                </c:pt>
                <c:pt idx="3879">
                  <c:v>1.6991000000000001</c:v>
                </c:pt>
                <c:pt idx="3880">
                  <c:v>1.7040999999999999</c:v>
                </c:pt>
                <c:pt idx="3881">
                  <c:v>1.6996</c:v>
                </c:pt>
                <c:pt idx="3882">
                  <c:v>1.706</c:v>
                </c:pt>
                <c:pt idx="3883">
                  <c:v>1.704</c:v>
                </c:pt>
                <c:pt idx="3884">
                  <c:v>1.7007000000000001</c:v>
                </c:pt>
                <c:pt idx="3885">
                  <c:v>1.7069000000000001</c:v>
                </c:pt>
                <c:pt idx="3886">
                  <c:v>1.6957</c:v>
                </c:pt>
                <c:pt idx="3887">
                  <c:v>1.6973</c:v>
                </c:pt>
                <c:pt idx="3888">
                  <c:v>1.6971000000000001</c:v>
                </c:pt>
                <c:pt idx="3889">
                  <c:v>1.6939</c:v>
                </c:pt>
                <c:pt idx="3890">
                  <c:v>1.6995</c:v>
                </c:pt>
                <c:pt idx="3891">
                  <c:v>1.7078</c:v>
                </c:pt>
                <c:pt idx="3892">
                  <c:v>1.7190000000000001</c:v>
                </c:pt>
                <c:pt idx="3893">
                  <c:v>1.71</c:v>
                </c:pt>
                <c:pt idx="3894">
                  <c:v>1.6994</c:v>
                </c:pt>
                <c:pt idx="3895">
                  <c:v>1.7061999999999999</c:v>
                </c:pt>
                <c:pt idx="3896">
                  <c:v>1.7045999999999999</c:v>
                </c:pt>
                <c:pt idx="3897">
                  <c:v>1.7014</c:v>
                </c:pt>
                <c:pt idx="3898">
                  <c:v>1.7027000000000001</c:v>
                </c:pt>
                <c:pt idx="3899">
                  <c:v>1.6984999999999999</c:v>
                </c:pt>
                <c:pt idx="3900">
                  <c:v>1.7090000000000001</c:v>
                </c:pt>
                <c:pt idx="3901">
                  <c:v>1.6866000000000001</c:v>
                </c:pt>
                <c:pt idx="3902">
                  <c:v>1.6923999999999999</c:v>
                </c:pt>
                <c:pt idx="3903">
                  <c:v>1.6987000000000001</c:v>
                </c:pt>
                <c:pt idx="3904">
                  <c:v>1.6938</c:v>
                </c:pt>
                <c:pt idx="3905">
                  <c:v>1.6884999999999999</c:v>
                </c:pt>
                <c:pt idx="3906">
                  <c:v>1.6722999999999999</c:v>
                </c:pt>
                <c:pt idx="3907">
                  <c:v>1.6696</c:v>
                </c:pt>
                <c:pt idx="3908">
                  <c:v>1.6722999999999999</c:v>
                </c:pt>
                <c:pt idx="3909">
                  <c:v>1.6920999999999999</c:v>
                </c:pt>
                <c:pt idx="3910">
                  <c:v>1.6877</c:v>
                </c:pt>
                <c:pt idx="3911">
                  <c:v>1.7015</c:v>
                </c:pt>
                <c:pt idx="3912">
                  <c:v>1.6849000000000001</c:v>
                </c:pt>
                <c:pt idx="3913">
                  <c:v>1.7184999999999999</c:v>
                </c:pt>
                <c:pt idx="3914">
                  <c:v>1.7203999999999999</c:v>
                </c:pt>
                <c:pt idx="3915">
                  <c:v>1.7178</c:v>
                </c:pt>
                <c:pt idx="3916">
                  <c:v>1.7005999999999999</c:v>
                </c:pt>
                <c:pt idx="3917">
                  <c:v>1.6882999999999999</c:v>
                </c:pt>
                <c:pt idx="3918">
                  <c:v>1.6992</c:v>
                </c:pt>
                <c:pt idx="3919">
                  <c:v>1.7047000000000001</c:v>
                </c:pt>
                <c:pt idx="3920">
                  <c:v>1.7043999999999999</c:v>
                </c:pt>
                <c:pt idx="3921">
                  <c:v>1.708</c:v>
                </c:pt>
                <c:pt idx="3922">
                  <c:v>1.6767000000000001</c:v>
                </c:pt>
                <c:pt idx="3923">
                  <c:v>1.7040999999999999</c:v>
                </c:pt>
                <c:pt idx="3924">
                  <c:v>1.7082999999999999</c:v>
                </c:pt>
                <c:pt idx="3925">
                  <c:v>1.7031000000000001</c:v>
                </c:pt>
                <c:pt idx="3926">
                  <c:v>1.6991000000000001</c:v>
                </c:pt>
                <c:pt idx="3927">
                  <c:v>1.7166999999999999</c:v>
                </c:pt>
                <c:pt idx="3928">
                  <c:v>1.7225999999999999</c:v>
                </c:pt>
                <c:pt idx="3929">
                  <c:v>1.7355</c:v>
                </c:pt>
                <c:pt idx="3930">
                  <c:v>1.7219</c:v>
                </c:pt>
                <c:pt idx="3931">
                  <c:v>1.7064999999999999</c:v>
                </c:pt>
                <c:pt idx="3932">
                  <c:v>1.7097</c:v>
                </c:pt>
                <c:pt idx="3933">
                  <c:v>1.7102999999999999</c:v>
                </c:pt>
                <c:pt idx="3934">
                  <c:v>1.7000999999999999</c:v>
                </c:pt>
                <c:pt idx="3935">
                  <c:v>1.7076</c:v>
                </c:pt>
                <c:pt idx="3936">
                  <c:v>1.6959</c:v>
                </c:pt>
                <c:pt idx="3937">
                  <c:v>1.6862999999999999</c:v>
                </c:pt>
                <c:pt idx="3938">
                  <c:v>1.6964999999999999</c:v>
                </c:pt>
                <c:pt idx="3939">
                  <c:v>1.7098</c:v>
                </c:pt>
                <c:pt idx="3940">
                  <c:v>1.698</c:v>
                </c:pt>
                <c:pt idx="3941">
                  <c:v>1.6984999999999999</c:v>
                </c:pt>
                <c:pt idx="3942">
                  <c:v>1.7102999999999999</c:v>
                </c:pt>
                <c:pt idx="3943">
                  <c:v>1.7149000000000001</c:v>
                </c:pt>
                <c:pt idx="3944">
                  <c:v>1.7065999999999999</c:v>
                </c:pt>
                <c:pt idx="3945">
                  <c:v>1.7048000000000001</c:v>
                </c:pt>
                <c:pt idx="3946">
                  <c:v>1.7059</c:v>
                </c:pt>
                <c:pt idx="3947">
                  <c:v>1.7072000000000001</c:v>
                </c:pt>
                <c:pt idx="3948">
                  <c:v>1.7008000000000001</c:v>
                </c:pt>
                <c:pt idx="3949">
                  <c:v>1.7090000000000001</c:v>
                </c:pt>
                <c:pt idx="3950">
                  <c:v>1.7131000000000001</c:v>
                </c:pt>
                <c:pt idx="3951">
                  <c:v>1.7119</c:v>
                </c:pt>
                <c:pt idx="3952">
                  <c:v>1.7259</c:v>
                </c:pt>
                <c:pt idx="3953">
                  <c:v>1.72</c:v>
                </c:pt>
                <c:pt idx="3954">
                  <c:v>1.7238</c:v>
                </c:pt>
                <c:pt idx="3955">
                  <c:v>1.7137</c:v>
                </c:pt>
                <c:pt idx="3956">
                  <c:v>1.724</c:v>
                </c:pt>
                <c:pt idx="3957">
                  <c:v>1.7129000000000001</c:v>
                </c:pt>
                <c:pt idx="3958">
                  <c:v>1.6900999999999999</c:v>
                </c:pt>
                <c:pt idx="3959">
                  <c:v>1.7008000000000001</c:v>
                </c:pt>
                <c:pt idx="3960">
                  <c:v>1.6979</c:v>
                </c:pt>
                <c:pt idx="3961">
                  <c:v>1.6909000000000001</c:v>
                </c:pt>
                <c:pt idx="3962">
                  <c:v>1.6881999999999999</c:v>
                </c:pt>
                <c:pt idx="3963">
                  <c:v>1.6909000000000001</c:v>
                </c:pt>
                <c:pt idx="3964">
                  <c:v>1.6954</c:v>
                </c:pt>
                <c:pt idx="3965">
                  <c:v>1.6859</c:v>
                </c:pt>
                <c:pt idx="3966">
                  <c:v>1.6742999999999999</c:v>
                </c:pt>
                <c:pt idx="3967">
                  <c:v>1.6873</c:v>
                </c:pt>
                <c:pt idx="3968">
                  <c:v>1.7204999999999999</c:v>
                </c:pt>
                <c:pt idx="3969">
                  <c:v>1.7116</c:v>
                </c:pt>
                <c:pt idx="3970">
                  <c:v>1.6928000000000001</c:v>
                </c:pt>
                <c:pt idx="3971">
                  <c:v>1.6871</c:v>
                </c:pt>
                <c:pt idx="3972">
                  <c:v>1.6843999999999999</c:v>
                </c:pt>
                <c:pt idx="3973">
                  <c:v>1.6868000000000001</c:v>
                </c:pt>
                <c:pt idx="3974">
                  <c:v>1.6893</c:v>
                </c:pt>
                <c:pt idx="3975">
                  <c:v>1.6919</c:v>
                </c:pt>
                <c:pt idx="3976">
                  <c:v>1.6943999999999999</c:v>
                </c:pt>
                <c:pt idx="3977">
                  <c:v>1.6838</c:v>
                </c:pt>
                <c:pt idx="3978">
                  <c:v>1.6827000000000001</c:v>
                </c:pt>
                <c:pt idx="3979">
                  <c:v>1.6921999999999999</c:v>
                </c:pt>
                <c:pt idx="3980">
                  <c:v>1.7016</c:v>
                </c:pt>
                <c:pt idx="3981">
                  <c:v>1.7058</c:v>
                </c:pt>
                <c:pt idx="3982">
                  <c:v>1.7071000000000001</c:v>
                </c:pt>
                <c:pt idx="3983">
                  <c:v>1.7074</c:v>
                </c:pt>
                <c:pt idx="3984">
                  <c:v>1.7060999999999999</c:v>
                </c:pt>
                <c:pt idx="3985">
                  <c:v>1.6881999999999999</c:v>
                </c:pt>
                <c:pt idx="3986">
                  <c:v>1.6912</c:v>
                </c:pt>
                <c:pt idx="3987">
                  <c:v>1.6873</c:v>
                </c:pt>
                <c:pt idx="3988">
                  <c:v>1.6798</c:v>
                </c:pt>
                <c:pt idx="3989">
                  <c:v>1.6913</c:v>
                </c:pt>
                <c:pt idx="3990">
                  <c:v>1.6834</c:v>
                </c:pt>
                <c:pt idx="3991">
                  <c:v>1.6823999999999999</c:v>
                </c:pt>
                <c:pt idx="3992">
                  <c:v>1.7025999999999999</c:v>
                </c:pt>
                <c:pt idx="3993">
                  <c:v>1.6815</c:v>
                </c:pt>
                <c:pt idx="3994">
                  <c:v>1.6820999999999999</c:v>
                </c:pt>
                <c:pt idx="3995">
                  <c:v>1.7103999999999999</c:v>
                </c:pt>
                <c:pt idx="3996">
                  <c:v>1.7016</c:v>
                </c:pt>
                <c:pt idx="3997">
                  <c:v>1.7092000000000001</c:v>
                </c:pt>
                <c:pt idx="3998">
                  <c:v>1.7098</c:v>
                </c:pt>
                <c:pt idx="3999">
                  <c:v>1.6937</c:v>
                </c:pt>
                <c:pt idx="4000">
                  <c:v>1.6944999999999999</c:v>
                </c:pt>
                <c:pt idx="4001">
                  <c:v>1.7015</c:v>
                </c:pt>
                <c:pt idx="4002">
                  <c:v>1.6972</c:v>
                </c:pt>
                <c:pt idx="4003">
                  <c:v>1.7129000000000001</c:v>
                </c:pt>
                <c:pt idx="4004">
                  <c:v>1.7094</c:v>
                </c:pt>
                <c:pt idx="4005">
                  <c:v>1.7228000000000001</c:v>
                </c:pt>
                <c:pt idx="4006">
                  <c:v>1.7088000000000001</c:v>
                </c:pt>
                <c:pt idx="4007">
                  <c:v>1.7061999999999999</c:v>
                </c:pt>
                <c:pt idx="4008">
                  <c:v>1.7003999999999999</c:v>
                </c:pt>
                <c:pt idx="4009">
                  <c:v>1.7105999999999999</c:v>
                </c:pt>
                <c:pt idx="4010">
                  <c:v>1.7007000000000001</c:v>
                </c:pt>
                <c:pt idx="4011">
                  <c:v>1.7181999999999999</c:v>
                </c:pt>
                <c:pt idx="4012">
                  <c:v>1.7195</c:v>
                </c:pt>
                <c:pt idx="4013">
                  <c:v>1.7299</c:v>
                </c:pt>
                <c:pt idx="4014">
                  <c:v>1.732</c:v>
                </c:pt>
                <c:pt idx="4015">
                  <c:v>1.7209000000000001</c:v>
                </c:pt>
                <c:pt idx="4016">
                  <c:v>1.7092000000000001</c:v>
                </c:pt>
                <c:pt idx="4017">
                  <c:v>1.7178</c:v>
                </c:pt>
                <c:pt idx="4018">
                  <c:v>1.7230000000000001</c:v>
                </c:pt>
                <c:pt idx="4019">
                  <c:v>1.7128000000000001</c:v>
                </c:pt>
                <c:pt idx="4020">
                  <c:v>1.6877</c:v>
                </c:pt>
                <c:pt idx="4021">
                  <c:v>1.7005999999999999</c:v>
                </c:pt>
                <c:pt idx="4022">
                  <c:v>1.7049000000000001</c:v>
                </c:pt>
                <c:pt idx="4023">
                  <c:v>1.7065999999999999</c:v>
                </c:pt>
                <c:pt idx="4024">
                  <c:v>1.7249000000000001</c:v>
                </c:pt>
                <c:pt idx="4025">
                  <c:v>1.7293000000000001</c:v>
                </c:pt>
                <c:pt idx="4026">
                  <c:v>1.7345999999999999</c:v>
                </c:pt>
                <c:pt idx="4027">
                  <c:v>1.7236</c:v>
                </c:pt>
                <c:pt idx="4028">
                  <c:v>1.7254</c:v>
                </c:pt>
                <c:pt idx="4029">
                  <c:v>1.7210000000000001</c:v>
                </c:pt>
                <c:pt idx="4030">
                  <c:v>1.7229000000000001</c:v>
                </c:pt>
                <c:pt idx="4031">
                  <c:v>1.7254</c:v>
                </c:pt>
                <c:pt idx="4032">
                  <c:v>1.7205999999999999</c:v>
                </c:pt>
                <c:pt idx="4033">
                  <c:v>1.7337</c:v>
                </c:pt>
                <c:pt idx="4034">
                  <c:v>1.7148000000000001</c:v>
                </c:pt>
                <c:pt idx="4035">
                  <c:v>1.7283999999999999</c:v>
                </c:pt>
                <c:pt idx="4036">
                  <c:v>1.7261</c:v>
                </c:pt>
                <c:pt idx="4037">
                  <c:v>1.7146999999999999</c:v>
                </c:pt>
                <c:pt idx="4038">
                  <c:v>1.7229000000000001</c:v>
                </c:pt>
                <c:pt idx="4039">
                  <c:v>1.7318</c:v>
                </c:pt>
                <c:pt idx="4040">
                  <c:v>1.7357</c:v>
                </c:pt>
                <c:pt idx="4041">
                  <c:v>1.7261</c:v>
                </c:pt>
                <c:pt idx="4042">
                  <c:v>1.7191000000000001</c:v>
                </c:pt>
                <c:pt idx="4043">
                  <c:v>1.7304999999999999</c:v>
                </c:pt>
                <c:pt idx="4044">
                  <c:v>1.7214</c:v>
                </c:pt>
                <c:pt idx="4045">
                  <c:v>1.7250000000000001</c:v>
                </c:pt>
                <c:pt idx="4046">
                  <c:v>1.7327999999999999</c:v>
                </c:pt>
                <c:pt idx="4047">
                  <c:v>1.7222</c:v>
                </c:pt>
                <c:pt idx="4048">
                  <c:v>1.7416</c:v>
                </c:pt>
                <c:pt idx="4049">
                  <c:v>1.7286999999999999</c:v>
                </c:pt>
                <c:pt idx="4050">
                  <c:v>1.7262</c:v>
                </c:pt>
                <c:pt idx="4051">
                  <c:v>1.7397</c:v>
                </c:pt>
                <c:pt idx="4052">
                  <c:v>1.7284999999999999</c:v>
                </c:pt>
                <c:pt idx="4053">
                  <c:v>1.7326999999999999</c:v>
                </c:pt>
                <c:pt idx="4054">
                  <c:v>1.7226999999999999</c:v>
                </c:pt>
                <c:pt idx="4055">
                  <c:v>1.7243999999999999</c:v>
                </c:pt>
                <c:pt idx="4056">
                  <c:v>1.7279</c:v>
                </c:pt>
                <c:pt idx="4057">
                  <c:v>1.7379</c:v>
                </c:pt>
                <c:pt idx="4058">
                  <c:v>1.7424999999999999</c:v>
                </c:pt>
                <c:pt idx="4059">
                  <c:v>1.7396</c:v>
                </c:pt>
                <c:pt idx="4060">
                  <c:v>1.7405999999999999</c:v>
                </c:pt>
                <c:pt idx="4061">
                  <c:v>1.7318</c:v>
                </c:pt>
                <c:pt idx="4062">
                  <c:v>1.7322</c:v>
                </c:pt>
                <c:pt idx="4063">
                  <c:v>1.7264999999999999</c:v>
                </c:pt>
                <c:pt idx="4064">
                  <c:v>1.7338</c:v>
                </c:pt>
                <c:pt idx="4065">
                  <c:v>1.7365999999999999</c:v>
                </c:pt>
                <c:pt idx="4066">
                  <c:v>1.7255</c:v>
                </c:pt>
                <c:pt idx="4067">
                  <c:v>1.7172000000000001</c:v>
                </c:pt>
                <c:pt idx="4068">
                  <c:v>1.7177</c:v>
                </c:pt>
                <c:pt idx="4069">
                  <c:v>1.7201</c:v>
                </c:pt>
                <c:pt idx="4070">
                  <c:v>1.7183999999999999</c:v>
                </c:pt>
                <c:pt idx="4071">
                  <c:v>1.7246999999999999</c:v>
                </c:pt>
                <c:pt idx="4072">
                  <c:v>1.7367999999999999</c:v>
                </c:pt>
                <c:pt idx="4073">
                  <c:v>1.7372000000000001</c:v>
                </c:pt>
                <c:pt idx="4074">
                  <c:v>1.7118</c:v>
                </c:pt>
                <c:pt idx="4075">
                  <c:v>1.7104999999999999</c:v>
                </c:pt>
                <c:pt idx="4076">
                  <c:v>1.7282999999999999</c:v>
                </c:pt>
                <c:pt idx="4077">
                  <c:v>1.7243999999999999</c:v>
                </c:pt>
                <c:pt idx="4078">
                  <c:v>1.7259</c:v>
                </c:pt>
                <c:pt idx="4079">
                  <c:v>1.7347999999999999</c:v>
                </c:pt>
                <c:pt idx="4080">
                  <c:v>1.7330000000000001</c:v>
                </c:pt>
                <c:pt idx="4081">
                  <c:v>1.7201</c:v>
                </c:pt>
                <c:pt idx="4082">
                  <c:v>1.7291000000000001</c:v>
                </c:pt>
                <c:pt idx="4083">
                  <c:v>1.7132000000000001</c:v>
                </c:pt>
                <c:pt idx="4084">
                  <c:v>1.7302999999999999</c:v>
                </c:pt>
                <c:pt idx="4085">
                  <c:v>1.7305999999999999</c:v>
                </c:pt>
                <c:pt idx="4086">
                  <c:v>1.7153</c:v>
                </c:pt>
                <c:pt idx="4087">
                  <c:v>1.7198</c:v>
                </c:pt>
                <c:pt idx="4088">
                  <c:v>1.7156</c:v>
                </c:pt>
                <c:pt idx="4089">
                  <c:v>1.7196</c:v>
                </c:pt>
                <c:pt idx="4090">
                  <c:v>1.7238</c:v>
                </c:pt>
                <c:pt idx="4091">
                  <c:v>1.7347999999999999</c:v>
                </c:pt>
                <c:pt idx="4092">
                  <c:v>1.7251000000000001</c:v>
                </c:pt>
                <c:pt idx="4093">
                  <c:v>1.7281</c:v>
                </c:pt>
                <c:pt idx="4094">
                  <c:v>1.7367999999999999</c:v>
                </c:pt>
                <c:pt idx="4095">
                  <c:v>1.7277</c:v>
                </c:pt>
                <c:pt idx="4096">
                  <c:v>1.7306999999999999</c:v>
                </c:pt>
                <c:pt idx="4097">
                  <c:v>1.7263999999999999</c:v>
                </c:pt>
                <c:pt idx="4098">
                  <c:v>1.7172000000000001</c:v>
                </c:pt>
                <c:pt idx="4099">
                  <c:v>1.7062999999999999</c:v>
                </c:pt>
                <c:pt idx="4100">
                  <c:v>1.7089000000000001</c:v>
                </c:pt>
                <c:pt idx="4101">
                  <c:v>1.6948000000000001</c:v>
                </c:pt>
                <c:pt idx="4102">
                  <c:v>1.7064999999999999</c:v>
                </c:pt>
                <c:pt idx="4103">
                  <c:v>1.6938</c:v>
                </c:pt>
                <c:pt idx="4104">
                  <c:v>1.6990000000000001</c:v>
                </c:pt>
                <c:pt idx="4105">
                  <c:v>1.7044999999999999</c:v>
                </c:pt>
                <c:pt idx="4106">
                  <c:v>1.7133</c:v>
                </c:pt>
                <c:pt idx="4107">
                  <c:v>1.7183999999999999</c:v>
                </c:pt>
                <c:pt idx="4108">
                  <c:v>1.7107000000000001</c:v>
                </c:pt>
                <c:pt idx="4109">
                  <c:v>1.7286999999999999</c:v>
                </c:pt>
                <c:pt idx="4110">
                  <c:v>1.7292000000000001</c:v>
                </c:pt>
                <c:pt idx="4111">
                  <c:v>1.7381</c:v>
                </c:pt>
                <c:pt idx="4112">
                  <c:v>1.7199</c:v>
                </c:pt>
                <c:pt idx="4113">
                  <c:v>1.7121999999999999</c:v>
                </c:pt>
                <c:pt idx="4114">
                  <c:v>1.7119</c:v>
                </c:pt>
                <c:pt idx="4115">
                  <c:v>1.7275</c:v>
                </c:pt>
                <c:pt idx="4116">
                  <c:v>1.7134</c:v>
                </c:pt>
                <c:pt idx="4117">
                  <c:v>1.7202999999999999</c:v>
                </c:pt>
                <c:pt idx="4118">
                  <c:v>1.7202999999999999</c:v>
                </c:pt>
                <c:pt idx="4119">
                  <c:v>1.7181</c:v>
                </c:pt>
                <c:pt idx="4120">
                  <c:v>1.7162999999999999</c:v>
                </c:pt>
                <c:pt idx="4121">
                  <c:v>1.7032</c:v>
                </c:pt>
                <c:pt idx="4122">
                  <c:v>1.6948000000000001</c:v>
                </c:pt>
                <c:pt idx="4123">
                  <c:v>1.6953</c:v>
                </c:pt>
                <c:pt idx="4124">
                  <c:v>1.7057</c:v>
                </c:pt>
                <c:pt idx="4125">
                  <c:v>1.7110000000000001</c:v>
                </c:pt>
                <c:pt idx="4126">
                  <c:v>1.7078</c:v>
                </c:pt>
                <c:pt idx="4127">
                  <c:v>1.7058</c:v>
                </c:pt>
                <c:pt idx="4128">
                  <c:v>1.7134</c:v>
                </c:pt>
                <c:pt idx="4129">
                  <c:v>1.7397</c:v>
                </c:pt>
                <c:pt idx="4130">
                  <c:v>1.7450000000000001</c:v>
                </c:pt>
                <c:pt idx="4131">
                  <c:v>1.7419</c:v>
                </c:pt>
                <c:pt idx="4132">
                  <c:v>1.7333000000000001</c:v>
                </c:pt>
                <c:pt idx="4133">
                  <c:v>1.7411000000000001</c:v>
                </c:pt>
                <c:pt idx="4134">
                  <c:v>1.7319</c:v>
                </c:pt>
                <c:pt idx="4135">
                  <c:v>1.7155</c:v>
                </c:pt>
                <c:pt idx="4136">
                  <c:v>1.7222999999999999</c:v>
                </c:pt>
                <c:pt idx="4137">
                  <c:v>1.7286999999999999</c:v>
                </c:pt>
                <c:pt idx="4138">
                  <c:v>1.7333000000000001</c:v>
                </c:pt>
                <c:pt idx="4139">
                  <c:v>1.7211000000000001</c:v>
                </c:pt>
                <c:pt idx="4140">
                  <c:v>1.7217</c:v>
                </c:pt>
                <c:pt idx="4141">
                  <c:v>1.7321</c:v>
                </c:pt>
                <c:pt idx="4142">
                  <c:v>1.7338</c:v>
                </c:pt>
                <c:pt idx="4143">
                  <c:v>1.7275</c:v>
                </c:pt>
                <c:pt idx="4144">
                  <c:v>1.7296</c:v>
                </c:pt>
                <c:pt idx="4145">
                  <c:v>1.7250000000000001</c:v>
                </c:pt>
                <c:pt idx="4146">
                  <c:v>1.7198</c:v>
                </c:pt>
                <c:pt idx="4147">
                  <c:v>1.7101</c:v>
                </c:pt>
                <c:pt idx="4148">
                  <c:v>1.7101999999999999</c:v>
                </c:pt>
                <c:pt idx="4149">
                  <c:v>1.7285999999999999</c:v>
                </c:pt>
                <c:pt idx="4150">
                  <c:v>1.7397</c:v>
                </c:pt>
                <c:pt idx="4151">
                  <c:v>1.7271000000000001</c:v>
                </c:pt>
                <c:pt idx="4152">
                  <c:v>1.7301</c:v>
                </c:pt>
                <c:pt idx="4153">
                  <c:v>1.7156</c:v>
                </c:pt>
                <c:pt idx="4154">
                  <c:v>1.7050000000000001</c:v>
                </c:pt>
                <c:pt idx="4155">
                  <c:v>1.7153</c:v>
                </c:pt>
                <c:pt idx="4156">
                  <c:v>1.716</c:v>
                </c:pt>
                <c:pt idx="4157">
                  <c:v>1.7141999999999999</c:v>
                </c:pt>
                <c:pt idx="4158">
                  <c:v>1.7214</c:v>
                </c:pt>
                <c:pt idx="4159">
                  <c:v>1.7216</c:v>
                </c:pt>
                <c:pt idx="4160">
                  <c:v>1.7232000000000001</c:v>
                </c:pt>
                <c:pt idx="4161">
                  <c:v>1.7294</c:v>
                </c:pt>
                <c:pt idx="4162">
                  <c:v>1.7269000000000001</c:v>
                </c:pt>
                <c:pt idx="4163">
                  <c:v>1.7158</c:v>
                </c:pt>
                <c:pt idx="4164">
                  <c:v>1.7077</c:v>
                </c:pt>
                <c:pt idx="4165">
                  <c:v>1.6946000000000001</c:v>
                </c:pt>
                <c:pt idx="4166">
                  <c:v>1.6975</c:v>
                </c:pt>
                <c:pt idx="4167">
                  <c:v>1.7155</c:v>
                </c:pt>
                <c:pt idx="4168">
                  <c:v>1.7128000000000001</c:v>
                </c:pt>
                <c:pt idx="4169">
                  <c:v>1.7215</c:v>
                </c:pt>
                <c:pt idx="4170">
                  <c:v>1.7156</c:v>
                </c:pt>
                <c:pt idx="4171">
                  <c:v>1.7342</c:v>
                </c:pt>
                <c:pt idx="4172">
                  <c:v>1.736</c:v>
                </c:pt>
                <c:pt idx="4173">
                  <c:v>1.7470000000000001</c:v>
                </c:pt>
                <c:pt idx="4174">
                  <c:v>1.7294</c:v>
                </c:pt>
                <c:pt idx="4175">
                  <c:v>1.7278</c:v>
                </c:pt>
                <c:pt idx="4176">
                  <c:v>1.7141</c:v>
                </c:pt>
                <c:pt idx="4177">
                  <c:v>1.7181999999999999</c:v>
                </c:pt>
                <c:pt idx="4178">
                  <c:v>1.7141</c:v>
                </c:pt>
                <c:pt idx="4179">
                  <c:v>1.7052</c:v>
                </c:pt>
                <c:pt idx="4180">
                  <c:v>1.6897</c:v>
                </c:pt>
                <c:pt idx="4181">
                  <c:v>1.6997</c:v>
                </c:pt>
                <c:pt idx="4182">
                  <c:v>1.6914</c:v>
                </c:pt>
                <c:pt idx="4183">
                  <c:v>1.6838</c:v>
                </c:pt>
                <c:pt idx="4184">
                  <c:v>1.6956</c:v>
                </c:pt>
                <c:pt idx="4185">
                  <c:v>1.6910000000000001</c:v>
                </c:pt>
                <c:pt idx="4186">
                  <c:v>1.6950000000000001</c:v>
                </c:pt>
                <c:pt idx="4187">
                  <c:v>1.6971000000000001</c:v>
                </c:pt>
                <c:pt idx="4188">
                  <c:v>1.7142999999999999</c:v>
                </c:pt>
                <c:pt idx="4189">
                  <c:v>1.7141</c:v>
                </c:pt>
                <c:pt idx="4190">
                  <c:v>1.6983999999999999</c:v>
                </c:pt>
                <c:pt idx="4191">
                  <c:v>1.7139</c:v>
                </c:pt>
                <c:pt idx="4192">
                  <c:v>1.7312000000000001</c:v>
                </c:pt>
                <c:pt idx="4193">
                  <c:v>1.7362</c:v>
                </c:pt>
                <c:pt idx="4194">
                  <c:v>1.7262999999999999</c:v>
                </c:pt>
                <c:pt idx="4195">
                  <c:v>1.7306999999999999</c:v>
                </c:pt>
                <c:pt idx="4196">
                  <c:v>1.7174</c:v>
                </c:pt>
                <c:pt idx="4197">
                  <c:v>1.7204999999999999</c:v>
                </c:pt>
                <c:pt idx="4198">
                  <c:v>1.7229000000000001</c:v>
                </c:pt>
                <c:pt idx="4199">
                  <c:v>1.7091000000000001</c:v>
                </c:pt>
                <c:pt idx="4200">
                  <c:v>1.7079</c:v>
                </c:pt>
                <c:pt idx="4201">
                  <c:v>1.6998</c:v>
                </c:pt>
                <c:pt idx="4202">
                  <c:v>1.7278</c:v>
                </c:pt>
                <c:pt idx="4203">
                  <c:v>1.7216</c:v>
                </c:pt>
                <c:pt idx="4204">
                  <c:v>1.7142999999999999</c:v>
                </c:pt>
                <c:pt idx="4205">
                  <c:v>1.7104999999999999</c:v>
                </c:pt>
                <c:pt idx="4206">
                  <c:v>1.7105999999999999</c:v>
                </c:pt>
                <c:pt idx="4207">
                  <c:v>1.6982999999999999</c:v>
                </c:pt>
                <c:pt idx="4208">
                  <c:v>1.6980999999999999</c:v>
                </c:pt>
                <c:pt idx="4209">
                  <c:v>1.6893</c:v>
                </c:pt>
                <c:pt idx="4210">
                  <c:v>1.6819999999999999</c:v>
                </c:pt>
                <c:pt idx="4211">
                  <c:v>1.6914</c:v>
                </c:pt>
                <c:pt idx="4212">
                  <c:v>1.7016</c:v>
                </c:pt>
                <c:pt idx="4213">
                  <c:v>1.7142999999999999</c:v>
                </c:pt>
                <c:pt idx="4214">
                  <c:v>1.7105999999999999</c:v>
                </c:pt>
                <c:pt idx="4215">
                  <c:v>1.7192000000000001</c:v>
                </c:pt>
                <c:pt idx="4216">
                  <c:v>1.7255</c:v>
                </c:pt>
                <c:pt idx="4217">
                  <c:v>1.7203999999999999</c:v>
                </c:pt>
                <c:pt idx="4218">
                  <c:v>1.7172000000000001</c:v>
                </c:pt>
                <c:pt idx="4219">
                  <c:v>1.7366999999999999</c:v>
                </c:pt>
                <c:pt idx="4220">
                  <c:v>1.7341</c:v>
                </c:pt>
                <c:pt idx="4221">
                  <c:v>1.7423999999999999</c:v>
                </c:pt>
                <c:pt idx="4222">
                  <c:v>1.7484999999999999</c:v>
                </c:pt>
                <c:pt idx="4223">
                  <c:v>1.7365999999999999</c:v>
                </c:pt>
                <c:pt idx="4224">
                  <c:v>1.7314000000000001</c:v>
                </c:pt>
                <c:pt idx="4225">
                  <c:v>1.7175</c:v>
                </c:pt>
                <c:pt idx="4226">
                  <c:v>1.7082999999999999</c:v>
                </c:pt>
                <c:pt idx="4227">
                  <c:v>1.6955</c:v>
                </c:pt>
                <c:pt idx="4228">
                  <c:v>1.6988000000000001</c:v>
                </c:pt>
                <c:pt idx="4229">
                  <c:v>1.6937</c:v>
                </c:pt>
                <c:pt idx="4230">
                  <c:v>1.6879</c:v>
                </c:pt>
                <c:pt idx="4231">
                  <c:v>1.6952</c:v>
                </c:pt>
                <c:pt idx="4232">
                  <c:v>1.6995</c:v>
                </c:pt>
                <c:pt idx="4233">
                  <c:v>1.7027000000000001</c:v>
                </c:pt>
                <c:pt idx="4234">
                  <c:v>1.7018</c:v>
                </c:pt>
                <c:pt idx="4235">
                  <c:v>1.7175</c:v>
                </c:pt>
                <c:pt idx="4236">
                  <c:v>1.7230000000000001</c:v>
                </c:pt>
                <c:pt idx="4237">
                  <c:v>1.7115</c:v>
                </c:pt>
                <c:pt idx="4238">
                  <c:v>1.7113</c:v>
                </c:pt>
                <c:pt idx="4239">
                  <c:v>1.7246999999999999</c:v>
                </c:pt>
                <c:pt idx="4240">
                  <c:v>1.7241</c:v>
                </c:pt>
                <c:pt idx="4241">
                  <c:v>1.7248000000000001</c:v>
                </c:pt>
                <c:pt idx="4242">
                  <c:v>1.7094</c:v>
                </c:pt>
                <c:pt idx="4243">
                  <c:v>1.7222999999999999</c:v>
                </c:pt>
                <c:pt idx="4244">
                  <c:v>1.7175</c:v>
                </c:pt>
                <c:pt idx="4245">
                  <c:v>1.7091000000000001</c:v>
                </c:pt>
                <c:pt idx="4246">
                  <c:v>1.7156</c:v>
                </c:pt>
                <c:pt idx="4247">
                  <c:v>1.7143999999999999</c:v>
                </c:pt>
                <c:pt idx="4248">
                  <c:v>1.7112000000000001</c:v>
                </c:pt>
                <c:pt idx="4249">
                  <c:v>1.7283999999999999</c:v>
                </c:pt>
                <c:pt idx="4250">
                  <c:v>1.7364999999999999</c:v>
                </c:pt>
                <c:pt idx="4251">
                  <c:v>1.7336</c:v>
                </c:pt>
                <c:pt idx="4252">
                  <c:v>1.7243999999999999</c:v>
                </c:pt>
                <c:pt idx="4253">
                  <c:v>1.7405999999999999</c:v>
                </c:pt>
                <c:pt idx="4254">
                  <c:v>1.7456</c:v>
                </c:pt>
                <c:pt idx="4255">
                  <c:v>1.7483</c:v>
                </c:pt>
                <c:pt idx="4256">
                  <c:v>1.7465999999999999</c:v>
                </c:pt>
                <c:pt idx="4257">
                  <c:v>1.7455000000000001</c:v>
                </c:pt>
                <c:pt idx="4258">
                  <c:v>1.7438</c:v>
                </c:pt>
                <c:pt idx="4259">
                  <c:v>1.7302999999999999</c:v>
                </c:pt>
                <c:pt idx="4260">
                  <c:v>1.7339</c:v>
                </c:pt>
                <c:pt idx="4261">
                  <c:v>1.7257</c:v>
                </c:pt>
                <c:pt idx="4262">
                  <c:v>1.7253000000000001</c:v>
                </c:pt>
                <c:pt idx="4263">
                  <c:v>1.7191000000000001</c:v>
                </c:pt>
                <c:pt idx="4264">
                  <c:v>1.7101</c:v>
                </c:pt>
                <c:pt idx="4265">
                  <c:v>1.7151000000000001</c:v>
                </c:pt>
                <c:pt idx="4266">
                  <c:v>1.7151000000000001</c:v>
                </c:pt>
                <c:pt idx="4267">
                  <c:v>1.7298</c:v>
                </c:pt>
                <c:pt idx="4268">
                  <c:v>1.7446999999999999</c:v>
                </c:pt>
                <c:pt idx="4269">
                  <c:v>1.7451000000000001</c:v>
                </c:pt>
                <c:pt idx="4270">
                  <c:v>1.7401</c:v>
                </c:pt>
                <c:pt idx="4271">
                  <c:v>1.7484</c:v>
                </c:pt>
                <c:pt idx="4272">
                  <c:v>1.7459</c:v>
                </c:pt>
                <c:pt idx="4273">
                  <c:v>1.7376</c:v>
                </c:pt>
                <c:pt idx="4274">
                  <c:v>1.7411000000000001</c:v>
                </c:pt>
                <c:pt idx="4275">
                  <c:v>1.7314000000000001</c:v>
                </c:pt>
                <c:pt idx="4276">
                  <c:v>1.7287999999999999</c:v>
                </c:pt>
                <c:pt idx="4277">
                  <c:v>1.7301</c:v>
                </c:pt>
                <c:pt idx="4278">
                  <c:v>1.7141</c:v>
                </c:pt>
                <c:pt idx="4279">
                  <c:v>1.7142999999999999</c:v>
                </c:pt>
                <c:pt idx="4280">
                  <c:v>1.7193000000000001</c:v>
                </c:pt>
                <c:pt idx="4281">
                  <c:v>1.7108000000000001</c:v>
                </c:pt>
                <c:pt idx="4282">
                  <c:v>1.7051000000000001</c:v>
                </c:pt>
                <c:pt idx="4283">
                  <c:v>1.7264999999999999</c:v>
                </c:pt>
                <c:pt idx="4284">
                  <c:v>1.7378</c:v>
                </c:pt>
                <c:pt idx="4285">
                  <c:v>1.7232000000000001</c:v>
                </c:pt>
                <c:pt idx="4286">
                  <c:v>1.7287999999999999</c:v>
                </c:pt>
                <c:pt idx="4287">
                  <c:v>1.7310000000000001</c:v>
                </c:pt>
                <c:pt idx="4288">
                  <c:v>1.7254</c:v>
                </c:pt>
                <c:pt idx="4289">
                  <c:v>1.7471000000000001</c:v>
                </c:pt>
                <c:pt idx="4290">
                  <c:v>1.7464</c:v>
                </c:pt>
                <c:pt idx="4291">
                  <c:v>1.7232000000000001</c:v>
                </c:pt>
                <c:pt idx="4292">
                  <c:v>1.7271000000000001</c:v>
                </c:pt>
                <c:pt idx="4293">
                  <c:v>1.7095</c:v>
                </c:pt>
                <c:pt idx="4294">
                  <c:v>1.7209000000000001</c:v>
                </c:pt>
                <c:pt idx="4295">
                  <c:v>1.7232000000000001</c:v>
                </c:pt>
                <c:pt idx="4296">
                  <c:v>1.7267999999999999</c:v>
                </c:pt>
                <c:pt idx="4297">
                  <c:v>1.7402</c:v>
                </c:pt>
                <c:pt idx="4298">
                  <c:v>1.7339</c:v>
                </c:pt>
                <c:pt idx="4299">
                  <c:v>1.7267999999999999</c:v>
                </c:pt>
                <c:pt idx="4300">
                  <c:v>1.7212000000000001</c:v>
                </c:pt>
                <c:pt idx="4301">
                  <c:v>1.7250000000000001</c:v>
                </c:pt>
                <c:pt idx="4302">
                  <c:v>1.7303999999999999</c:v>
                </c:pt>
                <c:pt idx="4303">
                  <c:v>1.7213000000000001</c:v>
                </c:pt>
                <c:pt idx="4304">
                  <c:v>1.7202999999999999</c:v>
                </c:pt>
                <c:pt idx="4305">
                  <c:v>1.7259</c:v>
                </c:pt>
                <c:pt idx="4306">
                  <c:v>1.7403</c:v>
                </c:pt>
                <c:pt idx="4307">
                  <c:v>1.7447999999999999</c:v>
                </c:pt>
                <c:pt idx="4308">
                  <c:v>1.7396</c:v>
                </c:pt>
                <c:pt idx="4309">
                  <c:v>1.7475000000000001</c:v>
                </c:pt>
                <c:pt idx="4310">
                  <c:v>1.7465999999999999</c:v>
                </c:pt>
                <c:pt idx="4311">
                  <c:v>1.7464</c:v>
                </c:pt>
                <c:pt idx="4312">
                  <c:v>1.7347999999999999</c:v>
                </c:pt>
                <c:pt idx="4313">
                  <c:v>1.7337</c:v>
                </c:pt>
                <c:pt idx="4314">
                  <c:v>1.7366999999999999</c:v>
                </c:pt>
                <c:pt idx="4315">
                  <c:v>1.7318</c:v>
                </c:pt>
                <c:pt idx="4316">
                  <c:v>1.7297</c:v>
                </c:pt>
                <c:pt idx="4317">
                  <c:v>1.7374000000000001</c:v>
                </c:pt>
                <c:pt idx="4318">
                  <c:v>1.7352000000000001</c:v>
                </c:pt>
                <c:pt idx="4319">
                  <c:v>1.7457</c:v>
                </c:pt>
                <c:pt idx="4320">
                  <c:v>1.7264999999999999</c:v>
                </c:pt>
                <c:pt idx="4321">
                  <c:v>1.7318</c:v>
                </c:pt>
                <c:pt idx="4322">
                  <c:v>1.7347999999999999</c:v>
                </c:pt>
                <c:pt idx="4323">
                  <c:v>1.7339</c:v>
                </c:pt>
                <c:pt idx="4324">
                  <c:v>1.7181999999999999</c:v>
                </c:pt>
                <c:pt idx="4325">
                  <c:v>1.7202999999999999</c:v>
                </c:pt>
                <c:pt idx="4326">
                  <c:v>1.7103999999999999</c:v>
                </c:pt>
                <c:pt idx="4327">
                  <c:v>1.7125999999999999</c:v>
                </c:pt>
                <c:pt idx="4328">
                  <c:v>1.7216</c:v>
                </c:pt>
                <c:pt idx="4329">
                  <c:v>1.73</c:v>
                </c:pt>
                <c:pt idx="4330">
                  <c:v>1.7270000000000001</c:v>
                </c:pt>
                <c:pt idx="4331">
                  <c:v>1.7302</c:v>
                </c:pt>
                <c:pt idx="4332">
                  <c:v>1.7497</c:v>
                </c:pt>
                <c:pt idx="4333">
                  <c:v>1.7465999999999999</c:v>
                </c:pt>
                <c:pt idx="4334">
                  <c:v>1.7457</c:v>
                </c:pt>
                <c:pt idx="4335">
                  <c:v>1.7509999999999999</c:v>
                </c:pt>
                <c:pt idx="4336">
                  <c:v>1.7413000000000001</c:v>
                </c:pt>
                <c:pt idx="4337">
                  <c:v>1.7269000000000001</c:v>
                </c:pt>
                <c:pt idx="4338">
                  <c:v>1.7378</c:v>
                </c:pt>
                <c:pt idx="4339">
                  <c:v>1.7315</c:v>
                </c:pt>
                <c:pt idx="4340">
                  <c:v>1.7195</c:v>
                </c:pt>
                <c:pt idx="4341">
                  <c:v>1.7126999999999999</c:v>
                </c:pt>
                <c:pt idx="4342">
                  <c:v>1.714</c:v>
                </c:pt>
                <c:pt idx="4343">
                  <c:v>1.7444999999999999</c:v>
                </c:pt>
                <c:pt idx="4344">
                  <c:v>1.7372000000000001</c:v>
                </c:pt>
                <c:pt idx="4345">
                  <c:v>1.7448999999999999</c:v>
                </c:pt>
                <c:pt idx="4346">
                  <c:v>1.7378</c:v>
                </c:pt>
                <c:pt idx="4347">
                  <c:v>1.734</c:v>
                </c:pt>
                <c:pt idx="4348">
                  <c:v>1.7261</c:v>
                </c:pt>
                <c:pt idx="4349">
                  <c:v>1.7382</c:v>
                </c:pt>
                <c:pt idx="4350">
                  <c:v>1.7617</c:v>
                </c:pt>
                <c:pt idx="4351">
                  <c:v>1.7487999999999999</c:v>
                </c:pt>
                <c:pt idx="4352">
                  <c:v>1.7487999999999999</c:v>
                </c:pt>
                <c:pt idx="4353">
                  <c:v>1.7451000000000001</c:v>
                </c:pt>
                <c:pt idx="4354">
                  <c:v>1.7181</c:v>
                </c:pt>
                <c:pt idx="4355">
                  <c:v>1.7323</c:v>
                </c:pt>
                <c:pt idx="4356">
                  <c:v>1.7265999999999999</c:v>
                </c:pt>
                <c:pt idx="4357">
                  <c:v>1.732</c:v>
                </c:pt>
                <c:pt idx="4358">
                  <c:v>1.7458</c:v>
                </c:pt>
                <c:pt idx="4359">
                  <c:v>1.7256</c:v>
                </c:pt>
                <c:pt idx="4360">
                  <c:v>1.7097</c:v>
                </c:pt>
                <c:pt idx="4361">
                  <c:v>1.7097</c:v>
                </c:pt>
                <c:pt idx="4362">
                  <c:v>1.7040999999999999</c:v>
                </c:pt>
                <c:pt idx="4363">
                  <c:v>1.6857</c:v>
                </c:pt>
                <c:pt idx="4364">
                  <c:v>1.6842999999999999</c:v>
                </c:pt>
                <c:pt idx="4365">
                  <c:v>1.6940999999999999</c:v>
                </c:pt>
                <c:pt idx="4366">
                  <c:v>1.7088000000000001</c:v>
                </c:pt>
                <c:pt idx="4367">
                  <c:v>1.7148000000000001</c:v>
                </c:pt>
                <c:pt idx="4368">
                  <c:v>1.7197</c:v>
                </c:pt>
                <c:pt idx="4369">
                  <c:v>1.7233000000000001</c:v>
                </c:pt>
                <c:pt idx="4370">
                  <c:v>1.7108000000000001</c:v>
                </c:pt>
                <c:pt idx="4371">
                  <c:v>1.6960999999999999</c:v>
                </c:pt>
                <c:pt idx="4372">
                  <c:v>1.7035</c:v>
                </c:pt>
                <c:pt idx="4373">
                  <c:v>1.6947000000000001</c:v>
                </c:pt>
                <c:pt idx="4374">
                  <c:v>1.7044999999999999</c:v>
                </c:pt>
                <c:pt idx="4375">
                  <c:v>1.7138</c:v>
                </c:pt>
                <c:pt idx="4376">
                  <c:v>1.7123999999999999</c:v>
                </c:pt>
                <c:pt idx="4377">
                  <c:v>1.7334000000000001</c:v>
                </c:pt>
                <c:pt idx="4378">
                  <c:v>1.736</c:v>
                </c:pt>
                <c:pt idx="4379">
                  <c:v>1.7364999999999999</c:v>
                </c:pt>
                <c:pt idx="4380">
                  <c:v>1.7345999999999999</c:v>
                </c:pt>
                <c:pt idx="4381">
                  <c:v>1.7358</c:v>
                </c:pt>
                <c:pt idx="4382">
                  <c:v>1.7261</c:v>
                </c:pt>
                <c:pt idx="4383">
                  <c:v>1.7248000000000001</c:v>
                </c:pt>
                <c:pt idx="4384">
                  <c:v>1.7257</c:v>
                </c:pt>
                <c:pt idx="4385">
                  <c:v>1.7112000000000001</c:v>
                </c:pt>
                <c:pt idx="4386">
                  <c:v>1.7241</c:v>
                </c:pt>
                <c:pt idx="4387">
                  <c:v>1.7263999999999999</c:v>
                </c:pt>
                <c:pt idx="4388">
                  <c:v>1.7153</c:v>
                </c:pt>
                <c:pt idx="4389">
                  <c:v>1.7053</c:v>
                </c:pt>
                <c:pt idx="4390">
                  <c:v>1.6900999999999999</c:v>
                </c:pt>
                <c:pt idx="4391">
                  <c:v>1.6942999999999999</c:v>
                </c:pt>
                <c:pt idx="4392">
                  <c:v>1.7003999999999999</c:v>
                </c:pt>
                <c:pt idx="4393">
                  <c:v>1.6935</c:v>
                </c:pt>
                <c:pt idx="4394">
                  <c:v>1.7101999999999999</c:v>
                </c:pt>
                <c:pt idx="4395">
                  <c:v>1.7210000000000001</c:v>
                </c:pt>
                <c:pt idx="4396">
                  <c:v>1.7404999999999999</c:v>
                </c:pt>
                <c:pt idx="4397">
                  <c:v>1.7309000000000001</c:v>
                </c:pt>
                <c:pt idx="4398">
                  <c:v>1.7182999999999999</c:v>
                </c:pt>
                <c:pt idx="4399">
                  <c:v>1.7236</c:v>
                </c:pt>
                <c:pt idx="4400">
                  <c:v>1.7279</c:v>
                </c:pt>
                <c:pt idx="4401">
                  <c:v>1.7282</c:v>
                </c:pt>
                <c:pt idx="4402">
                  <c:v>1.7203999999999999</c:v>
                </c:pt>
                <c:pt idx="4403">
                  <c:v>1.7152000000000001</c:v>
                </c:pt>
                <c:pt idx="4404">
                  <c:v>1.7121999999999999</c:v>
                </c:pt>
                <c:pt idx="4405">
                  <c:v>1.7195</c:v>
                </c:pt>
                <c:pt idx="4406">
                  <c:v>1.7322</c:v>
                </c:pt>
                <c:pt idx="4407">
                  <c:v>1.7412000000000001</c:v>
                </c:pt>
                <c:pt idx="4408">
                  <c:v>1.7303999999999999</c:v>
                </c:pt>
                <c:pt idx="4409">
                  <c:v>1.7335</c:v>
                </c:pt>
                <c:pt idx="4410">
                  <c:v>1.7258</c:v>
                </c:pt>
                <c:pt idx="4411">
                  <c:v>1.7218</c:v>
                </c:pt>
                <c:pt idx="4412">
                  <c:v>1.7230000000000001</c:v>
                </c:pt>
                <c:pt idx="4413">
                  <c:v>1.7316</c:v>
                </c:pt>
                <c:pt idx="4414">
                  <c:v>1.7209000000000001</c:v>
                </c:pt>
                <c:pt idx="4415">
                  <c:v>1.7101</c:v>
                </c:pt>
                <c:pt idx="4416">
                  <c:v>1.7036</c:v>
                </c:pt>
                <c:pt idx="4417">
                  <c:v>1.7091000000000001</c:v>
                </c:pt>
                <c:pt idx="4418">
                  <c:v>1.7128000000000001</c:v>
                </c:pt>
                <c:pt idx="4419">
                  <c:v>1.7201</c:v>
                </c:pt>
                <c:pt idx="4420">
                  <c:v>1.7092000000000001</c:v>
                </c:pt>
                <c:pt idx="4421">
                  <c:v>1.7154</c:v>
                </c:pt>
                <c:pt idx="4422">
                  <c:v>1.7065999999999999</c:v>
                </c:pt>
                <c:pt idx="4423">
                  <c:v>1.7222</c:v>
                </c:pt>
                <c:pt idx="4424">
                  <c:v>1.7355</c:v>
                </c:pt>
                <c:pt idx="4425">
                  <c:v>1.7290000000000001</c:v>
                </c:pt>
                <c:pt idx="4426">
                  <c:v>1.7157</c:v>
                </c:pt>
                <c:pt idx="4427">
                  <c:v>1.718</c:v>
                </c:pt>
                <c:pt idx="4428">
                  <c:v>1.7181</c:v>
                </c:pt>
                <c:pt idx="4429">
                  <c:v>1.7305999999999999</c:v>
                </c:pt>
                <c:pt idx="4430">
                  <c:v>1.7445999999999999</c:v>
                </c:pt>
                <c:pt idx="4431">
                  <c:v>1.7395</c:v>
                </c:pt>
                <c:pt idx="4432">
                  <c:v>1.7459</c:v>
                </c:pt>
                <c:pt idx="4433">
                  <c:v>1.7386999999999999</c:v>
                </c:pt>
                <c:pt idx="4434">
                  <c:v>1.7424999999999999</c:v>
                </c:pt>
                <c:pt idx="4435">
                  <c:v>1.7323</c:v>
                </c:pt>
                <c:pt idx="4436">
                  <c:v>1.7269000000000001</c:v>
                </c:pt>
                <c:pt idx="4437">
                  <c:v>1.7270000000000001</c:v>
                </c:pt>
                <c:pt idx="4438">
                  <c:v>1.7304999999999999</c:v>
                </c:pt>
                <c:pt idx="4439">
                  <c:v>1.7208000000000001</c:v>
                </c:pt>
                <c:pt idx="4440">
                  <c:v>1.7105999999999999</c:v>
                </c:pt>
                <c:pt idx="4441">
                  <c:v>1.7108000000000001</c:v>
                </c:pt>
                <c:pt idx="4442">
                  <c:v>1.7057</c:v>
                </c:pt>
                <c:pt idx="4443">
                  <c:v>1.7121</c:v>
                </c:pt>
                <c:pt idx="4444">
                  <c:v>1.7155</c:v>
                </c:pt>
                <c:pt idx="4445">
                  <c:v>1.7069000000000001</c:v>
                </c:pt>
                <c:pt idx="4446">
                  <c:v>1.7032</c:v>
                </c:pt>
                <c:pt idx="4447">
                  <c:v>1.7074</c:v>
                </c:pt>
                <c:pt idx="4448">
                  <c:v>1.6944999999999999</c:v>
                </c:pt>
                <c:pt idx="4449">
                  <c:v>1.7084999999999999</c:v>
                </c:pt>
                <c:pt idx="4450">
                  <c:v>1.6858</c:v>
                </c:pt>
                <c:pt idx="4451">
                  <c:v>1.6950000000000001</c:v>
                </c:pt>
                <c:pt idx="4452">
                  <c:v>1.6988000000000001</c:v>
                </c:pt>
                <c:pt idx="4453">
                  <c:v>1.7121999999999999</c:v>
                </c:pt>
                <c:pt idx="4454">
                  <c:v>1.7041999999999999</c:v>
                </c:pt>
                <c:pt idx="4455">
                  <c:v>1.7081</c:v>
                </c:pt>
                <c:pt idx="4456">
                  <c:v>1.712</c:v>
                </c:pt>
                <c:pt idx="4457">
                  <c:v>1.7040999999999999</c:v>
                </c:pt>
                <c:pt idx="4458">
                  <c:v>1.7020999999999999</c:v>
                </c:pt>
                <c:pt idx="4459">
                  <c:v>1.7203999999999999</c:v>
                </c:pt>
                <c:pt idx="4460">
                  <c:v>1.7163999999999999</c:v>
                </c:pt>
                <c:pt idx="4461">
                  <c:v>1.7139</c:v>
                </c:pt>
                <c:pt idx="4462">
                  <c:v>1.7228000000000001</c:v>
                </c:pt>
                <c:pt idx="4463">
                  <c:v>1.7087000000000001</c:v>
                </c:pt>
                <c:pt idx="4464">
                  <c:v>1.7259</c:v>
                </c:pt>
                <c:pt idx="4465">
                  <c:v>1.7294</c:v>
                </c:pt>
                <c:pt idx="4466">
                  <c:v>1.7373000000000001</c:v>
                </c:pt>
                <c:pt idx="4467">
                  <c:v>1.7559</c:v>
                </c:pt>
                <c:pt idx="4468">
                  <c:v>1.7446999999999999</c:v>
                </c:pt>
                <c:pt idx="4469">
                  <c:v>1.7422</c:v>
                </c:pt>
                <c:pt idx="4470">
                  <c:v>1.7422</c:v>
                </c:pt>
                <c:pt idx="4471">
                  <c:v>1.7412000000000001</c:v>
                </c:pt>
                <c:pt idx="4472">
                  <c:v>1.7304999999999999</c:v>
                </c:pt>
                <c:pt idx="4473">
                  <c:v>1.7136</c:v>
                </c:pt>
                <c:pt idx="4474">
                  <c:v>1.7191000000000001</c:v>
                </c:pt>
                <c:pt idx="4475">
                  <c:v>1.7144999999999999</c:v>
                </c:pt>
                <c:pt idx="4476">
                  <c:v>1.7036</c:v>
                </c:pt>
                <c:pt idx="4477">
                  <c:v>1.7188000000000001</c:v>
                </c:pt>
                <c:pt idx="4478">
                  <c:v>1.7098</c:v>
                </c:pt>
                <c:pt idx="4479">
                  <c:v>1.7239</c:v>
                </c:pt>
                <c:pt idx="4480">
                  <c:v>1.7441</c:v>
                </c:pt>
                <c:pt idx="4481">
                  <c:v>1.7392000000000001</c:v>
                </c:pt>
                <c:pt idx="4482">
                  <c:v>1.7445999999999999</c:v>
                </c:pt>
                <c:pt idx="4483">
                  <c:v>1.7605999999999999</c:v>
                </c:pt>
                <c:pt idx="4484">
                  <c:v>1.7403</c:v>
                </c:pt>
                <c:pt idx="4485">
                  <c:v>1.7211000000000001</c:v>
                </c:pt>
                <c:pt idx="4486">
                  <c:v>1.726</c:v>
                </c:pt>
                <c:pt idx="4487">
                  <c:v>1.7289000000000001</c:v>
                </c:pt>
                <c:pt idx="4488">
                  <c:v>1.7312000000000001</c:v>
                </c:pt>
                <c:pt idx="4489">
                  <c:v>1.7229000000000001</c:v>
                </c:pt>
                <c:pt idx="4490">
                  <c:v>1.7316</c:v>
                </c:pt>
                <c:pt idx="4491">
                  <c:v>1.7359</c:v>
                </c:pt>
                <c:pt idx="4492">
                  <c:v>1.7175</c:v>
                </c:pt>
                <c:pt idx="4493">
                  <c:v>1.7223999999999999</c:v>
                </c:pt>
                <c:pt idx="4494">
                  <c:v>1.7139</c:v>
                </c:pt>
                <c:pt idx="4495">
                  <c:v>1.7287999999999999</c:v>
                </c:pt>
                <c:pt idx="4496">
                  <c:v>1.7166999999999999</c:v>
                </c:pt>
                <c:pt idx="4497">
                  <c:v>1.7232000000000001</c:v>
                </c:pt>
                <c:pt idx="4498">
                  <c:v>1.7293000000000001</c:v>
                </c:pt>
                <c:pt idx="4499">
                  <c:v>1.7391000000000001</c:v>
                </c:pt>
                <c:pt idx="4500">
                  <c:v>1.7459</c:v>
                </c:pt>
                <c:pt idx="4501">
                  <c:v>1.7326999999999999</c:v>
                </c:pt>
                <c:pt idx="4502">
                  <c:v>1.7211000000000001</c:v>
                </c:pt>
                <c:pt idx="4503">
                  <c:v>1.7178</c:v>
                </c:pt>
                <c:pt idx="4504">
                  <c:v>1.7243999999999999</c:v>
                </c:pt>
                <c:pt idx="4505">
                  <c:v>1.7211000000000001</c:v>
                </c:pt>
                <c:pt idx="4506">
                  <c:v>1.7124999999999999</c:v>
                </c:pt>
                <c:pt idx="4507">
                  <c:v>1.7170000000000001</c:v>
                </c:pt>
                <c:pt idx="4508">
                  <c:v>1.7221</c:v>
                </c:pt>
                <c:pt idx="4509">
                  <c:v>1.7171000000000001</c:v>
                </c:pt>
                <c:pt idx="4510">
                  <c:v>1.7201</c:v>
                </c:pt>
                <c:pt idx="4511">
                  <c:v>1.7052</c:v>
                </c:pt>
                <c:pt idx="4512">
                  <c:v>1.7245999999999999</c:v>
                </c:pt>
                <c:pt idx="4513">
                  <c:v>1.7246999999999999</c:v>
                </c:pt>
                <c:pt idx="4514">
                  <c:v>1.7219</c:v>
                </c:pt>
                <c:pt idx="4515">
                  <c:v>1.7234</c:v>
                </c:pt>
                <c:pt idx="4516">
                  <c:v>1.7285999999999999</c:v>
                </c:pt>
                <c:pt idx="4517">
                  <c:v>1.7202</c:v>
                </c:pt>
                <c:pt idx="4518">
                  <c:v>1.7225999999999999</c:v>
                </c:pt>
                <c:pt idx="4519">
                  <c:v>1.7204999999999999</c:v>
                </c:pt>
                <c:pt idx="4520">
                  <c:v>1.7455000000000001</c:v>
                </c:pt>
                <c:pt idx="4521">
                  <c:v>1.7369000000000001</c:v>
                </c:pt>
                <c:pt idx="4522">
                  <c:v>1.7511000000000001</c:v>
                </c:pt>
                <c:pt idx="4523">
                  <c:v>1.7432000000000001</c:v>
                </c:pt>
                <c:pt idx="4524">
                  <c:v>1.7518</c:v>
                </c:pt>
                <c:pt idx="4525">
                  <c:v>1.7430000000000001</c:v>
                </c:pt>
                <c:pt idx="4526">
                  <c:v>1.7385999999999999</c:v>
                </c:pt>
                <c:pt idx="4527">
                  <c:v>1.7413000000000001</c:v>
                </c:pt>
                <c:pt idx="4528">
                  <c:v>1.7282999999999999</c:v>
                </c:pt>
                <c:pt idx="4529">
                  <c:v>1.7153</c:v>
                </c:pt>
                <c:pt idx="4530">
                  <c:v>1.7273000000000001</c:v>
                </c:pt>
                <c:pt idx="4531">
                  <c:v>1.7276</c:v>
                </c:pt>
                <c:pt idx="4532">
                  <c:v>1.7274</c:v>
                </c:pt>
                <c:pt idx="4533">
                  <c:v>1.7416</c:v>
                </c:pt>
                <c:pt idx="4534">
                  <c:v>1.7361</c:v>
                </c:pt>
                <c:pt idx="4535">
                  <c:v>1.7397</c:v>
                </c:pt>
                <c:pt idx="4536">
                  <c:v>1.7391000000000001</c:v>
                </c:pt>
                <c:pt idx="4537">
                  <c:v>1.7587999999999999</c:v>
                </c:pt>
                <c:pt idx="4538">
                  <c:v>1.7441</c:v>
                </c:pt>
                <c:pt idx="4539">
                  <c:v>1.7403999999999999</c:v>
                </c:pt>
                <c:pt idx="4540">
                  <c:v>1.7404999999999999</c:v>
                </c:pt>
                <c:pt idx="4541">
                  <c:v>1.7214</c:v>
                </c:pt>
                <c:pt idx="4542">
                  <c:v>1.7154</c:v>
                </c:pt>
                <c:pt idx="4543">
                  <c:v>1.7198</c:v>
                </c:pt>
                <c:pt idx="4544">
                  <c:v>1.7342</c:v>
                </c:pt>
                <c:pt idx="4545">
                  <c:v>1.7256</c:v>
                </c:pt>
                <c:pt idx="4546">
                  <c:v>1.7175</c:v>
                </c:pt>
                <c:pt idx="4547">
                  <c:v>1.7266999999999999</c:v>
                </c:pt>
                <c:pt idx="4548">
                  <c:v>1.7264999999999999</c:v>
                </c:pt>
                <c:pt idx="4549">
                  <c:v>1.7248000000000001</c:v>
                </c:pt>
                <c:pt idx="4550">
                  <c:v>1.7158</c:v>
                </c:pt>
                <c:pt idx="4551">
                  <c:v>1.7148000000000001</c:v>
                </c:pt>
                <c:pt idx="4552">
                  <c:v>1.7198</c:v>
                </c:pt>
                <c:pt idx="4553">
                  <c:v>1.7388999999999999</c:v>
                </c:pt>
                <c:pt idx="4554">
                  <c:v>1.7358</c:v>
                </c:pt>
                <c:pt idx="4555">
                  <c:v>1.7202999999999999</c:v>
                </c:pt>
                <c:pt idx="4556">
                  <c:v>1.7191000000000001</c:v>
                </c:pt>
                <c:pt idx="4557">
                  <c:v>1.7182999999999999</c:v>
                </c:pt>
                <c:pt idx="4558">
                  <c:v>1.7195</c:v>
                </c:pt>
                <c:pt idx="4559">
                  <c:v>1.7258</c:v>
                </c:pt>
                <c:pt idx="4560">
                  <c:v>1.7351000000000001</c:v>
                </c:pt>
                <c:pt idx="4561">
                  <c:v>1.7341</c:v>
                </c:pt>
                <c:pt idx="4562">
                  <c:v>1.7136</c:v>
                </c:pt>
                <c:pt idx="4563">
                  <c:v>1.7343</c:v>
                </c:pt>
                <c:pt idx="4564">
                  <c:v>1.7285999999999999</c:v>
                </c:pt>
                <c:pt idx="4565">
                  <c:v>1.7165999999999999</c:v>
                </c:pt>
                <c:pt idx="4566">
                  <c:v>1.7246999999999999</c:v>
                </c:pt>
                <c:pt idx="4567">
                  <c:v>1.7048000000000001</c:v>
                </c:pt>
                <c:pt idx="4568">
                  <c:v>1.6963999999999999</c:v>
                </c:pt>
                <c:pt idx="4569">
                  <c:v>1.7138</c:v>
                </c:pt>
                <c:pt idx="4570">
                  <c:v>1.7087000000000001</c:v>
                </c:pt>
                <c:pt idx="4571">
                  <c:v>1.7038</c:v>
                </c:pt>
                <c:pt idx="4572">
                  <c:v>1.6999</c:v>
                </c:pt>
                <c:pt idx="4573">
                  <c:v>1.6866000000000001</c:v>
                </c:pt>
                <c:pt idx="4574">
                  <c:v>1.6989000000000001</c:v>
                </c:pt>
                <c:pt idx="4575">
                  <c:v>1.7114</c:v>
                </c:pt>
                <c:pt idx="4576">
                  <c:v>1.7218</c:v>
                </c:pt>
                <c:pt idx="4577">
                  <c:v>1.7263999999999999</c:v>
                </c:pt>
                <c:pt idx="4578">
                  <c:v>1.7319</c:v>
                </c:pt>
                <c:pt idx="4579">
                  <c:v>1.7421</c:v>
                </c:pt>
                <c:pt idx="4580">
                  <c:v>1.7430000000000001</c:v>
                </c:pt>
                <c:pt idx="4581">
                  <c:v>1.7169000000000001</c:v>
                </c:pt>
                <c:pt idx="4582">
                  <c:v>1.7052</c:v>
                </c:pt>
                <c:pt idx="4583">
                  <c:v>1.7267999999999999</c:v>
                </c:pt>
                <c:pt idx="4584">
                  <c:v>1.7506999999999999</c:v>
                </c:pt>
                <c:pt idx="4585">
                  <c:v>1.7316</c:v>
                </c:pt>
                <c:pt idx="4586">
                  <c:v>1.7282</c:v>
                </c:pt>
                <c:pt idx="4587">
                  <c:v>1.7161999999999999</c:v>
                </c:pt>
                <c:pt idx="4588">
                  <c:v>1.7212000000000001</c:v>
                </c:pt>
                <c:pt idx="4589">
                  <c:v>1.7224999999999999</c:v>
                </c:pt>
                <c:pt idx="4590">
                  <c:v>1.7131000000000001</c:v>
                </c:pt>
                <c:pt idx="4591">
                  <c:v>1.7185999999999999</c:v>
                </c:pt>
                <c:pt idx="4592">
                  <c:v>1.7139</c:v>
                </c:pt>
                <c:pt idx="4593">
                  <c:v>1.7150000000000001</c:v>
                </c:pt>
                <c:pt idx="4594">
                  <c:v>1.7130000000000001</c:v>
                </c:pt>
                <c:pt idx="4595">
                  <c:v>1.7105999999999999</c:v>
                </c:pt>
                <c:pt idx="4596">
                  <c:v>1.7210000000000001</c:v>
                </c:pt>
                <c:pt idx="4597">
                  <c:v>1.7266999999999999</c:v>
                </c:pt>
                <c:pt idx="4598">
                  <c:v>1.7284999999999999</c:v>
                </c:pt>
                <c:pt idx="4599">
                  <c:v>1.7394000000000001</c:v>
                </c:pt>
                <c:pt idx="4600">
                  <c:v>1.7557</c:v>
                </c:pt>
                <c:pt idx="4601">
                  <c:v>1.7586999999999999</c:v>
                </c:pt>
                <c:pt idx="4602">
                  <c:v>1.7477</c:v>
                </c:pt>
                <c:pt idx="4603">
                  <c:v>1.7374000000000001</c:v>
                </c:pt>
                <c:pt idx="4604">
                  <c:v>1.7452000000000001</c:v>
                </c:pt>
                <c:pt idx="4605">
                  <c:v>1.7366999999999999</c:v>
                </c:pt>
                <c:pt idx="4606">
                  <c:v>1.7228000000000001</c:v>
                </c:pt>
                <c:pt idx="4607">
                  <c:v>1.7276</c:v>
                </c:pt>
                <c:pt idx="4608">
                  <c:v>1.7251000000000001</c:v>
                </c:pt>
                <c:pt idx="4609">
                  <c:v>1.7223999999999999</c:v>
                </c:pt>
                <c:pt idx="4610">
                  <c:v>1.7186999999999999</c:v>
                </c:pt>
                <c:pt idx="4611">
                  <c:v>1.7176</c:v>
                </c:pt>
                <c:pt idx="4612">
                  <c:v>1.7234</c:v>
                </c:pt>
                <c:pt idx="4613">
                  <c:v>1.7197</c:v>
                </c:pt>
                <c:pt idx="4614">
                  <c:v>1.7278</c:v>
                </c:pt>
                <c:pt idx="4615">
                  <c:v>1.7218</c:v>
                </c:pt>
                <c:pt idx="4616">
                  <c:v>1.7259</c:v>
                </c:pt>
                <c:pt idx="4617">
                  <c:v>1.7112000000000001</c:v>
                </c:pt>
                <c:pt idx="4618">
                  <c:v>1.7153</c:v>
                </c:pt>
                <c:pt idx="4619">
                  <c:v>1.7064999999999999</c:v>
                </c:pt>
                <c:pt idx="4620">
                  <c:v>1.7083999999999999</c:v>
                </c:pt>
                <c:pt idx="4621">
                  <c:v>1.7069000000000001</c:v>
                </c:pt>
                <c:pt idx="4622">
                  <c:v>1.7060999999999999</c:v>
                </c:pt>
                <c:pt idx="4623">
                  <c:v>1.7038</c:v>
                </c:pt>
                <c:pt idx="4624">
                  <c:v>1.7188000000000001</c:v>
                </c:pt>
                <c:pt idx="4625">
                  <c:v>1.7060999999999999</c:v>
                </c:pt>
                <c:pt idx="4626">
                  <c:v>1.7130000000000001</c:v>
                </c:pt>
                <c:pt idx="4627">
                  <c:v>1.7126999999999999</c:v>
                </c:pt>
                <c:pt idx="4628">
                  <c:v>1.7114</c:v>
                </c:pt>
                <c:pt idx="4629">
                  <c:v>1.7202</c:v>
                </c:pt>
                <c:pt idx="4630">
                  <c:v>1.7141999999999999</c:v>
                </c:pt>
                <c:pt idx="4631">
                  <c:v>1.7178</c:v>
                </c:pt>
                <c:pt idx="4632">
                  <c:v>1.7324999999999999</c:v>
                </c:pt>
                <c:pt idx="4633">
                  <c:v>1.7262999999999999</c:v>
                </c:pt>
                <c:pt idx="4634">
                  <c:v>1.7219</c:v>
                </c:pt>
                <c:pt idx="4635">
                  <c:v>1.7149000000000001</c:v>
                </c:pt>
                <c:pt idx="4636">
                  <c:v>1.7226999999999999</c:v>
                </c:pt>
                <c:pt idx="4637">
                  <c:v>1.7052</c:v>
                </c:pt>
                <c:pt idx="4638">
                  <c:v>1.71</c:v>
                </c:pt>
                <c:pt idx="4639">
                  <c:v>1.7135</c:v>
                </c:pt>
                <c:pt idx="4640">
                  <c:v>1.7333000000000001</c:v>
                </c:pt>
                <c:pt idx="4641">
                  <c:v>1.7194</c:v>
                </c:pt>
                <c:pt idx="4642">
                  <c:v>1.7393000000000001</c:v>
                </c:pt>
                <c:pt idx="4643">
                  <c:v>1.7358</c:v>
                </c:pt>
                <c:pt idx="4644">
                  <c:v>1.7267999999999999</c:v>
                </c:pt>
                <c:pt idx="4645">
                  <c:v>1.7232000000000001</c:v>
                </c:pt>
                <c:pt idx="4646">
                  <c:v>1.726</c:v>
                </c:pt>
                <c:pt idx="4647">
                  <c:v>1.7456</c:v>
                </c:pt>
                <c:pt idx="4648">
                  <c:v>1.7495000000000001</c:v>
                </c:pt>
                <c:pt idx="4649">
                  <c:v>1.7438</c:v>
                </c:pt>
                <c:pt idx="4650">
                  <c:v>1.7482</c:v>
                </c:pt>
                <c:pt idx="4651">
                  <c:v>1.748</c:v>
                </c:pt>
                <c:pt idx="4652">
                  <c:v>1.7299</c:v>
                </c:pt>
                <c:pt idx="4653">
                  <c:v>1.7422</c:v>
                </c:pt>
                <c:pt idx="4654">
                  <c:v>1.7343999999999999</c:v>
                </c:pt>
                <c:pt idx="4655">
                  <c:v>1.7369000000000001</c:v>
                </c:pt>
                <c:pt idx="4656">
                  <c:v>1.7484999999999999</c:v>
                </c:pt>
                <c:pt idx="4657">
                  <c:v>1.7529999999999999</c:v>
                </c:pt>
                <c:pt idx="4658">
                  <c:v>1.752</c:v>
                </c:pt>
                <c:pt idx="4659">
                  <c:v>1.7427999999999999</c:v>
                </c:pt>
                <c:pt idx="4660">
                  <c:v>1.7498</c:v>
                </c:pt>
                <c:pt idx="4661">
                  <c:v>1.7411000000000001</c:v>
                </c:pt>
                <c:pt idx="4662">
                  <c:v>1.7405999999999999</c:v>
                </c:pt>
                <c:pt idx="4663">
                  <c:v>1.7306999999999999</c:v>
                </c:pt>
                <c:pt idx="4664">
                  <c:v>1.7369000000000001</c:v>
                </c:pt>
                <c:pt idx="4665">
                  <c:v>1.7448999999999999</c:v>
                </c:pt>
                <c:pt idx="4666">
                  <c:v>1.7402</c:v>
                </c:pt>
                <c:pt idx="4667">
                  <c:v>1.7297</c:v>
                </c:pt>
                <c:pt idx="4668">
                  <c:v>1.7372000000000001</c:v>
                </c:pt>
                <c:pt idx="4669">
                  <c:v>1.7379</c:v>
                </c:pt>
                <c:pt idx="4670">
                  <c:v>1.726</c:v>
                </c:pt>
                <c:pt idx="4671">
                  <c:v>1.7422</c:v>
                </c:pt>
                <c:pt idx="4672">
                  <c:v>1.7477</c:v>
                </c:pt>
                <c:pt idx="4673">
                  <c:v>1.7476</c:v>
                </c:pt>
                <c:pt idx="4674">
                  <c:v>1.7402</c:v>
                </c:pt>
                <c:pt idx="4675">
                  <c:v>1.7362</c:v>
                </c:pt>
                <c:pt idx="4676">
                  <c:v>1.7444</c:v>
                </c:pt>
                <c:pt idx="4677">
                  <c:v>1.7410000000000001</c:v>
                </c:pt>
                <c:pt idx="4678">
                  <c:v>1.7327999999999999</c:v>
                </c:pt>
                <c:pt idx="4679">
                  <c:v>1.7453000000000001</c:v>
                </c:pt>
                <c:pt idx="4680">
                  <c:v>1.7438</c:v>
                </c:pt>
                <c:pt idx="4681">
                  <c:v>1.7263999999999999</c:v>
                </c:pt>
                <c:pt idx="4682">
                  <c:v>1.7458</c:v>
                </c:pt>
                <c:pt idx="4683">
                  <c:v>1.7431000000000001</c:v>
                </c:pt>
                <c:pt idx="4684">
                  <c:v>1.744</c:v>
                </c:pt>
                <c:pt idx="4685">
                  <c:v>1.7435</c:v>
                </c:pt>
                <c:pt idx="4686">
                  <c:v>1.7522</c:v>
                </c:pt>
                <c:pt idx="4687">
                  <c:v>1.7375</c:v>
                </c:pt>
                <c:pt idx="4688">
                  <c:v>1.7332000000000001</c:v>
                </c:pt>
                <c:pt idx="4689">
                  <c:v>1.7323</c:v>
                </c:pt>
                <c:pt idx="4690">
                  <c:v>1.7255</c:v>
                </c:pt>
                <c:pt idx="4691">
                  <c:v>1.7264999999999999</c:v>
                </c:pt>
                <c:pt idx="4692">
                  <c:v>1.7225999999999999</c:v>
                </c:pt>
                <c:pt idx="4693">
                  <c:v>1.7269000000000001</c:v>
                </c:pt>
                <c:pt idx="4694">
                  <c:v>1.7416</c:v>
                </c:pt>
                <c:pt idx="4695">
                  <c:v>1.7434000000000001</c:v>
                </c:pt>
                <c:pt idx="4696">
                  <c:v>1.7378</c:v>
                </c:pt>
                <c:pt idx="4697">
                  <c:v>1.7471000000000001</c:v>
                </c:pt>
                <c:pt idx="4698">
                  <c:v>1.7371000000000001</c:v>
                </c:pt>
                <c:pt idx="4699">
                  <c:v>1.7470000000000001</c:v>
                </c:pt>
                <c:pt idx="4700">
                  <c:v>1.7549999999999999</c:v>
                </c:pt>
                <c:pt idx="4701">
                  <c:v>1.7398</c:v>
                </c:pt>
                <c:pt idx="4702">
                  <c:v>1.7397</c:v>
                </c:pt>
                <c:pt idx="4703">
                  <c:v>1.7403999999999999</c:v>
                </c:pt>
                <c:pt idx="4704">
                  <c:v>1.7325999999999999</c:v>
                </c:pt>
                <c:pt idx="4705">
                  <c:v>1.7343999999999999</c:v>
                </c:pt>
                <c:pt idx="4706">
                  <c:v>1.7324999999999999</c:v>
                </c:pt>
                <c:pt idx="4707">
                  <c:v>1.728</c:v>
                </c:pt>
                <c:pt idx="4708">
                  <c:v>1.7266999999999999</c:v>
                </c:pt>
                <c:pt idx="4709">
                  <c:v>1.6950000000000001</c:v>
                </c:pt>
                <c:pt idx="4710">
                  <c:v>1.6996</c:v>
                </c:pt>
                <c:pt idx="4711">
                  <c:v>1.7085999999999999</c:v>
                </c:pt>
                <c:pt idx="4712">
                  <c:v>1.7059</c:v>
                </c:pt>
                <c:pt idx="4713">
                  <c:v>1.6952</c:v>
                </c:pt>
                <c:pt idx="4714">
                  <c:v>1.6861999999999999</c:v>
                </c:pt>
                <c:pt idx="4715">
                  <c:v>1.6830000000000001</c:v>
                </c:pt>
                <c:pt idx="4716">
                  <c:v>1.6935</c:v>
                </c:pt>
                <c:pt idx="4717">
                  <c:v>1.7018</c:v>
                </c:pt>
                <c:pt idx="4718">
                  <c:v>1.6987000000000001</c:v>
                </c:pt>
                <c:pt idx="4719">
                  <c:v>1.7069000000000001</c:v>
                </c:pt>
                <c:pt idx="4720">
                  <c:v>1.7174</c:v>
                </c:pt>
                <c:pt idx="4721">
                  <c:v>1.7181999999999999</c:v>
                </c:pt>
                <c:pt idx="4722">
                  <c:v>1.7222999999999999</c:v>
                </c:pt>
                <c:pt idx="4723">
                  <c:v>1.7195</c:v>
                </c:pt>
                <c:pt idx="4724">
                  <c:v>1.7336</c:v>
                </c:pt>
                <c:pt idx="4725">
                  <c:v>1.7182999999999999</c:v>
                </c:pt>
                <c:pt idx="4726">
                  <c:v>1.7148000000000001</c:v>
                </c:pt>
                <c:pt idx="4727">
                  <c:v>1.7064999999999999</c:v>
                </c:pt>
                <c:pt idx="4728">
                  <c:v>1.7054</c:v>
                </c:pt>
                <c:pt idx="4729">
                  <c:v>1.6982999999999999</c:v>
                </c:pt>
                <c:pt idx="4730">
                  <c:v>1.7130000000000001</c:v>
                </c:pt>
                <c:pt idx="4731">
                  <c:v>1.7293000000000001</c:v>
                </c:pt>
                <c:pt idx="4732">
                  <c:v>1.7282</c:v>
                </c:pt>
                <c:pt idx="4733">
                  <c:v>1.7193000000000001</c:v>
                </c:pt>
                <c:pt idx="4734">
                  <c:v>1.7292000000000001</c:v>
                </c:pt>
                <c:pt idx="4735">
                  <c:v>1.7250000000000001</c:v>
                </c:pt>
                <c:pt idx="4736">
                  <c:v>1.7353000000000001</c:v>
                </c:pt>
                <c:pt idx="4737">
                  <c:v>1.7242999999999999</c:v>
                </c:pt>
                <c:pt idx="4738">
                  <c:v>1.7235</c:v>
                </c:pt>
                <c:pt idx="4739">
                  <c:v>1.7212000000000001</c:v>
                </c:pt>
                <c:pt idx="4740">
                  <c:v>1.7236</c:v>
                </c:pt>
                <c:pt idx="4741">
                  <c:v>1.7189000000000001</c:v>
                </c:pt>
                <c:pt idx="4742">
                  <c:v>1.7158</c:v>
                </c:pt>
                <c:pt idx="4743">
                  <c:v>1.7236</c:v>
                </c:pt>
                <c:pt idx="4744">
                  <c:v>1.7153</c:v>
                </c:pt>
                <c:pt idx="4745">
                  <c:v>1.7186999999999999</c:v>
                </c:pt>
                <c:pt idx="4746">
                  <c:v>1.7154</c:v>
                </c:pt>
                <c:pt idx="4747">
                  <c:v>1.7161</c:v>
                </c:pt>
                <c:pt idx="4748">
                  <c:v>1.6995</c:v>
                </c:pt>
                <c:pt idx="4749">
                  <c:v>1.6898</c:v>
                </c:pt>
                <c:pt idx="4750">
                  <c:v>1.7029000000000001</c:v>
                </c:pt>
                <c:pt idx="4751">
                  <c:v>1.7095</c:v>
                </c:pt>
                <c:pt idx="4752">
                  <c:v>1.7112000000000001</c:v>
                </c:pt>
                <c:pt idx="4753">
                  <c:v>1.7188000000000001</c:v>
                </c:pt>
                <c:pt idx="4754">
                  <c:v>1.7077</c:v>
                </c:pt>
                <c:pt idx="4755">
                  <c:v>1.7225999999999999</c:v>
                </c:pt>
                <c:pt idx="4756">
                  <c:v>1.7203999999999999</c:v>
                </c:pt>
                <c:pt idx="4757">
                  <c:v>1.7150000000000001</c:v>
                </c:pt>
                <c:pt idx="4758">
                  <c:v>1.724</c:v>
                </c:pt>
                <c:pt idx="4759">
                  <c:v>1.7103999999999999</c:v>
                </c:pt>
                <c:pt idx="4760">
                  <c:v>1.7108000000000001</c:v>
                </c:pt>
                <c:pt idx="4761">
                  <c:v>1.6999</c:v>
                </c:pt>
                <c:pt idx="4762">
                  <c:v>1.7030000000000001</c:v>
                </c:pt>
                <c:pt idx="4763">
                  <c:v>1.7259</c:v>
                </c:pt>
                <c:pt idx="4764">
                  <c:v>1.7322</c:v>
                </c:pt>
                <c:pt idx="4765">
                  <c:v>1.7173</c:v>
                </c:pt>
                <c:pt idx="4766">
                  <c:v>1.7294</c:v>
                </c:pt>
                <c:pt idx="4767">
                  <c:v>1.7275</c:v>
                </c:pt>
                <c:pt idx="4768">
                  <c:v>1.7105999999999999</c:v>
                </c:pt>
                <c:pt idx="4769">
                  <c:v>1.7104999999999999</c:v>
                </c:pt>
                <c:pt idx="4770">
                  <c:v>1.7137</c:v>
                </c:pt>
                <c:pt idx="4771">
                  <c:v>1.7007000000000001</c:v>
                </c:pt>
                <c:pt idx="4772">
                  <c:v>1.7023999999999999</c:v>
                </c:pt>
                <c:pt idx="4773">
                  <c:v>1.7213000000000001</c:v>
                </c:pt>
                <c:pt idx="4774">
                  <c:v>1.7334000000000001</c:v>
                </c:pt>
                <c:pt idx="4775">
                  <c:v>1.7411000000000001</c:v>
                </c:pt>
                <c:pt idx="4776">
                  <c:v>1.7511000000000001</c:v>
                </c:pt>
                <c:pt idx="4777">
                  <c:v>1.758</c:v>
                </c:pt>
                <c:pt idx="4778">
                  <c:v>1.7508999999999999</c:v>
                </c:pt>
                <c:pt idx="4779">
                  <c:v>1.7519</c:v>
                </c:pt>
                <c:pt idx="4780">
                  <c:v>1.7371000000000001</c:v>
                </c:pt>
                <c:pt idx="4781">
                  <c:v>1.7319</c:v>
                </c:pt>
                <c:pt idx="4782">
                  <c:v>1.7248000000000001</c:v>
                </c:pt>
                <c:pt idx="4783">
                  <c:v>1.7170000000000001</c:v>
                </c:pt>
                <c:pt idx="4784">
                  <c:v>1.714</c:v>
                </c:pt>
                <c:pt idx="4785">
                  <c:v>1.7258</c:v>
                </c:pt>
                <c:pt idx="4786">
                  <c:v>1.7252000000000001</c:v>
                </c:pt>
                <c:pt idx="4787">
                  <c:v>1.7444999999999999</c:v>
                </c:pt>
                <c:pt idx="4788">
                  <c:v>1.7471000000000001</c:v>
                </c:pt>
                <c:pt idx="4789">
                  <c:v>1.7384999999999999</c:v>
                </c:pt>
                <c:pt idx="4790">
                  <c:v>1.73</c:v>
                </c:pt>
                <c:pt idx="4791">
                  <c:v>1.7230000000000001</c:v>
                </c:pt>
                <c:pt idx="4792">
                  <c:v>1.7337</c:v>
                </c:pt>
                <c:pt idx="4793">
                  <c:v>1.7358</c:v>
                </c:pt>
                <c:pt idx="4794">
                  <c:v>1.7350000000000001</c:v>
                </c:pt>
                <c:pt idx="4795">
                  <c:v>1.7404999999999999</c:v>
                </c:pt>
                <c:pt idx="4796">
                  <c:v>1.7316</c:v>
                </c:pt>
                <c:pt idx="4797">
                  <c:v>1.7339</c:v>
                </c:pt>
                <c:pt idx="4798">
                  <c:v>1.7372000000000001</c:v>
                </c:pt>
                <c:pt idx="4799">
                  <c:v>1.7248000000000001</c:v>
                </c:pt>
                <c:pt idx="4800">
                  <c:v>1.7122999999999999</c:v>
                </c:pt>
                <c:pt idx="4801">
                  <c:v>1.7164999999999999</c:v>
                </c:pt>
                <c:pt idx="4802">
                  <c:v>1.7004999999999999</c:v>
                </c:pt>
                <c:pt idx="4803">
                  <c:v>1.7027000000000001</c:v>
                </c:pt>
                <c:pt idx="4804">
                  <c:v>1.7101</c:v>
                </c:pt>
                <c:pt idx="4805">
                  <c:v>1.7034</c:v>
                </c:pt>
                <c:pt idx="4806">
                  <c:v>1.7069000000000001</c:v>
                </c:pt>
                <c:pt idx="4807">
                  <c:v>1.7242</c:v>
                </c:pt>
                <c:pt idx="4808">
                  <c:v>1.7315</c:v>
                </c:pt>
                <c:pt idx="4809">
                  <c:v>1.7425999999999999</c:v>
                </c:pt>
                <c:pt idx="4810">
                  <c:v>1.7369000000000001</c:v>
                </c:pt>
                <c:pt idx="4811">
                  <c:v>1.7406999999999999</c:v>
                </c:pt>
                <c:pt idx="4812">
                  <c:v>1.7331000000000001</c:v>
                </c:pt>
                <c:pt idx="4813">
                  <c:v>1.7113</c:v>
                </c:pt>
                <c:pt idx="4814">
                  <c:v>1.7301</c:v>
                </c:pt>
                <c:pt idx="4815">
                  <c:v>1.7370000000000001</c:v>
                </c:pt>
                <c:pt idx="4816">
                  <c:v>1.7414000000000001</c:v>
                </c:pt>
                <c:pt idx="4817">
                  <c:v>1.7512000000000001</c:v>
                </c:pt>
                <c:pt idx="4818">
                  <c:v>1.7525999999999999</c:v>
                </c:pt>
                <c:pt idx="4819">
                  <c:v>1.7377</c:v>
                </c:pt>
                <c:pt idx="4820">
                  <c:v>1.734</c:v>
                </c:pt>
                <c:pt idx="4821">
                  <c:v>1.7138</c:v>
                </c:pt>
                <c:pt idx="4822">
                  <c:v>1.7251000000000001</c:v>
                </c:pt>
                <c:pt idx="4823">
                  <c:v>1.738</c:v>
                </c:pt>
                <c:pt idx="4824">
                  <c:v>1.7255</c:v>
                </c:pt>
                <c:pt idx="4825">
                  <c:v>1.7229000000000001</c:v>
                </c:pt>
                <c:pt idx="4826">
                  <c:v>1.7261</c:v>
                </c:pt>
                <c:pt idx="4827">
                  <c:v>1.7287999999999999</c:v>
                </c:pt>
                <c:pt idx="4828">
                  <c:v>1.7282999999999999</c:v>
                </c:pt>
                <c:pt idx="4829">
                  <c:v>1.7170000000000001</c:v>
                </c:pt>
                <c:pt idx="4830">
                  <c:v>1.7110000000000001</c:v>
                </c:pt>
                <c:pt idx="4831">
                  <c:v>1.7162999999999999</c:v>
                </c:pt>
                <c:pt idx="4832">
                  <c:v>1.7381</c:v>
                </c:pt>
                <c:pt idx="4833">
                  <c:v>1.7298</c:v>
                </c:pt>
                <c:pt idx="4834">
                  <c:v>1.7250000000000001</c:v>
                </c:pt>
                <c:pt idx="4835">
                  <c:v>1.7189000000000001</c:v>
                </c:pt>
                <c:pt idx="4836">
                  <c:v>1.7261</c:v>
                </c:pt>
                <c:pt idx="4837">
                  <c:v>1.7222</c:v>
                </c:pt>
                <c:pt idx="4838">
                  <c:v>1.7092000000000001</c:v>
                </c:pt>
                <c:pt idx="4839">
                  <c:v>1.7118</c:v>
                </c:pt>
                <c:pt idx="4840">
                  <c:v>1.7155</c:v>
                </c:pt>
                <c:pt idx="4841">
                  <c:v>1.7065999999999999</c:v>
                </c:pt>
                <c:pt idx="4842">
                  <c:v>1.7181999999999999</c:v>
                </c:pt>
                <c:pt idx="4843">
                  <c:v>1.7214</c:v>
                </c:pt>
                <c:pt idx="4844">
                  <c:v>1.7164999999999999</c:v>
                </c:pt>
                <c:pt idx="4845">
                  <c:v>1.7156</c:v>
                </c:pt>
                <c:pt idx="4846">
                  <c:v>1.7265999999999999</c:v>
                </c:pt>
                <c:pt idx="4847">
                  <c:v>1.7196</c:v>
                </c:pt>
                <c:pt idx="4848">
                  <c:v>1.7287999999999999</c:v>
                </c:pt>
                <c:pt idx="4849">
                  <c:v>1.7343999999999999</c:v>
                </c:pt>
                <c:pt idx="4850">
                  <c:v>1.7334000000000001</c:v>
                </c:pt>
                <c:pt idx="4851">
                  <c:v>1.7487999999999999</c:v>
                </c:pt>
                <c:pt idx="4852">
                  <c:v>1.7444999999999999</c:v>
                </c:pt>
                <c:pt idx="4853">
                  <c:v>1.7430000000000001</c:v>
                </c:pt>
                <c:pt idx="4854">
                  <c:v>1.7314000000000001</c:v>
                </c:pt>
                <c:pt idx="4855">
                  <c:v>1.7133</c:v>
                </c:pt>
                <c:pt idx="4856">
                  <c:v>1.7181999999999999</c:v>
                </c:pt>
                <c:pt idx="4857">
                  <c:v>1.7226999999999999</c:v>
                </c:pt>
                <c:pt idx="4858">
                  <c:v>1.7332000000000001</c:v>
                </c:pt>
                <c:pt idx="4859">
                  <c:v>1.73</c:v>
                </c:pt>
                <c:pt idx="4860">
                  <c:v>1.7413000000000001</c:v>
                </c:pt>
                <c:pt idx="4861">
                  <c:v>1.7334000000000001</c:v>
                </c:pt>
                <c:pt idx="4862">
                  <c:v>1.7406999999999999</c:v>
                </c:pt>
                <c:pt idx="4863">
                  <c:v>1.7351000000000001</c:v>
                </c:pt>
                <c:pt idx="4864">
                  <c:v>1.7275</c:v>
                </c:pt>
                <c:pt idx="4865">
                  <c:v>1.7205999999999999</c:v>
                </c:pt>
                <c:pt idx="4866">
                  <c:v>1.7231000000000001</c:v>
                </c:pt>
                <c:pt idx="4867">
                  <c:v>1.7150000000000001</c:v>
                </c:pt>
                <c:pt idx="4868">
                  <c:v>1.7257</c:v>
                </c:pt>
                <c:pt idx="4869">
                  <c:v>1.7248000000000001</c:v>
                </c:pt>
                <c:pt idx="4870">
                  <c:v>1.7278</c:v>
                </c:pt>
                <c:pt idx="4871">
                  <c:v>1.7239</c:v>
                </c:pt>
                <c:pt idx="4872">
                  <c:v>1.7103999999999999</c:v>
                </c:pt>
                <c:pt idx="4873">
                  <c:v>1.7050000000000001</c:v>
                </c:pt>
                <c:pt idx="4874">
                  <c:v>1.7219</c:v>
                </c:pt>
                <c:pt idx="4875">
                  <c:v>1.7190000000000001</c:v>
                </c:pt>
                <c:pt idx="4876">
                  <c:v>1.7150000000000001</c:v>
                </c:pt>
                <c:pt idx="4877">
                  <c:v>1.7253000000000001</c:v>
                </c:pt>
                <c:pt idx="4878">
                  <c:v>1.7141999999999999</c:v>
                </c:pt>
                <c:pt idx="4879">
                  <c:v>1.7191000000000001</c:v>
                </c:pt>
                <c:pt idx="4880">
                  <c:v>1.7101</c:v>
                </c:pt>
                <c:pt idx="4881">
                  <c:v>1.7138</c:v>
                </c:pt>
                <c:pt idx="4882">
                  <c:v>1.7253000000000001</c:v>
                </c:pt>
                <c:pt idx="4883">
                  <c:v>1.7302999999999999</c:v>
                </c:pt>
                <c:pt idx="4884">
                  <c:v>1.7271000000000001</c:v>
                </c:pt>
                <c:pt idx="4885">
                  <c:v>1.7395</c:v>
                </c:pt>
                <c:pt idx="4886">
                  <c:v>1.7230000000000001</c:v>
                </c:pt>
                <c:pt idx="4887">
                  <c:v>1.7229000000000001</c:v>
                </c:pt>
                <c:pt idx="4888">
                  <c:v>1.7222</c:v>
                </c:pt>
                <c:pt idx="4889">
                  <c:v>1.7224999999999999</c:v>
                </c:pt>
                <c:pt idx="4890">
                  <c:v>1.7133</c:v>
                </c:pt>
                <c:pt idx="4891">
                  <c:v>1.7255</c:v>
                </c:pt>
                <c:pt idx="4892">
                  <c:v>1.7191000000000001</c:v>
                </c:pt>
                <c:pt idx="4893">
                  <c:v>1.7316</c:v>
                </c:pt>
                <c:pt idx="4894">
                  <c:v>1.7378</c:v>
                </c:pt>
                <c:pt idx="4895">
                  <c:v>1.7271000000000001</c:v>
                </c:pt>
                <c:pt idx="4896">
                  <c:v>1.7210000000000001</c:v>
                </c:pt>
                <c:pt idx="4897">
                  <c:v>1.7074</c:v>
                </c:pt>
                <c:pt idx="4898">
                  <c:v>1.7136</c:v>
                </c:pt>
                <c:pt idx="4899">
                  <c:v>1.7071000000000001</c:v>
                </c:pt>
                <c:pt idx="4900">
                  <c:v>1.7179</c:v>
                </c:pt>
                <c:pt idx="4901">
                  <c:v>1.7266999999999999</c:v>
                </c:pt>
                <c:pt idx="4902">
                  <c:v>1.7353000000000001</c:v>
                </c:pt>
                <c:pt idx="4903">
                  <c:v>1.7345999999999999</c:v>
                </c:pt>
                <c:pt idx="4904">
                  <c:v>1.7352000000000001</c:v>
                </c:pt>
                <c:pt idx="4905">
                  <c:v>1.7259</c:v>
                </c:pt>
                <c:pt idx="4906">
                  <c:v>1.7218</c:v>
                </c:pt>
                <c:pt idx="4907">
                  <c:v>1.7113</c:v>
                </c:pt>
                <c:pt idx="4908">
                  <c:v>1.7094</c:v>
                </c:pt>
                <c:pt idx="4909">
                  <c:v>1.7170000000000001</c:v>
                </c:pt>
                <c:pt idx="4910">
                  <c:v>1.718</c:v>
                </c:pt>
                <c:pt idx="4911">
                  <c:v>1.7016</c:v>
                </c:pt>
                <c:pt idx="4912">
                  <c:v>1.7225999999999999</c:v>
                </c:pt>
                <c:pt idx="4913">
                  <c:v>1.714</c:v>
                </c:pt>
                <c:pt idx="4914">
                  <c:v>1.7213000000000001</c:v>
                </c:pt>
                <c:pt idx="4915">
                  <c:v>1.7287999999999999</c:v>
                </c:pt>
                <c:pt idx="4916">
                  <c:v>1.7283999999999999</c:v>
                </c:pt>
                <c:pt idx="4917">
                  <c:v>1.7290000000000001</c:v>
                </c:pt>
                <c:pt idx="4918">
                  <c:v>1.752</c:v>
                </c:pt>
                <c:pt idx="4919">
                  <c:v>1.7543</c:v>
                </c:pt>
                <c:pt idx="4920">
                  <c:v>1.7534000000000001</c:v>
                </c:pt>
                <c:pt idx="4921">
                  <c:v>1.7427999999999999</c:v>
                </c:pt>
                <c:pt idx="4922">
                  <c:v>1.7475000000000001</c:v>
                </c:pt>
                <c:pt idx="4923">
                  <c:v>1.7452000000000001</c:v>
                </c:pt>
                <c:pt idx="4924">
                  <c:v>1.7351000000000001</c:v>
                </c:pt>
                <c:pt idx="4925">
                  <c:v>1.7398</c:v>
                </c:pt>
                <c:pt idx="4926">
                  <c:v>1.7432000000000001</c:v>
                </c:pt>
                <c:pt idx="4927">
                  <c:v>1.7517</c:v>
                </c:pt>
                <c:pt idx="4928">
                  <c:v>1.7319</c:v>
                </c:pt>
                <c:pt idx="4929">
                  <c:v>1.7313000000000001</c:v>
                </c:pt>
                <c:pt idx="4930">
                  <c:v>1.7314000000000001</c:v>
                </c:pt>
                <c:pt idx="4931">
                  <c:v>1.7103999999999999</c:v>
                </c:pt>
                <c:pt idx="4932">
                  <c:v>1.7012</c:v>
                </c:pt>
                <c:pt idx="4933">
                  <c:v>1.7028000000000001</c:v>
                </c:pt>
                <c:pt idx="4934">
                  <c:v>1.7219</c:v>
                </c:pt>
                <c:pt idx="4935">
                  <c:v>1.7138</c:v>
                </c:pt>
                <c:pt idx="4936">
                  <c:v>1.7119</c:v>
                </c:pt>
                <c:pt idx="4937">
                  <c:v>1.7096</c:v>
                </c:pt>
                <c:pt idx="4938">
                  <c:v>1.706</c:v>
                </c:pt>
                <c:pt idx="4939">
                  <c:v>1.6876</c:v>
                </c:pt>
                <c:pt idx="4940">
                  <c:v>1.7018</c:v>
                </c:pt>
                <c:pt idx="4941">
                  <c:v>1.7087000000000001</c:v>
                </c:pt>
                <c:pt idx="4942">
                  <c:v>1.7141</c:v>
                </c:pt>
                <c:pt idx="4943">
                  <c:v>1.7209000000000001</c:v>
                </c:pt>
                <c:pt idx="4944">
                  <c:v>1.7084999999999999</c:v>
                </c:pt>
                <c:pt idx="4945">
                  <c:v>1.7212000000000001</c:v>
                </c:pt>
                <c:pt idx="4946">
                  <c:v>1.7110000000000001</c:v>
                </c:pt>
                <c:pt idx="4947">
                  <c:v>1.6995</c:v>
                </c:pt>
                <c:pt idx="4948">
                  <c:v>1.7060999999999999</c:v>
                </c:pt>
                <c:pt idx="4949">
                  <c:v>1.6915</c:v>
                </c:pt>
                <c:pt idx="4950">
                  <c:v>1.7022999999999999</c:v>
                </c:pt>
                <c:pt idx="4951">
                  <c:v>1.6987000000000001</c:v>
                </c:pt>
                <c:pt idx="4952">
                  <c:v>1.7057</c:v>
                </c:pt>
                <c:pt idx="4953">
                  <c:v>1.7143999999999999</c:v>
                </c:pt>
                <c:pt idx="4954">
                  <c:v>1.7199</c:v>
                </c:pt>
                <c:pt idx="4955">
                  <c:v>1.7236</c:v>
                </c:pt>
                <c:pt idx="4956">
                  <c:v>1.7166999999999999</c:v>
                </c:pt>
                <c:pt idx="4957">
                  <c:v>1.7296</c:v>
                </c:pt>
                <c:pt idx="4958">
                  <c:v>1.7291000000000001</c:v>
                </c:pt>
                <c:pt idx="4959">
                  <c:v>1.7327999999999999</c:v>
                </c:pt>
                <c:pt idx="4960">
                  <c:v>1.7242</c:v>
                </c:pt>
                <c:pt idx="4961">
                  <c:v>1.7353000000000001</c:v>
                </c:pt>
                <c:pt idx="4962">
                  <c:v>1.722</c:v>
                </c:pt>
                <c:pt idx="4963">
                  <c:v>1.7228000000000001</c:v>
                </c:pt>
                <c:pt idx="4964">
                  <c:v>1.7330000000000001</c:v>
                </c:pt>
                <c:pt idx="4965">
                  <c:v>1.7323</c:v>
                </c:pt>
                <c:pt idx="4966">
                  <c:v>1.7254</c:v>
                </c:pt>
                <c:pt idx="4967">
                  <c:v>1.7329000000000001</c:v>
                </c:pt>
                <c:pt idx="4968">
                  <c:v>1.7382</c:v>
                </c:pt>
                <c:pt idx="4969">
                  <c:v>1.7422</c:v>
                </c:pt>
                <c:pt idx="4970">
                  <c:v>1.7458</c:v>
                </c:pt>
                <c:pt idx="4971">
                  <c:v>1.7371000000000001</c:v>
                </c:pt>
                <c:pt idx="4972">
                  <c:v>1.7413000000000001</c:v>
                </c:pt>
                <c:pt idx="4973">
                  <c:v>1.736</c:v>
                </c:pt>
                <c:pt idx="4974">
                  <c:v>1.7435</c:v>
                </c:pt>
                <c:pt idx="4975">
                  <c:v>1.7495000000000001</c:v>
                </c:pt>
                <c:pt idx="4976">
                  <c:v>1.7305999999999999</c:v>
                </c:pt>
                <c:pt idx="4977">
                  <c:v>1.7256</c:v>
                </c:pt>
                <c:pt idx="4978">
                  <c:v>1.7330000000000001</c:v>
                </c:pt>
                <c:pt idx="4979">
                  <c:v>1.7384999999999999</c:v>
                </c:pt>
                <c:pt idx="4980">
                  <c:v>1.7309000000000001</c:v>
                </c:pt>
                <c:pt idx="4981">
                  <c:v>1.7214</c:v>
                </c:pt>
                <c:pt idx="4982">
                  <c:v>1.7262999999999999</c:v>
                </c:pt>
                <c:pt idx="4983">
                  <c:v>1.7181</c:v>
                </c:pt>
                <c:pt idx="4984">
                  <c:v>1.7190000000000001</c:v>
                </c:pt>
                <c:pt idx="4985">
                  <c:v>1.7216</c:v>
                </c:pt>
                <c:pt idx="4986">
                  <c:v>1.7232000000000001</c:v>
                </c:pt>
                <c:pt idx="4987">
                  <c:v>1.7279</c:v>
                </c:pt>
                <c:pt idx="4988">
                  <c:v>1.7285999999999999</c:v>
                </c:pt>
                <c:pt idx="4989">
                  <c:v>1.7285999999999999</c:v>
                </c:pt>
                <c:pt idx="4990">
                  <c:v>1.7219</c:v>
                </c:pt>
                <c:pt idx="4991">
                  <c:v>1.7121</c:v>
                </c:pt>
                <c:pt idx="4992">
                  <c:v>1.7028000000000001</c:v>
                </c:pt>
                <c:pt idx="4993">
                  <c:v>1.7074</c:v>
                </c:pt>
                <c:pt idx="4994">
                  <c:v>1.6941999999999999</c:v>
                </c:pt>
                <c:pt idx="4995">
                  <c:v>1.6989000000000001</c:v>
                </c:pt>
                <c:pt idx="4996">
                  <c:v>1.6915</c:v>
                </c:pt>
                <c:pt idx="4997">
                  <c:v>1.7034</c:v>
                </c:pt>
                <c:pt idx="4998">
                  <c:v>1.6906000000000001</c:v>
                </c:pt>
                <c:pt idx="4999">
                  <c:v>1.7057</c:v>
                </c:pt>
              </c:numCache>
            </c:numRef>
          </c:val>
          <c:smooth val="0"/>
          <c:extLst>
            <c:ext xmlns:c16="http://schemas.microsoft.com/office/drawing/2014/chart" uri="{C3380CC4-5D6E-409C-BE32-E72D297353CC}">
              <c16:uniqueId val="{00000000-F2EA-47FB-908A-7C33C7D9D756}"/>
            </c:ext>
          </c:extLst>
        </c:ser>
        <c:ser>
          <c:idx val="1"/>
          <c:order val="1"/>
          <c:tx>
            <c:strRef>
              <c:f>Sheet1!$E$1</c:f>
              <c:strCache>
                <c:ptCount val="1"/>
                <c:pt idx="0">
                  <c:v>draw</c:v>
                </c:pt>
              </c:strCache>
            </c:strRef>
          </c:tx>
          <c:spPr>
            <a:ln w="28575" cap="rnd">
              <a:solidFill>
                <a:schemeClr val="accent2"/>
              </a:solidFill>
              <a:round/>
            </a:ln>
            <a:effectLst/>
          </c:spPr>
          <c:marker>
            <c:symbol val="none"/>
          </c:marker>
          <c:val>
            <c:numRef>
              <c:f>Sheet1!$E$2:$E$5001</c:f>
              <c:numCache>
                <c:formatCode>General</c:formatCode>
                <c:ptCount val="5000"/>
                <c:pt idx="0">
                  <c:v>1.2273000000000001</c:v>
                </c:pt>
                <c:pt idx="1">
                  <c:v>1.2282999999999999</c:v>
                </c:pt>
                <c:pt idx="2">
                  <c:v>1.2337</c:v>
                </c:pt>
                <c:pt idx="3">
                  <c:v>1.2345999999999999</c:v>
                </c:pt>
                <c:pt idx="4">
                  <c:v>1.2318</c:v>
                </c:pt>
                <c:pt idx="5">
                  <c:v>1.24</c:v>
                </c:pt>
                <c:pt idx="6">
                  <c:v>1.2387999999999999</c:v>
                </c:pt>
                <c:pt idx="7">
                  <c:v>1.2470000000000001</c:v>
                </c:pt>
                <c:pt idx="8">
                  <c:v>1.2553000000000001</c:v>
                </c:pt>
                <c:pt idx="9">
                  <c:v>1.2629999999999999</c:v>
                </c:pt>
                <c:pt idx="10">
                  <c:v>1.2684</c:v>
                </c:pt>
                <c:pt idx="11">
                  <c:v>1.2687999999999999</c:v>
                </c:pt>
                <c:pt idx="12">
                  <c:v>1.2630999999999999</c:v>
                </c:pt>
                <c:pt idx="13">
                  <c:v>1.2685</c:v>
                </c:pt>
                <c:pt idx="14">
                  <c:v>1.2725</c:v>
                </c:pt>
                <c:pt idx="15">
                  <c:v>1.2674000000000001</c:v>
                </c:pt>
                <c:pt idx="16">
                  <c:v>1.2585</c:v>
                </c:pt>
                <c:pt idx="17">
                  <c:v>1.2605</c:v>
                </c:pt>
                <c:pt idx="18">
                  <c:v>1.2542</c:v>
                </c:pt>
                <c:pt idx="19">
                  <c:v>1.2592000000000001</c:v>
                </c:pt>
                <c:pt idx="20">
                  <c:v>1.2649999999999999</c:v>
                </c:pt>
                <c:pt idx="21">
                  <c:v>1.2653000000000001</c:v>
                </c:pt>
                <c:pt idx="22">
                  <c:v>1.2716000000000001</c:v>
                </c:pt>
                <c:pt idx="23">
                  <c:v>1.2778</c:v>
                </c:pt>
                <c:pt idx="24">
                  <c:v>1.2743</c:v>
                </c:pt>
                <c:pt idx="25">
                  <c:v>1.2611000000000001</c:v>
                </c:pt>
                <c:pt idx="26">
                  <c:v>1.2523</c:v>
                </c:pt>
                <c:pt idx="27">
                  <c:v>1.2472000000000001</c:v>
                </c:pt>
                <c:pt idx="28">
                  <c:v>1.2475000000000001</c:v>
                </c:pt>
                <c:pt idx="29">
                  <c:v>1.2444999999999999</c:v>
                </c:pt>
                <c:pt idx="30">
                  <c:v>1.2463</c:v>
                </c:pt>
                <c:pt idx="31">
                  <c:v>1.2434000000000001</c:v>
                </c:pt>
                <c:pt idx="32">
                  <c:v>1.2444999999999999</c:v>
                </c:pt>
                <c:pt idx="33">
                  <c:v>1.2416</c:v>
                </c:pt>
                <c:pt idx="34">
                  <c:v>1.2442</c:v>
                </c:pt>
                <c:pt idx="35">
                  <c:v>1.2372000000000001</c:v>
                </c:pt>
                <c:pt idx="36">
                  <c:v>1.2556</c:v>
                </c:pt>
                <c:pt idx="37">
                  <c:v>1.2615000000000001</c:v>
                </c:pt>
                <c:pt idx="38">
                  <c:v>1.2689999999999999</c:v>
                </c:pt>
                <c:pt idx="39">
                  <c:v>1.2729999999999999</c:v>
                </c:pt>
                <c:pt idx="40">
                  <c:v>1.2635000000000001</c:v>
                </c:pt>
                <c:pt idx="41">
                  <c:v>1.2652000000000001</c:v>
                </c:pt>
                <c:pt idx="42">
                  <c:v>1.2663</c:v>
                </c:pt>
                <c:pt idx="43">
                  <c:v>1.2642</c:v>
                </c:pt>
                <c:pt idx="44">
                  <c:v>1.2689999999999999</c:v>
                </c:pt>
                <c:pt idx="45">
                  <c:v>1.2611000000000001</c:v>
                </c:pt>
                <c:pt idx="46">
                  <c:v>1.2567999999999999</c:v>
                </c:pt>
                <c:pt idx="47">
                  <c:v>1.2571000000000001</c:v>
                </c:pt>
                <c:pt idx="48">
                  <c:v>1.2629999999999999</c:v>
                </c:pt>
                <c:pt idx="49">
                  <c:v>1.2626999999999999</c:v>
                </c:pt>
                <c:pt idx="50">
                  <c:v>1.264</c:v>
                </c:pt>
                <c:pt idx="51">
                  <c:v>1.2663</c:v>
                </c:pt>
                <c:pt idx="52">
                  <c:v>1.2612000000000001</c:v>
                </c:pt>
                <c:pt idx="53">
                  <c:v>1.2549999999999999</c:v>
                </c:pt>
                <c:pt idx="54">
                  <c:v>1.2536</c:v>
                </c:pt>
                <c:pt idx="55">
                  <c:v>1.2548999999999999</c:v>
                </c:pt>
                <c:pt idx="56">
                  <c:v>1.2578</c:v>
                </c:pt>
                <c:pt idx="57">
                  <c:v>1.2563</c:v>
                </c:pt>
                <c:pt idx="58">
                  <c:v>1.2527999999999999</c:v>
                </c:pt>
                <c:pt idx="59">
                  <c:v>1.2565</c:v>
                </c:pt>
                <c:pt idx="60">
                  <c:v>1.2567999999999999</c:v>
                </c:pt>
                <c:pt idx="61">
                  <c:v>1.2627999999999999</c:v>
                </c:pt>
                <c:pt idx="62">
                  <c:v>1.2557</c:v>
                </c:pt>
                <c:pt idx="63">
                  <c:v>1.2645999999999999</c:v>
                </c:pt>
                <c:pt idx="64">
                  <c:v>1.2613000000000001</c:v>
                </c:pt>
                <c:pt idx="65">
                  <c:v>1.2499</c:v>
                </c:pt>
                <c:pt idx="66">
                  <c:v>1.2461</c:v>
                </c:pt>
                <c:pt idx="67">
                  <c:v>1.2495000000000001</c:v>
                </c:pt>
                <c:pt idx="68">
                  <c:v>1.2462</c:v>
                </c:pt>
                <c:pt idx="69">
                  <c:v>1.2676000000000001</c:v>
                </c:pt>
                <c:pt idx="70">
                  <c:v>1.2741</c:v>
                </c:pt>
                <c:pt idx="71">
                  <c:v>1.2657</c:v>
                </c:pt>
                <c:pt idx="72">
                  <c:v>1.2602</c:v>
                </c:pt>
                <c:pt idx="73">
                  <c:v>1.2685</c:v>
                </c:pt>
                <c:pt idx="74">
                  <c:v>1.2639</c:v>
                </c:pt>
                <c:pt idx="75">
                  <c:v>1.2558</c:v>
                </c:pt>
                <c:pt idx="76">
                  <c:v>1.2461</c:v>
                </c:pt>
                <c:pt idx="77">
                  <c:v>1.2453000000000001</c:v>
                </c:pt>
                <c:pt idx="78">
                  <c:v>1.2450000000000001</c:v>
                </c:pt>
                <c:pt idx="79">
                  <c:v>1.2317</c:v>
                </c:pt>
                <c:pt idx="80">
                  <c:v>1.236</c:v>
                </c:pt>
                <c:pt idx="81">
                  <c:v>1.2298</c:v>
                </c:pt>
                <c:pt idx="82">
                  <c:v>1.2349000000000001</c:v>
                </c:pt>
                <c:pt idx="83">
                  <c:v>1.2458</c:v>
                </c:pt>
                <c:pt idx="84">
                  <c:v>1.2583</c:v>
                </c:pt>
                <c:pt idx="85">
                  <c:v>1.2546999999999999</c:v>
                </c:pt>
                <c:pt idx="86">
                  <c:v>1.2484999999999999</c:v>
                </c:pt>
                <c:pt idx="87">
                  <c:v>1.2522</c:v>
                </c:pt>
                <c:pt idx="88">
                  <c:v>1.2681</c:v>
                </c:pt>
                <c:pt idx="89">
                  <c:v>1.2634000000000001</c:v>
                </c:pt>
                <c:pt idx="90">
                  <c:v>1.2537</c:v>
                </c:pt>
                <c:pt idx="91">
                  <c:v>1.2471000000000001</c:v>
                </c:pt>
                <c:pt idx="92">
                  <c:v>1.2354000000000001</c:v>
                </c:pt>
                <c:pt idx="93">
                  <c:v>1.2386999999999999</c:v>
                </c:pt>
                <c:pt idx="94">
                  <c:v>1.2435</c:v>
                </c:pt>
                <c:pt idx="95">
                  <c:v>1.2343999999999999</c:v>
                </c:pt>
                <c:pt idx="96">
                  <c:v>1.2385999999999999</c:v>
                </c:pt>
                <c:pt idx="97">
                  <c:v>1.2285999999999999</c:v>
                </c:pt>
                <c:pt idx="98">
                  <c:v>1.2278</c:v>
                </c:pt>
                <c:pt idx="99">
                  <c:v>1.2305999999999999</c:v>
                </c:pt>
                <c:pt idx="100">
                  <c:v>1.2384999999999999</c:v>
                </c:pt>
                <c:pt idx="101">
                  <c:v>1.2375</c:v>
                </c:pt>
                <c:pt idx="102">
                  <c:v>1.2418</c:v>
                </c:pt>
                <c:pt idx="103">
                  <c:v>1.2447999999999999</c:v>
                </c:pt>
                <c:pt idx="104">
                  <c:v>1.2466999999999999</c:v>
                </c:pt>
                <c:pt idx="105">
                  <c:v>1.2454000000000001</c:v>
                </c:pt>
                <c:pt idx="106">
                  <c:v>1.2507999999999999</c:v>
                </c:pt>
                <c:pt idx="107">
                  <c:v>1.2403999999999999</c:v>
                </c:pt>
                <c:pt idx="108">
                  <c:v>1.2382</c:v>
                </c:pt>
                <c:pt idx="109">
                  <c:v>1.2434000000000001</c:v>
                </c:pt>
                <c:pt idx="110">
                  <c:v>1.2466999999999999</c:v>
                </c:pt>
                <c:pt idx="111">
                  <c:v>1.2403</c:v>
                </c:pt>
                <c:pt idx="112">
                  <c:v>1.2416</c:v>
                </c:pt>
                <c:pt idx="113">
                  <c:v>1.2483</c:v>
                </c:pt>
                <c:pt idx="114">
                  <c:v>1.2526999999999999</c:v>
                </c:pt>
                <c:pt idx="115">
                  <c:v>1.2512000000000001</c:v>
                </c:pt>
                <c:pt idx="116">
                  <c:v>1.2516</c:v>
                </c:pt>
                <c:pt idx="117">
                  <c:v>1.2511000000000001</c:v>
                </c:pt>
                <c:pt idx="118">
                  <c:v>1.246</c:v>
                </c:pt>
                <c:pt idx="119">
                  <c:v>1.2421</c:v>
                </c:pt>
                <c:pt idx="120">
                  <c:v>1.2498</c:v>
                </c:pt>
                <c:pt idx="121">
                  <c:v>1.2608999999999999</c:v>
                </c:pt>
                <c:pt idx="122">
                  <c:v>1.2641</c:v>
                </c:pt>
                <c:pt idx="123">
                  <c:v>1.2652000000000001</c:v>
                </c:pt>
                <c:pt idx="124">
                  <c:v>1.2665999999999999</c:v>
                </c:pt>
                <c:pt idx="125">
                  <c:v>1.2706999999999999</c:v>
                </c:pt>
                <c:pt idx="126">
                  <c:v>1.2565</c:v>
                </c:pt>
                <c:pt idx="127">
                  <c:v>1.2416</c:v>
                </c:pt>
                <c:pt idx="128">
                  <c:v>1.2433000000000001</c:v>
                </c:pt>
                <c:pt idx="129">
                  <c:v>1.2311000000000001</c:v>
                </c:pt>
                <c:pt idx="130">
                  <c:v>1.2448999999999999</c:v>
                </c:pt>
                <c:pt idx="131">
                  <c:v>1.2482</c:v>
                </c:pt>
                <c:pt idx="132">
                  <c:v>1.2450000000000001</c:v>
                </c:pt>
                <c:pt idx="133">
                  <c:v>1.2451000000000001</c:v>
                </c:pt>
                <c:pt idx="134">
                  <c:v>1.25</c:v>
                </c:pt>
                <c:pt idx="135">
                  <c:v>1.2532000000000001</c:v>
                </c:pt>
                <c:pt idx="136">
                  <c:v>1.252</c:v>
                </c:pt>
                <c:pt idx="137">
                  <c:v>1.2556</c:v>
                </c:pt>
                <c:pt idx="138">
                  <c:v>1.2553000000000001</c:v>
                </c:pt>
                <c:pt idx="139">
                  <c:v>1.2452000000000001</c:v>
                </c:pt>
                <c:pt idx="140">
                  <c:v>1.2575000000000001</c:v>
                </c:pt>
                <c:pt idx="141">
                  <c:v>1.2697000000000001</c:v>
                </c:pt>
                <c:pt idx="142">
                  <c:v>1.2625999999999999</c:v>
                </c:pt>
                <c:pt idx="143">
                  <c:v>1.2528999999999999</c:v>
                </c:pt>
                <c:pt idx="144">
                  <c:v>1.2494000000000001</c:v>
                </c:pt>
                <c:pt idx="145">
                  <c:v>1.2491000000000001</c:v>
                </c:pt>
                <c:pt idx="146">
                  <c:v>1.2522</c:v>
                </c:pt>
                <c:pt idx="147">
                  <c:v>1.2407999999999999</c:v>
                </c:pt>
                <c:pt idx="148">
                  <c:v>1.2367999999999999</c:v>
                </c:pt>
                <c:pt idx="149">
                  <c:v>1.2371000000000001</c:v>
                </c:pt>
                <c:pt idx="150">
                  <c:v>1.2394000000000001</c:v>
                </c:pt>
                <c:pt idx="151">
                  <c:v>1.2387999999999999</c:v>
                </c:pt>
                <c:pt idx="152">
                  <c:v>1.2411000000000001</c:v>
                </c:pt>
                <c:pt idx="153">
                  <c:v>1.2404999999999999</c:v>
                </c:pt>
                <c:pt idx="154">
                  <c:v>1.2634000000000001</c:v>
                </c:pt>
                <c:pt idx="155">
                  <c:v>1.2758</c:v>
                </c:pt>
                <c:pt idx="156">
                  <c:v>1.2721</c:v>
                </c:pt>
                <c:pt idx="157">
                  <c:v>1.2703</c:v>
                </c:pt>
                <c:pt idx="158">
                  <c:v>1.2607999999999999</c:v>
                </c:pt>
                <c:pt idx="159">
                  <c:v>1.2593000000000001</c:v>
                </c:pt>
                <c:pt idx="160">
                  <c:v>1.2605</c:v>
                </c:pt>
                <c:pt idx="161">
                  <c:v>1.262</c:v>
                </c:pt>
                <c:pt idx="162">
                  <c:v>1.2676000000000001</c:v>
                </c:pt>
                <c:pt idx="163">
                  <c:v>1.2698</c:v>
                </c:pt>
                <c:pt idx="164">
                  <c:v>1.2579</c:v>
                </c:pt>
                <c:pt idx="165">
                  <c:v>1.2544999999999999</c:v>
                </c:pt>
                <c:pt idx="166">
                  <c:v>1.2464999999999999</c:v>
                </c:pt>
                <c:pt idx="167">
                  <c:v>1.2433000000000001</c:v>
                </c:pt>
                <c:pt idx="168">
                  <c:v>1.2624</c:v>
                </c:pt>
                <c:pt idx="169">
                  <c:v>1.266</c:v>
                </c:pt>
                <c:pt idx="170">
                  <c:v>1.2583</c:v>
                </c:pt>
                <c:pt idx="171">
                  <c:v>1.2572000000000001</c:v>
                </c:pt>
                <c:pt idx="172">
                  <c:v>1.2636000000000001</c:v>
                </c:pt>
                <c:pt idx="173">
                  <c:v>1.2459</c:v>
                </c:pt>
                <c:pt idx="174">
                  <c:v>1.2423999999999999</c:v>
                </c:pt>
                <c:pt idx="175">
                  <c:v>1.2495000000000001</c:v>
                </c:pt>
                <c:pt idx="176">
                  <c:v>1.2442</c:v>
                </c:pt>
                <c:pt idx="177">
                  <c:v>1.2306999999999999</c:v>
                </c:pt>
                <c:pt idx="178">
                  <c:v>1.242</c:v>
                </c:pt>
                <c:pt idx="179">
                  <c:v>1.2393000000000001</c:v>
                </c:pt>
                <c:pt idx="180">
                  <c:v>1.2402</c:v>
                </c:pt>
                <c:pt idx="181">
                  <c:v>1.2485999999999999</c:v>
                </c:pt>
                <c:pt idx="182">
                  <c:v>1.2491000000000001</c:v>
                </c:pt>
                <c:pt idx="183">
                  <c:v>1.2403999999999999</c:v>
                </c:pt>
                <c:pt idx="184">
                  <c:v>1.2465999999999999</c:v>
                </c:pt>
                <c:pt idx="185">
                  <c:v>1.2428999999999999</c:v>
                </c:pt>
                <c:pt idx="186">
                  <c:v>1.2457</c:v>
                </c:pt>
                <c:pt idx="187">
                  <c:v>1.2672000000000001</c:v>
                </c:pt>
                <c:pt idx="188">
                  <c:v>1.2729999999999999</c:v>
                </c:pt>
                <c:pt idx="189">
                  <c:v>1.2675000000000001</c:v>
                </c:pt>
                <c:pt idx="190">
                  <c:v>1.2715000000000001</c:v>
                </c:pt>
                <c:pt idx="191">
                  <c:v>1.2684</c:v>
                </c:pt>
                <c:pt idx="192">
                  <c:v>1.2688999999999999</c:v>
                </c:pt>
                <c:pt idx="193">
                  <c:v>1.2591000000000001</c:v>
                </c:pt>
                <c:pt idx="194">
                  <c:v>1.2568999999999999</c:v>
                </c:pt>
                <c:pt idx="195">
                  <c:v>1.2534000000000001</c:v>
                </c:pt>
                <c:pt idx="196">
                  <c:v>1.2511000000000001</c:v>
                </c:pt>
                <c:pt idx="197">
                  <c:v>1.2526999999999999</c:v>
                </c:pt>
                <c:pt idx="198">
                  <c:v>1.2626999999999999</c:v>
                </c:pt>
                <c:pt idx="199">
                  <c:v>1.2505999999999999</c:v>
                </c:pt>
                <c:pt idx="200">
                  <c:v>1.2410000000000001</c:v>
                </c:pt>
                <c:pt idx="201">
                  <c:v>1.2371000000000001</c:v>
                </c:pt>
                <c:pt idx="202">
                  <c:v>1.2347999999999999</c:v>
                </c:pt>
                <c:pt idx="203">
                  <c:v>1.2334000000000001</c:v>
                </c:pt>
                <c:pt idx="204">
                  <c:v>1.2384999999999999</c:v>
                </c:pt>
                <c:pt idx="205">
                  <c:v>1.2495000000000001</c:v>
                </c:pt>
                <c:pt idx="206">
                  <c:v>1.2586999999999999</c:v>
                </c:pt>
                <c:pt idx="207">
                  <c:v>1.2627999999999999</c:v>
                </c:pt>
                <c:pt idx="208">
                  <c:v>1.2603</c:v>
                </c:pt>
                <c:pt idx="209">
                  <c:v>1.2642</c:v>
                </c:pt>
                <c:pt idx="210">
                  <c:v>1.2609999999999999</c:v>
                </c:pt>
                <c:pt idx="211">
                  <c:v>1.2586999999999999</c:v>
                </c:pt>
                <c:pt idx="212">
                  <c:v>1.2554000000000001</c:v>
                </c:pt>
                <c:pt idx="213">
                  <c:v>1.2501</c:v>
                </c:pt>
                <c:pt idx="214">
                  <c:v>1.2458</c:v>
                </c:pt>
                <c:pt idx="215">
                  <c:v>1.2628999999999999</c:v>
                </c:pt>
                <c:pt idx="216">
                  <c:v>1.2506999999999999</c:v>
                </c:pt>
                <c:pt idx="217">
                  <c:v>1.2453000000000001</c:v>
                </c:pt>
                <c:pt idx="218">
                  <c:v>1.242</c:v>
                </c:pt>
                <c:pt idx="219">
                  <c:v>1.2494000000000001</c:v>
                </c:pt>
                <c:pt idx="220">
                  <c:v>1.2539</c:v>
                </c:pt>
                <c:pt idx="221">
                  <c:v>1.2506999999999999</c:v>
                </c:pt>
                <c:pt idx="222">
                  <c:v>1.2538</c:v>
                </c:pt>
                <c:pt idx="223">
                  <c:v>1.252</c:v>
                </c:pt>
                <c:pt idx="224">
                  <c:v>1.2502</c:v>
                </c:pt>
                <c:pt idx="225">
                  <c:v>1.2544</c:v>
                </c:pt>
                <c:pt idx="226">
                  <c:v>1.2596000000000001</c:v>
                </c:pt>
                <c:pt idx="227">
                  <c:v>1.2471000000000001</c:v>
                </c:pt>
                <c:pt idx="228">
                  <c:v>1.2515000000000001</c:v>
                </c:pt>
                <c:pt idx="229">
                  <c:v>1.2581</c:v>
                </c:pt>
                <c:pt idx="230">
                  <c:v>1.2665999999999999</c:v>
                </c:pt>
                <c:pt idx="231">
                  <c:v>1.2685999999999999</c:v>
                </c:pt>
                <c:pt idx="232">
                  <c:v>1.2637</c:v>
                </c:pt>
                <c:pt idx="233">
                  <c:v>1.2628999999999999</c:v>
                </c:pt>
                <c:pt idx="234">
                  <c:v>1.2681</c:v>
                </c:pt>
                <c:pt idx="235">
                  <c:v>1.2677</c:v>
                </c:pt>
                <c:pt idx="236">
                  <c:v>1.2786</c:v>
                </c:pt>
                <c:pt idx="237">
                  <c:v>1.2755000000000001</c:v>
                </c:pt>
                <c:pt idx="238">
                  <c:v>1.2813000000000001</c:v>
                </c:pt>
                <c:pt idx="239">
                  <c:v>1.276</c:v>
                </c:pt>
                <c:pt idx="240">
                  <c:v>1.2706</c:v>
                </c:pt>
                <c:pt idx="241">
                  <c:v>1.2721</c:v>
                </c:pt>
                <c:pt idx="242">
                  <c:v>1.2542</c:v>
                </c:pt>
                <c:pt idx="243">
                  <c:v>1.2578</c:v>
                </c:pt>
                <c:pt idx="244">
                  <c:v>1.2637</c:v>
                </c:pt>
                <c:pt idx="245">
                  <c:v>1.2614000000000001</c:v>
                </c:pt>
                <c:pt idx="246">
                  <c:v>1.2574000000000001</c:v>
                </c:pt>
                <c:pt idx="247">
                  <c:v>1.2553000000000001</c:v>
                </c:pt>
                <c:pt idx="248">
                  <c:v>1.2592000000000001</c:v>
                </c:pt>
                <c:pt idx="249">
                  <c:v>1.2538</c:v>
                </c:pt>
                <c:pt idx="250">
                  <c:v>1.2576000000000001</c:v>
                </c:pt>
                <c:pt idx="251">
                  <c:v>1.2587999999999999</c:v>
                </c:pt>
                <c:pt idx="252">
                  <c:v>1.2557</c:v>
                </c:pt>
                <c:pt idx="253">
                  <c:v>1.2563</c:v>
                </c:pt>
                <c:pt idx="254">
                  <c:v>1.2667999999999999</c:v>
                </c:pt>
                <c:pt idx="255">
                  <c:v>1.2663</c:v>
                </c:pt>
                <c:pt idx="256">
                  <c:v>1.2728999999999999</c:v>
                </c:pt>
                <c:pt idx="257">
                  <c:v>1.2702</c:v>
                </c:pt>
                <c:pt idx="258">
                  <c:v>1.2637</c:v>
                </c:pt>
                <c:pt idx="259">
                  <c:v>1.2727999999999999</c:v>
                </c:pt>
                <c:pt idx="260">
                  <c:v>1.2658</c:v>
                </c:pt>
                <c:pt idx="261">
                  <c:v>1.2673000000000001</c:v>
                </c:pt>
                <c:pt idx="262">
                  <c:v>1.2698</c:v>
                </c:pt>
                <c:pt idx="263">
                  <c:v>1.2615000000000001</c:v>
                </c:pt>
                <c:pt idx="264">
                  <c:v>1.2666999999999999</c:v>
                </c:pt>
                <c:pt idx="265">
                  <c:v>1.2578</c:v>
                </c:pt>
                <c:pt idx="266">
                  <c:v>1.256</c:v>
                </c:pt>
                <c:pt idx="267">
                  <c:v>1.2614000000000001</c:v>
                </c:pt>
                <c:pt idx="268">
                  <c:v>1.2487999999999999</c:v>
                </c:pt>
                <c:pt idx="269">
                  <c:v>1.2426999999999999</c:v>
                </c:pt>
                <c:pt idx="270">
                  <c:v>1.2445999999999999</c:v>
                </c:pt>
                <c:pt idx="271">
                  <c:v>1.2428999999999999</c:v>
                </c:pt>
                <c:pt idx="272">
                  <c:v>1.2477</c:v>
                </c:pt>
                <c:pt idx="273">
                  <c:v>1.2287999999999999</c:v>
                </c:pt>
                <c:pt idx="274">
                  <c:v>1.2381</c:v>
                </c:pt>
                <c:pt idx="275">
                  <c:v>1.2443</c:v>
                </c:pt>
                <c:pt idx="276">
                  <c:v>1.2512000000000001</c:v>
                </c:pt>
                <c:pt idx="277">
                  <c:v>1.2504</c:v>
                </c:pt>
                <c:pt idx="278">
                  <c:v>1.2497</c:v>
                </c:pt>
                <c:pt idx="279">
                  <c:v>1.2458</c:v>
                </c:pt>
                <c:pt idx="280">
                  <c:v>1.2443</c:v>
                </c:pt>
                <c:pt idx="281">
                  <c:v>1.2446999999999999</c:v>
                </c:pt>
                <c:pt idx="282">
                  <c:v>1.2536</c:v>
                </c:pt>
                <c:pt idx="283">
                  <c:v>1.2644</c:v>
                </c:pt>
                <c:pt idx="284">
                  <c:v>1.2670999999999999</c:v>
                </c:pt>
                <c:pt idx="285">
                  <c:v>1.2682</c:v>
                </c:pt>
                <c:pt idx="286">
                  <c:v>1.2688999999999999</c:v>
                </c:pt>
                <c:pt idx="287">
                  <c:v>1.258</c:v>
                </c:pt>
                <c:pt idx="288">
                  <c:v>1.264</c:v>
                </c:pt>
                <c:pt idx="289">
                  <c:v>1.2661</c:v>
                </c:pt>
                <c:pt idx="290">
                  <c:v>1.2741</c:v>
                </c:pt>
                <c:pt idx="291">
                  <c:v>1.2638</c:v>
                </c:pt>
                <c:pt idx="292">
                  <c:v>1.2679</c:v>
                </c:pt>
                <c:pt idx="293">
                  <c:v>1.2634000000000001</c:v>
                </c:pt>
                <c:pt idx="294">
                  <c:v>1.2628999999999999</c:v>
                </c:pt>
                <c:pt idx="295">
                  <c:v>1.2581</c:v>
                </c:pt>
                <c:pt idx="296">
                  <c:v>1.2564</c:v>
                </c:pt>
                <c:pt idx="297">
                  <c:v>1.2547999999999999</c:v>
                </c:pt>
                <c:pt idx="298">
                  <c:v>1.2514000000000001</c:v>
                </c:pt>
                <c:pt idx="299">
                  <c:v>1.2541</c:v>
                </c:pt>
                <c:pt idx="300">
                  <c:v>1.2517</c:v>
                </c:pt>
                <c:pt idx="301">
                  <c:v>1.2528999999999999</c:v>
                </c:pt>
                <c:pt idx="302">
                  <c:v>1.2544999999999999</c:v>
                </c:pt>
                <c:pt idx="303">
                  <c:v>1.2527999999999999</c:v>
                </c:pt>
                <c:pt idx="304">
                  <c:v>1.2531000000000001</c:v>
                </c:pt>
                <c:pt idx="305">
                  <c:v>1.2587999999999999</c:v>
                </c:pt>
                <c:pt idx="306">
                  <c:v>1.2495000000000001</c:v>
                </c:pt>
                <c:pt idx="307">
                  <c:v>1.2494000000000001</c:v>
                </c:pt>
                <c:pt idx="308">
                  <c:v>1.2547999999999999</c:v>
                </c:pt>
                <c:pt idx="309">
                  <c:v>1.2533000000000001</c:v>
                </c:pt>
                <c:pt idx="310">
                  <c:v>1.2596000000000001</c:v>
                </c:pt>
                <c:pt idx="311">
                  <c:v>1.2591000000000001</c:v>
                </c:pt>
                <c:pt idx="312">
                  <c:v>1.2598</c:v>
                </c:pt>
                <c:pt idx="313">
                  <c:v>1.2709999999999999</c:v>
                </c:pt>
                <c:pt idx="314">
                  <c:v>1.2605999999999999</c:v>
                </c:pt>
                <c:pt idx="315">
                  <c:v>1.26</c:v>
                </c:pt>
                <c:pt idx="316">
                  <c:v>1.2498</c:v>
                </c:pt>
                <c:pt idx="317">
                  <c:v>1.2495000000000001</c:v>
                </c:pt>
                <c:pt idx="318">
                  <c:v>1.2622</c:v>
                </c:pt>
                <c:pt idx="319">
                  <c:v>1.2575000000000001</c:v>
                </c:pt>
                <c:pt idx="320">
                  <c:v>1.2512000000000001</c:v>
                </c:pt>
                <c:pt idx="321">
                  <c:v>1.2562</c:v>
                </c:pt>
                <c:pt idx="322">
                  <c:v>1.2545999999999999</c:v>
                </c:pt>
                <c:pt idx="323">
                  <c:v>1.2481</c:v>
                </c:pt>
                <c:pt idx="324">
                  <c:v>1.2626999999999999</c:v>
                </c:pt>
                <c:pt idx="325">
                  <c:v>1.2569999999999999</c:v>
                </c:pt>
                <c:pt idx="326">
                  <c:v>1.2544</c:v>
                </c:pt>
                <c:pt idx="327">
                  <c:v>1.2572000000000001</c:v>
                </c:pt>
                <c:pt idx="328">
                  <c:v>1.2557</c:v>
                </c:pt>
                <c:pt idx="329">
                  <c:v>1.2451000000000001</c:v>
                </c:pt>
                <c:pt idx="330">
                  <c:v>1.2513000000000001</c:v>
                </c:pt>
                <c:pt idx="331">
                  <c:v>1.2467999999999999</c:v>
                </c:pt>
                <c:pt idx="332">
                  <c:v>1.238</c:v>
                </c:pt>
                <c:pt idx="333">
                  <c:v>1.2477</c:v>
                </c:pt>
                <c:pt idx="334">
                  <c:v>1.2464</c:v>
                </c:pt>
                <c:pt idx="335">
                  <c:v>1.2558</c:v>
                </c:pt>
                <c:pt idx="336">
                  <c:v>1.2571000000000001</c:v>
                </c:pt>
                <c:pt idx="337">
                  <c:v>1.2602</c:v>
                </c:pt>
                <c:pt idx="338">
                  <c:v>1.2519</c:v>
                </c:pt>
                <c:pt idx="339">
                  <c:v>1.2533000000000001</c:v>
                </c:pt>
                <c:pt idx="340">
                  <c:v>1.2443</c:v>
                </c:pt>
                <c:pt idx="341">
                  <c:v>1.2326999999999999</c:v>
                </c:pt>
                <c:pt idx="342">
                  <c:v>1.2387999999999999</c:v>
                </c:pt>
                <c:pt idx="343">
                  <c:v>1.2431000000000001</c:v>
                </c:pt>
                <c:pt idx="344">
                  <c:v>1.2482</c:v>
                </c:pt>
                <c:pt idx="345">
                  <c:v>1.2433000000000001</c:v>
                </c:pt>
                <c:pt idx="346">
                  <c:v>1.2496</c:v>
                </c:pt>
                <c:pt idx="347">
                  <c:v>1.254</c:v>
                </c:pt>
                <c:pt idx="348">
                  <c:v>1.2488999999999999</c:v>
                </c:pt>
                <c:pt idx="349">
                  <c:v>1.2525999999999999</c:v>
                </c:pt>
                <c:pt idx="350">
                  <c:v>1.242</c:v>
                </c:pt>
                <c:pt idx="351">
                  <c:v>1.2536</c:v>
                </c:pt>
                <c:pt idx="352">
                  <c:v>1.2643</c:v>
                </c:pt>
                <c:pt idx="353">
                  <c:v>1.2542</c:v>
                </c:pt>
                <c:pt idx="354">
                  <c:v>1.2682</c:v>
                </c:pt>
                <c:pt idx="355">
                  <c:v>1.2533000000000001</c:v>
                </c:pt>
                <c:pt idx="356">
                  <c:v>1.2454000000000001</c:v>
                </c:pt>
                <c:pt idx="357">
                  <c:v>1.2545999999999999</c:v>
                </c:pt>
                <c:pt idx="358">
                  <c:v>1.2554000000000001</c:v>
                </c:pt>
                <c:pt idx="359">
                  <c:v>1.2502</c:v>
                </c:pt>
                <c:pt idx="360">
                  <c:v>1.2383</c:v>
                </c:pt>
                <c:pt idx="361">
                  <c:v>1.2378</c:v>
                </c:pt>
                <c:pt idx="362">
                  <c:v>1.2392000000000001</c:v>
                </c:pt>
                <c:pt idx="363">
                  <c:v>1.248</c:v>
                </c:pt>
                <c:pt idx="364">
                  <c:v>1.2358</c:v>
                </c:pt>
                <c:pt idx="365">
                  <c:v>1.2448999999999999</c:v>
                </c:pt>
                <c:pt idx="366">
                  <c:v>1.2508999999999999</c:v>
                </c:pt>
                <c:pt idx="367">
                  <c:v>1.2538</c:v>
                </c:pt>
                <c:pt idx="368">
                  <c:v>1.256</c:v>
                </c:pt>
                <c:pt idx="369">
                  <c:v>1.2453000000000001</c:v>
                </c:pt>
                <c:pt idx="370">
                  <c:v>1.2519</c:v>
                </c:pt>
                <c:pt idx="371">
                  <c:v>1.2473000000000001</c:v>
                </c:pt>
                <c:pt idx="372">
                  <c:v>1.2478</c:v>
                </c:pt>
                <c:pt idx="373">
                  <c:v>1.2416</c:v>
                </c:pt>
                <c:pt idx="374">
                  <c:v>1.2467999999999999</c:v>
                </c:pt>
                <c:pt idx="375">
                  <c:v>1.2652000000000001</c:v>
                </c:pt>
                <c:pt idx="376">
                  <c:v>1.2573000000000001</c:v>
                </c:pt>
                <c:pt idx="377">
                  <c:v>1.2521</c:v>
                </c:pt>
                <c:pt idx="378">
                  <c:v>1.2516</c:v>
                </c:pt>
                <c:pt idx="379">
                  <c:v>1.266</c:v>
                </c:pt>
                <c:pt idx="380">
                  <c:v>1.2595000000000001</c:v>
                </c:pt>
                <c:pt idx="381">
                  <c:v>1.2558</c:v>
                </c:pt>
                <c:pt idx="382">
                  <c:v>1.2576000000000001</c:v>
                </c:pt>
                <c:pt idx="383">
                  <c:v>1.2563</c:v>
                </c:pt>
                <c:pt idx="384">
                  <c:v>1.2519</c:v>
                </c:pt>
                <c:pt idx="385">
                  <c:v>1.2385999999999999</c:v>
                </c:pt>
                <c:pt idx="386">
                  <c:v>1.2523</c:v>
                </c:pt>
                <c:pt idx="387">
                  <c:v>1.2569999999999999</c:v>
                </c:pt>
                <c:pt idx="388">
                  <c:v>1.2649999999999999</c:v>
                </c:pt>
                <c:pt idx="389">
                  <c:v>1.2665999999999999</c:v>
                </c:pt>
                <c:pt idx="390">
                  <c:v>1.2546999999999999</c:v>
                </c:pt>
                <c:pt idx="391">
                  <c:v>1.2579</c:v>
                </c:pt>
                <c:pt idx="392">
                  <c:v>1.2703</c:v>
                </c:pt>
                <c:pt idx="393">
                  <c:v>1.2681</c:v>
                </c:pt>
                <c:pt idx="394">
                  <c:v>1.2597</c:v>
                </c:pt>
                <c:pt idx="395">
                  <c:v>1.2637</c:v>
                </c:pt>
                <c:pt idx="396">
                  <c:v>1.2661</c:v>
                </c:pt>
                <c:pt idx="397">
                  <c:v>1.2726999999999999</c:v>
                </c:pt>
                <c:pt idx="398">
                  <c:v>1.2697000000000001</c:v>
                </c:pt>
                <c:pt idx="399">
                  <c:v>1.2755000000000001</c:v>
                </c:pt>
                <c:pt idx="400">
                  <c:v>1.2615000000000001</c:v>
                </c:pt>
                <c:pt idx="401">
                  <c:v>1.2593000000000001</c:v>
                </c:pt>
                <c:pt idx="402">
                  <c:v>1.2555000000000001</c:v>
                </c:pt>
                <c:pt idx="403">
                  <c:v>1.2528999999999999</c:v>
                </c:pt>
                <c:pt idx="404">
                  <c:v>1.2521</c:v>
                </c:pt>
                <c:pt idx="405">
                  <c:v>1.2534000000000001</c:v>
                </c:pt>
                <c:pt idx="406">
                  <c:v>1.2517</c:v>
                </c:pt>
                <c:pt idx="407">
                  <c:v>1.2504999999999999</c:v>
                </c:pt>
                <c:pt idx="408">
                  <c:v>1.26</c:v>
                </c:pt>
                <c:pt idx="409">
                  <c:v>1.2519</c:v>
                </c:pt>
                <c:pt idx="410">
                  <c:v>1.2492000000000001</c:v>
                </c:pt>
                <c:pt idx="411">
                  <c:v>1.2444999999999999</c:v>
                </c:pt>
                <c:pt idx="412">
                  <c:v>1.2366999999999999</c:v>
                </c:pt>
                <c:pt idx="413">
                  <c:v>1.2448999999999999</c:v>
                </c:pt>
                <c:pt idx="414">
                  <c:v>1.2410000000000001</c:v>
                </c:pt>
                <c:pt idx="415">
                  <c:v>1.2515000000000001</c:v>
                </c:pt>
                <c:pt idx="416">
                  <c:v>1.2399</c:v>
                </c:pt>
                <c:pt idx="417">
                  <c:v>1.2403</c:v>
                </c:pt>
                <c:pt idx="418">
                  <c:v>1.2423999999999999</c:v>
                </c:pt>
                <c:pt idx="419">
                  <c:v>1.2490000000000001</c:v>
                </c:pt>
                <c:pt idx="420">
                  <c:v>1.2539</c:v>
                </c:pt>
                <c:pt idx="421">
                  <c:v>1.2528999999999999</c:v>
                </c:pt>
                <c:pt idx="422">
                  <c:v>1.2565</c:v>
                </c:pt>
                <c:pt idx="423">
                  <c:v>1.2511000000000001</c:v>
                </c:pt>
                <c:pt idx="424">
                  <c:v>1.2531000000000001</c:v>
                </c:pt>
                <c:pt idx="425">
                  <c:v>1.2504</c:v>
                </c:pt>
                <c:pt idx="426">
                  <c:v>1.2534000000000001</c:v>
                </c:pt>
                <c:pt idx="427">
                  <c:v>1.2477</c:v>
                </c:pt>
                <c:pt idx="428">
                  <c:v>1.2573000000000001</c:v>
                </c:pt>
                <c:pt idx="429">
                  <c:v>1.2609999999999999</c:v>
                </c:pt>
                <c:pt idx="430">
                  <c:v>1.2539</c:v>
                </c:pt>
                <c:pt idx="431">
                  <c:v>1.2566999999999999</c:v>
                </c:pt>
                <c:pt idx="432">
                  <c:v>1.2537</c:v>
                </c:pt>
                <c:pt idx="433">
                  <c:v>1.2554000000000001</c:v>
                </c:pt>
                <c:pt idx="434">
                  <c:v>1.2399</c:v>
                </c:pt>
                <c:pt idx="435">
                  <c:v>1.2436</c:v>
                </c:pt>
                <c:pt idx="436">
                  <c:v>1.2392000000000001</c:v>
                </c:pt>
                <c:pt idx="437">
                  <c:v>1.2506999999999999</c:v>
                </c:pt>
                <c:pt idx="438">
                  <c:v>1.2652000000000001</c:v>
                </c:pt>
                <c:pt idx="439">
                  <c:v>1.2681</c:v>
                </c:pt>
                <c:pt idx="440">
                  <c:v>1.2659</c:v>
                </c:pt>
                <c:pt idx="441">
                  <c:v>1.2602</c:v>
                </c:pt>
                <c:pt idx="442">
                  <c:v>1.2505999999999999</c:v>
                </c:pt>
                <c:pt idx="443">
                  <c:v>1.2482</c:v>
                </c:pt>
                <c:pt idx="444">
                  <c:v>1.2465999999999999</c:v>
                </c:pt>
                <c:pt idx="445">
                  <c:v>1.2467999999999999</c:v>
                </c:pt>
                <c:pt idx="446">
                  <c:v>1.2549999999999999</c:v>
                </c:pt>
                <c:pt idx="447">
                  <c:v>1.2541</c:v>
                </c:pt>
                <c:pt idx="448">
                  <c:v>1.2494000000000001</c:v>
                </c:pt>
                <c:pt idx="449">
                  <c:v>1.2588999999999999</c:v>
                </c:pt>
                <c:pt idx="450">
                  <c:v>1.2493000000000001</c:v>
                </c:pt>
                <c:pt idx="451">
                  <c:v>1.2546999999999999</c:v>
                </c:pt>
                <c:pt idx="452">
                  <c:v>1.2506999999999999</c:v>
                </c:pt>
                <c:pt idx="453">
                  <c:v>1.2554000000000001</c:v>
                </c:pt>
                <c:pt idx="454">
                  <c:v>1.2650999999999999</c:v>
                </c:pt>
                <c:pt idx="455">
                  <c:v>1.2614000000000001</c:v>
                </c:pt>
                <c:pt idx="456">
                  <c:v>1.2575000000000001</c:v>
                </c:pt>
                <c:pt idx="457">
                  <c:v>1.2547999999999999</c:v>
                </c:pt>
                <c:pt idx="458">
                  <c:v>1.2656000000000001</c:v>
                </c:pt>
                <c:pt idx="459">
                  <c:v>1.2583</c:v>
                </c:pt>
                <c:pt idx="460">
                  <c:v>1.2442</c:v>
                </c:pt>
                <c:pt idx="461">
                  <c:v>1.2372000000000001</c:v>
                </c:pt>
                <c:pt idx="462">
                  <c:v>1.238</c:v>
                </c:pt>
                <c:pt idx="463">
                  <c:v>1.2403999999999999</c:v>
                </c:pt>
                <c:pt idx="464">
                  <c:v>1.2432000000000001</c:v>
                </c:pt>
                <c:pt idx="465">
                  <c:v>1.2403999999999999</c:v>
                </c:pt>
                <c:pt idx="466">
                  <c:v>1.2401</c:v>
                </c:pt>
                <c:pt idx="467">
                  <c:v>1.2545999999999999</c:v>
                </c:pt>
                <c:pt idx="468">
                  <c:v>1.2544</c:v>
                </c:pt>
                <c:pt idx="469">
                  <c:v>1.2548999999999999</c:v>
                </c:pt>
                <c:pt idx="470">
                  <c:v>1.2563</c:v>
                </c:pt>
                <c:pt idx="471">
                  <c:v>1.2573000000000001</c:v>
                </c:pt>
                <c:pt idx="472">
                  <c:v>1.2592000000000001</c:v>
                </c:pt>
                <c:pt idx="473">
                  <c:v>1.2497</c:v>
                </c:pt>
                <c:pt idx="474">
                  <c:v>1.2555000000000001</c:v>
                </c:pt>
                <c:pt idx="475">
                  <c:v>1.2493000000000001</c:v>
                </c:pt>
                <c:pt idx="476">
                  <c:v>1.2484999999999999</c:v>
                </c:pt>
                <c:pt idx="477">
                  <c:v>1.2523</c:v>
                </c:pt>
                <c:pt idx="478">
                  <c:v>1.2438</c:v>
                </c:pt>
                <c:pt idx="479">
                  <c:v>1.2463</c:v>
                </c:pt>
                <c:pt idx="480">
                  <c:v>1.2604</c:v>
                </c:pt>
                <c:pt idx="481">
                  <c:v>1.2563</c:v>
                </c:pt>
                <c:pt idx="482">
                  <c:v>1.2423</c:v>
                </c:pt>
                <c:pt idx="483">
                  <c:v>1.2397</c:v>
                </c:pt>
                <c:pt idx="484">
                  <c:v>1.2483</c:v>
                </c:pt>
                <c:pt idx="485">
                  <c:v>1.2534000000000001</c:v>
                </c:pt>
                <c:pt idx="486">
                  <c:v>1.2645</c:v>
                </c:pt>
                <c:pt idx="487">
                  <c:v>1.2709999999999999</c:v>
                </c:pt>
                <c:pt idx="488">
                  <c:v>1.2669999999999999</c:v>
                </c:pt>
                <c:pt idx="489">
                  <c:v>1.2563</c:v>
                </c:pt>
                <c:pt idx="490">
                  <c:v>1.2593000000000001</c:v>
                </c:pt>
                <c:pt idx="491">
                  <c:v>1.2579</c:v>
                </c:pt>
                <c:pt idx="492">
                  <c:v>1.252</c:v>
                </c:pt>
                <c:pt idx="493">
                  <c:v>1.2484</c:v>
                </c:pt>
                <c:pt idx="494">
                  <c:v>1.2609999999999999</c:v>
                </c:pt>
                <c:pt idx="495">
                  <c:v>1.2577</c:v>
                </c:pt>
                <c:pt idx="496">
                  <c:v>1.2584</c:v>
                </c:pt>
                <c:pt idx="497">
                  <c:v>1.2565</c:v>
                </c:pt>
                <c:pt idx="498">
                  <c:v>1.2566999999999999</c:v>
                </c:pt>
                <c:pt idx="499">
                  <c:v>1.2591000000000001</c:v>
                </c:pt>
                <c:pt idx="500">
                  <c:v>1.2544</c:v>
                </c:pt>
                <c:pt idx="501">
                  <c:v>1.2617</c:v>
                </c:pt>
                <c:pt idx="502">
                  <c:v>1.2718</c:v>
                </c:pt>
                <c:pt idx="503">
                  <c:v>1.2729999999999999</c:v>
                </c:pt>
                <c:pt idx="504">
                  <c:v>1.2604</c:v>
                </c:pt>
                <c:pt idx="505">
                  <c:v>1.2567999999999999</c:v>
                </c:pt>
                <c:pt idx="506">
                  <c:v>1.2538</c:v>
                </c:pt>
                <c:pt idx="507">
                  <c:v>1.2506999999999999</c:v>
                </c:pt>
                <c:pt idx="508">
                  <c:v>1.2603</c:v>
                </c:pt>
                <c:pt idx="509">
                  <c:v>1.2544999999999999</c:v>
                </c:pt>
                <c:pt idx="510">
                  <c:v>1.2471000000000001</c:v>
                </c:pt>
                <c:pt idx="511">
                  <c:v>1.2434000000000001</c:v>
                </c:pt>
                <c:pt idx="512">
                  <c:v>1.2442</c:v>
                </c:pt>
                <c:pt idx="513">
                  <c:v>1.2585999999999999</c:v>
                </c:pt>
                <c:pt idx="514">
                  <c:v>1.2598</c:v>
                </c:pt>
                <c:pt idx="515">
                  <c:v>1.2565</c:v>
                </c:pt>
                <c:pt idx="516">
                  <c:v>1.2522</c:v>
                </c:pt>
                <c:pt idx="517">
                  <c:v>1.2465999999999999</c:v>
                </c:pt>
                <c:pt idx="518">
                  <c:v>1.2605999999999999</c:v>
                </c:pt>
                <c:pt idx="519">
                  <c:v>1.2548999999999999</c:v>
                </c:pt>
                <c:pt idx="520">
                  <c:v>1.2564</c:v>
                </c:pt>
                <c:pt idx="521">
                  <c:v>1.2626999999999999</c:v>
                </c:pt>
                <c:pt idx="522">
                  <c:v>1.2595000000000001</c:v>
                </c:pt>
                <c:pt idx="523">
                  <c:v>1.2703</c:v>
                </c:pt>
                <c:pt idx="524">
                  <c:v>1.2704</c:v>
                </c:pt>
                <c:pt idx="525">
                  <c:v>1.2768999999999999</c:v>
                </c:pt>
                <c:pt idx="526">
                  <c:v>1.2713000000000001</c:v>
                </c:pt>
                <c:pt idx="527">
                  <c:v>1.268</c:v>
                </c:pt>
                <c:pt idx="528">
                  <c:v>1.2827</c:v>
                </c:pt>
                <c:pt idx="529">
                  <c:v>1.2815000000000001</c:v>
                </c:pt>
                <c:pt idx="530">
                  <c:v>1.2888999999999999</c:v>
                </c:pt>
                <c:pt idx="531">
                  <c:v>1.2809999999999999</c:v>
                </c:pt>
                <c:pt idx="532">
                  <c:v>1.2851999999999999</c:v>
                </c:pt>
                <c:pt idx="533">
                  <c:v>1.2754000000000001</c:v>
                </c:pt>
                <c:pt idx="534">
                  <c:v>1.2736000000000001</c:v>
                </c:pt>
                <c:pt idx="535">
                  <c:v>1.2710999999999999</c:v>
                </c:pt>
                <c:pt idx="536">
                  <c:v>1.2741</c:v>
                </c:pt>
                <c:pt idx="537">
                  <c:v>1.2744</c:v>
                </c:pt>
                <c:pt idx="538">
                  <c:v>1.2712000000000001</c:v>
                </c:pt>
                <c:pt idx="539">
                  <c:v>1.2533000000000001</c:v>
                </c:pt>
                <c:pt idx="540">
                  <c:v>1.2513000000000001</c:v>
                </c:pt>
                <c:pt idx="541">
                  <c:v>1.2634000000000001</c:v>
                </c:pt>
                <c:pt idx="542">
                  <c:v>1.2575000000000001</c:v>
                </c:pt>
                <c:pt idx="543">
                  <c:v>1.2515000000000001</c:v>
                </c:pt>
                <c:pt idx="544">
                  <c:v>1.2517</c:v>
                </c:pt>
                <c:pt idx="545">
                  <c:v>1.2464999999999999</c:v>
                </c:pt>
                <c:pt idx="546">
                  <c:v>1.2484999999999999</c:v>
                </c:pt>
                <c:pt idx="547">
                  <c:v>1.2537</c:v>
                </c:pt>
                <c:pt idx="548">
                  <c:v>1.2468999999999999</c:v>
                </c:pt>
                <c:pt idx="549">
                  <c:v>1.2527999999999999</c:v>
                </c:pt>
                <c:pt idx="550">
                  <c:v>1.2595000000000001</c:v>
                </c:pt>
                <c:pt idx="551">
                  <c:v>1.2514000000000001</c:v>
                </c:pt>
                <c:pt idx="552">
                  <c:v>1.2463</c:v>
                </c:pt>
                <c:pt idx="553">
                  <c:v>1.2481</c:v>
                </c:pt>
                <c:pt idx="554">
                  <c:v>1.2403999999999999</c:v>
                </c:pt>
                <c:pt idx="555">
                  <c:v>1.2459</c:v>
                </c:pt>
                <c:pt idx="556">
                  <c:v>1.2427999999999999</c:v>
                </c:pt>
                <c:pt idx="557">
                  <c:v>1.246</c:v>
                </c:pt>
                <c:pt idx="558">
                  <c:v>1.2625999999999999</c:v>
                </c:pt>
                <c:pt idx="559">
                  <c:v>1.2577</c:v>
                </c:pt>
                <c:pt idx="560">
                  <c:v>1.2624</c:v>
                </c:pt>
                <c:pt idx="561">
                  <c:v>1.2725</c:v>
                </c:pt>
                <c:pt idx="562">
                  <c:v>1.2684</c:v>
                </c:pt>
                <c:pt idx="563">
                  <c:v>1.2662</c:v>
                </c:pt>
                <c:pt idx="564">
                  <c:v>1.2459</c:v>
                </c:pt>
                <c:pt idx="565">
                  <c:v>1.2395</c:v>
                </c:pt>
                <c:pt idx="566">
                  <c:v>1.2428999999999999</c:v>
                </c:pt>
                <c:pt idx="567">
                  <c:v>1.2443</c:v>
                </c:pt>
                <c:pt idx="568">
                  <c:v>1.2373000000000001</c:v>
                </c:pt>
                <c:pt idx="569">
                  <c:v>1.2374000000000001</c:v>
                </c:pt>
                <c:pt idx="570">
                  <c:v>1.2475000000000001</c:v>
                </c:pt>
                <c:pt idx="571">
                  <c:v>1.2521</c:v>
                </c:pt>
                <c:pt idx="572">
                  <c:v>1.2603</c:v>
                </c:pt>
                <c:pt idx="573">
                  <c:v>1.2621</c:v>
                </c:pt>
                <c:pt idx="574">
                  <c:v>1.2594000000000001</c:v>
                </c:pt>
                <c:pt idx="575">
                  <c:v>1.258</c:v>
                </c:pt>
                <c:pt idx="576">
                  <c:v>1.2571000000000001</c:v>
                </c:pt>
                <c:pt idx="577">
                  <c:v>1.262</c:v>
                </c:pt>
                <c:pt idx="578">
                  <c:v>1.2594000000000001</c:v>
                </c:pt>
                <c:pt idx="579">
                  <c:v>1.2484</c:v>
                </c:pt>
                <c:pt idx="580">
                  <c:v>1.2502</c:v>
                </c:pt>
                <c:pt idx="581">
                  <c:v>1.2685</c:v>
                </c:pt>
                <c:pt idx="582">
                  <c:v>1.2549999999999999</c:v>
                </c:pt>
                <c:pt idx="583">
                  <c:v>1.2486999999999999</c:v>
                </c:pt>
                <c:pt idx="584">
                  <c:v>1.2496</c:v>
                </c:pt>
                <c:pt idx="585">
                  <c:v>1.2370000000000001</c:v>
                </c:pt>
                <c:pt idx="586">
                  <c:v>1.2353000000000001</c:v>
                </c:pt>
                <c:pt idx="587">
                  <c:v>1.2313000000000001</c:v>
                </c:pt>
                <c:pt idx="588">
                  <c:v>1.2424999999999999</c:v>
                </c:pt>
                <c:pt idx="589">
                  <c:v>1.2475000000000001</c:v>
                </c:pt>
                <c:pt idx="590">
                  <c:v>1.2392000000000001</c:v>
                </c:pt>
                <c:pt idx="591">
                  <c:v>1.2504999999999999</c:v>
                </c:pt>
                <c:pt idx="592">
                  <c:v>1.2496</c:v>
                </c:pt>
                <c:pt idx="593">
                  <c:v>1.2413000000000001</c:v>
                </c:pt>
                <c:pt idx="594">
                  <c:v>1.2301</c:v>
                </c:pt>
                <c:pt idx="595">
                  <c:v>1.2309000000000001</c:v>
                </c:pt>
                <c:pt idx="596">
                  <c:v>1.2149000000000001</c:v>
                </c:pt>
                <c:pt idx="597">
                  <c:v>1.2185999999999999</c:v>
                </c:pt>
                <c:pt idx="598">
                  <c:v>1.2263999999999999</c:v>
                </c:pt>
                <c:pt idx="599">
                  <c:v>1.2398</c:v>
                </c:pt>
                <c:pt idx="600">
                  <c:v>1.2403999999999999</c:v>
                </c:pt>
                <c:pt idx="601">
                  <c:v>1.2477</c:v>
                </c:pt>
                <c:pt idx="602">
                  <c:v>1.2512000000000001</c:v>
                </c:pt>
                <c:pt idx="603">
                  <c:v>1.2561</c:v>
                </c:pt>
                <c:pt idx="604">
                  <c:v>1.2605999999999999</c:v>
                </c:pt>
                <c:pt idx="605">
                  <c:v>1.2485999999999999</c:v>
                </c:pt>
                <c:pt idx="606">
                  <c:v>1.2407999999999999</c:v>
                </c:pt>
                <c:pt idx="607">
                  <c:v>1.2406999999999999</c:v>
                </c:pt>
                <c:pt idx="608">
                  <c:v>1.2408999999999999</c:v>
                </c:pt>
                <c:pt idx="609">
                  <c:v>1.24</c:v>
                </c:pt>
                <c:pt idx="610">
                  <c:v>1.2443</c:v>
                </c:pt>
                <c:pt idx="611">
                  <c:v>1.2428999999999999</c:v>
                </c:pt>
                <c:pt idx="612">
                  <c:v>1.24</c:v>
                </c:pt>
                <c:pt idx="613">
                  <c:v>1.2396</c:v>
                </c:pt>
                <c:pt idx="614">
                  <c:v>1.2431000000000001</c:v>
                </c:pt>
                <c:pt idx="615">
                  <c:v>1.2517</c:v>
                </c:pt>
                <c:pt idx="616">
                  <c:v>1.2524</c:v>
                </c:pt>
                <c:pt idx="617">
                  <c:v>1.2421</c:v>
                </c:pt>
                <c:pt idx="618">
                  <c:v>1.2544999999999999</c:v>
                </c:pt>
                <c:pt idx="619">
                  <c:v>1.2476</c:v>
                </c:pt>
                <c:pt idx="620">
                  <c:v>1.2461</c:v>
                </c:pt>
                <c:pt idx="621">
                  <c:v>1.2468999999999999</c:v>
                </c:pt>
                <c:pt idx="622">
                  <c:v>1.2477</c:v>
                </c:pt>
                <c:pt idx="623">
                  <c:v>1.2493000000000001</c:v>
                </c:pt>
                <c:pt idx="624">
                  <c:v>1.2525999999999999</c:v>
                </c:pt>
                <c:pt idx="625">
                  <c:v>1.2452000000000001</c:v>
                </c:pt>
                <c:pt idx="626">
                  <c:v>1.2512000000000001</c:v>
                </c:pt>
                <c:pt idx="627">
                  <c:v>1.2501</c:v>
                </c:pt>
                <c:pt idx="628">
                  <c:v>1.2509999999999999</c:v>
                </c:pt>
                <c:pt idx="629">
                  <c:v>1.2477</c:v>
                </c:pt>
                <c:pt idx="630">
                  <c:v>1.2426999999999999</c:v>
                </c:pt>
                <c:pt idx="631">
                  <c:v>1.2538</c:v>
                </c:pt>
                <c:pt idx="632">
                  <c:v>1.2475000000000001</c:v>
                </c:pt>
                <c:pt idx="633">
                  <c:v>1.2517</c:v>
                </c:pt>
                <c:pt idx="634">
                  <c:v>1.2599</c:v>
                </c:pt>
                <c:pt idx="635">
                  <c:v>1.2531000000000001</c:v>
                </c:pt>
                <c:pt idx="636">
                  <c:v>1.2475000000000001</c:v>
                </c:pt>
                <c:pt idx="637">
                  <c:v>1.2481</c:v>
                </c:pt>
                <c:pt idx="638">
                  <c:v>1.2438</c:v>
                </c:pt>
                <c:pt idx="639">
                  <c:v>1.2428999999999999</c:v>
                </c:pt>
                <c:pt idx="640">
                  <c:v>1.2525999999999999</c:v>
                </c:pt>
                <c:pt idx="641">
                  <c:v>1.2497</c:v>
                </c:pt>
                <c:pt idx="642">
                  <c:v>1.2532000000000001</c:v>
                </c:pt>
                <c:pt idx="643">
                  <c:v>1.2413000000000001</c:v>
                </c:pt>
                <c:pt idx="644">
                  <c:v>1.2468999999999999</c:v>
                </c:pt>
                <c:pt idx="645">
                  <c:v>1.2605999999999999</c:v>
                </c:pt>
                <c:pt idx="646">
                  <c:v>1.2694000000000001</c:v>
                </c:pt>
                <c:pt idx="647">
                  <c:v>1.2656000000000001</c:v>
                </c:pt>
                <c:pt idx="648">
                  <c:v>1.2563</c:v>
                </c:pt>
                <c:pt idx="649">
                  <c:v>1.2587999999999999</c:v>
                </c:pt>
                <c:pt idx="650">
                  <c:v>1.2608999999999999</c:v>
                </c:pt>
                <c:pt idx="651">
                  <c:v>1.2517</c:v>
                </c:pt>
                <c:pt idx="652">
                  <c:v>1.2490000000000001</c:v>
                </c:pt>
                <c:pt idx="653">
                  <c:v>1.25</c:v>
                </c:pt>
                <c:pt idx="654">
                  <c:v>1.2438</c:v>
                </c:pt>
                <c:pt idx="655">
                  <c:v>1.2558</c:v>
                </c:pt>
                <c:pt idx="656">
                  <c:v>1.2627999999999999</c:v>
                </c:pt>
                <c:pt idx="657">
                  <c:v>1.2689999999999999</c:v>
                </c:pt>
                <c:pt idx="658">
                  <c:v>1.266</c:v>
                </c:pt>
                <c:pt idx="659">
                  <c:v>1.244</c:v>
                </c:pt>
                <c:pt idx="660">
                  <c:v>1.2375</c:v>
                </c:pt>
                <c:pt idx="661">
                  <c:v>1.2422</c:v>
                </c:pt>
                <c:pt idx="662">
                  <c:v>1.2435</c:v>
                </c:pt>
                <c:pt idx="663">
                  <c:v>1.2433000000000001</c:v>
                </c:pt>
                <c:pt idx="664">
                  <c:v>1.2363999999999999</c:v>
                </c:pt>
                <c:pt idx="665">
                  <c:v>1.2401</c:v>
                </c:pt>
                <c:pt idx="666">
                  <c:v>1.2426999999999999</c:v>
                </c:pt>
                <c:pt idx="667">
                  <c:v>1.2381</c:v>
                </c:pt>
                <c:pt idx="668">
                  <c:v>1.2487999999999999</c:v>
                </c:pt>
                <c:pt idx="669">
                  <c:v>1.2401</c:v>
                </c:pt>
                <c:pt idx="670">
                  <c:v>1.2448999999999999</c:v>
                </c:pt>
                <c:pt idx="671">
                  <c:v>1.2442</c:v>
                </c:pt>
                <c:pt idx="672">
                  <c:v>1.2508999999999999</c:v>
                </c:pt>
                <c:pt idx="673">
                  <c:v>1.2445999999999999</c:v>
                </c:pt>
                <c:pt idx="674">
                  <c:v>1.2493000000000001</c:v>
                </c:pt>
                <c:pt idx="675">
                  <c:v>1.2491000000000001</c:v>
                </c:pt>
                <c:pt idx="676">
                  <c:v>1.248</c:v>
                </c:pt>
                <c:pt idx="677">
                  <c:v>1.2591000000000001</c:v>
                </c:pt>
                <c:pt idx="678">
                  <c:v>1.2456</c:v>
                </c:pt>
                <c:pt idx="679">
                  <c:v>1.2391000000000001</c:v>
                </c:pt>
                <c:pt idx="680">
                  <c:v>1.2365999999999999</c:v>
                </c:pt>
                <c:pt idx="681">
                  <c:v>1.2387999999999999</c:v>
                </c:pt>
                <c:pt idx="682">
                  <c:v>1.2387999999999999</c:v>
                </c:pt>
                <c:pt idx="683">
                  <c:v>1.2485999999999999</c:v>
                </c:pt>
                <c:pt idx="684">
                  <c:v>1.2605999999999999</c:v>
                </c:pt>
                <c:pt idx="685">
                  <c:v>1.2685</c:v>
                </c:pt>
                <c:pt idx="686">
                  <c:v>1.2647999999999999</c:v>
                </c:pt>
                <c:pt idx="687">
                  <c:v>1.2675000000000001</c:v>
                </c:pt>
                <c:pt idx="688">
                  <c:v>1.2608999999999999</c:v>
                </c:pt>
                <c:pt idx="689">
                  <c:v>1.2650999999999999</c:v>
                </c:pt>
                <c:pt idx="690">
                  <c:v>1.2661</c:v>
                </c:pt>
                <c:pt idx="691">
                  <c:v>1.2601</c:v>
                </c:pt>
                <c:pt idx="692">
                  <c:v>1.2670999999999999</c:v>
                </c:pt>
                <c:pt idx="693">
                  <c:v>1.2665</c:v>
                </c:pt>
                <c:pt idx="694">
                  <c:v>1.2611000000000001</c:v>
                </c:pt>
                <c:pt idx="695">
                  <c:v>1.2555000000000001</c:v>
                </c:pt>
                <c:pt idx="696">
                  <c:v>1.2611000000000001</c:v>
                </c:pt>
                <c:pt idx="697">
                  <c:v>1.2653000000000001</c:v>
                </c:pt>
                <c:pt idx="698">
                  <c:v>1.2684</c:v>
                </c:pt>
                <c:pt idx="699">
                  <c:v>1.2668999999999999</c:v>
                </c:pt>
                <c:pt idx="700">
                  <c:v>1.2748999999999999</c:v>
                </c:pt>
                <c:pt idx="701">
                  <c:v>1.2659</c:v>
                </c:pt>
                <c:pt idx="702">
                  <c:v>1.2599</c:v>
                </c:pt>
                <c:pt idx="703">
                  <c:v>1.2626999999999999</c:v>
                </c:pt>
                <c:pt idx="704">
                  <c:v>1.2592000000000001</c:v>
                </c:pt>
                <c:pt idx="705">
                  <c:v>1.2605</c:v>
                </c:pt>
                <c:pt idx="706">
                  <c:v>1.2606999999999999</c:v>
                </c:pt>
                <c:pt idx="707">
                  <c:v>1.2568999999999999</c:v>
                </c:pt>
                <c:pt idx="708">
                  <c:v>1.2556</c:v>
                </c:pt>
                <c:pt idx="709">
                  <c:v>1.2528999999999999</c:v>
                </c:pt>
                <c:pt idx="710">
                  <c:v>1.2534000000000001</c:v>
                </c:pt>
                <c:pt idx="711">
                  <c:v>1.25</c:v>
                </c:pt>
                <c:pt idx="712">
                  <c:v>1.2448999999999999</c:v>
                </c:pt>
                <c:pt idx="713">
                  <c:v>1.2545999999999999</c:v>
                </c:pt>
                <c:pt idx="714">
                  <c:v>1.2544999999999999</c:v>
                </c:pt>
                <c:pt idx="715">
                  <c:v>1.2524</c:v>
                </c:pt>
                <c:pt idx="716">
                  <c:v>1.2481</c:v>
                </c:pt>
                <c:pt idx="717">
                  <c:v>1.2436</c:v>
                </c:pt>
                <c:pt idx="718">
                  <c:v>1.2524</c:v>
                </c:pt>
                <c:pt idx="719">
                  <c:v>1.2518</c:v>
                </c:pt>
                <c:pt idx="720">
                  <c:v>1.242</c:v>
                </c:pt>
                <c:pt idx="721">
                  <c:v>1.2464</c:v>
                </c:pt>
                <c:pt idx="722">
                  <c:v>1.2516</c:v>
                </c:pt>
                <c:pt idx="723">
                  <c:v>1.2578</c:v>
                </c:pt>
                <c:pt idx="724">
                  <c:v>1.258</c:v>
                </c:pt>
                <c:pt idx="725">
                  <c:v>1.2587999999999999</c:v>
                </c:pt>
                <c:pt idx="726">
                  <c:v>1.2565</c:v>
                </c:pt>
                <c:pt idx="727">
                  <c:v>1.2535000000000001</c:v>
                </c:pt>
                <c:pt idx="728">
                  <c:v>1.2524</c:v>
                </c:pt>
                <c:pt idx="729">
                  <c:v>1.2483</c:v>
                </c:pt>
                <c:pt idx="730">
                  <c:v>1.2634000000000001</c:v>
                </c:pt>
                <c:pt idx="731">
                  <c:v>1.2728999999999999</c:v>
                </c:pt>
                <c:pt idx="732">
                  <c:v>1.2696000000000001</c:v>
                </c:pt>
                <c:pt idx="733">
                  <c:v>1.2506999999999999</c:v>
                </c:pt>
                <c:pt idx="734">
                  <c:v>1.2657</c:v>
                </c:pt>
                <c:pt idx="735">
                  <c:v>1.2647999999999999</c:v>
                </c:pt>
                <c:pt idx="736">
                  <c:v>1.2614000000000001</c:v>
                </c:pt>
                <c:pt idx="737">
                  <c:v>1.2548999999999999</c:v>
                </c:pt>
                <c:pt idx="738">
                  <c:v>1.2556</c:v>
                </c:pt>
                <c:pt idx="739">
                  <c:v>1.2445999999999999</c:v>
                </c:pt>
                <c:pt idx="740">
                  <c:v>1.2626999999999999</c:v>
                </c:pt>
                <c:pt idx="741">
                  <c:v>1.2615000000000001</c:v>
                </c:pt>
                <c:pt idx="742">
                  <c:v>1.2632000000000001</c:v>
                </c:pt>
                <c:pt idx="743">
                  <c:v>1.2626999999999999</c:v>
                </c:pt>
                <c:pt idx="744">
                  <c:v>1.2726</c:v>
                </c:pt>
                <c:pt idx="745">
                  <c:v>1.2685999999999999</c:v>
                </c:pt>
                <c:pt idx="746">
                  <c:v>1.2508999999999999</c:v>
                </c:pt>
                <c:pt idx="747">
                  <c:v>1.2552000000000001</c:v>
                </c:pt>
                <c:pt idx="748">
                  <c:v>1.2673000000000001</c:v>
                </c:pt>
                <c:pt idx="749">
                  <c:v>1.2633000000000001</c:v>
                </c:pt>
                <c:pt idx="750">
                  <c:v>1.2622</c:v>
                </c:pt>
                <c:pt idx="751">
                  <c:v>1.2497</c:v>
                </c:pt>
                <c:pt idx="752">
                  <c:v>1.2513000000000001</c:v>
                </c:pt>
                <c:pt idx="753">
                  <c:v>1.2454000000000001</c:v>
                </c:pt>
                <c:pt idx="754">
                  <c:v>1.2403</c:v>
                </c:pt>
                <c:pt idx="755">
                  <c:v>1.2446999999999999</c:v>
                </c:pt>
                <c:pt idx="756">
                  <c:v>1.2490000000000001</c:v>
                </c:pt>
                <c:pt idx="757">
                  <c:v>1.2506999999999999</c:v>
                </c:pt>
                <c:pt idx="758">
                  <c:v>1.2548999999999999</c:v>
                </c:pt>
                <c:pt idx="759">
                  <c:v>1.2622</c:v>
                </c:pt>
                <c:pt idx="760">
                  <c:v>1.2512000000000001</c:v>
                </c:pt>
                <c:pt idx="761">
                  <c:v>1.2464</c:v>
                </c:pt>
                <c:pt idx="762">
                  <c:v>1.2593000000000001</c:v>
                </c:pt>
                <c:pt idx="763">
                  <c:v>1.2648999999999999</c:v>
                </c:pt>
                <c:pt idx="764">
                  <c:v>1.2702</c:v>
                </c:pt>
                <c:pt idx="765">
                  <c:v>1.2634000000000001</c:v>
                </c:pt>
                <c:pt idx="766">
                  <c:v>1.2675000000000001</c:v>
                </c:pt>
                <c:pt idx="767">
                  <c:v>1.2625</c:v>
                </c:pt>
                <c:pt idx="768">
                  <c:v>1.2678</c:v>
                </c:pt>
                <c:pt idx="769">
                  <c:v>1.2653000000000001</c:v>
                </c:pt>
                <c:pt idx="770">
                  <c:v>1.2638</c:v>
                </c:pt>
                <c:pt idx="771">
                  <c:v>1.2464999999999999</c:v>
                </c:pt>
                <c:pt idx="772">
                  <c:v>1.2427999999999999</c:v>
                </c:pt>
                <c:pt idx="773">
                  <c:v>1.2383</c:v>
                </c:pt>
                <c:pt idx="774">
                  <c:v>1.2301</c:v>
                </c:pt>
                <c:pt idx="775">
                  <c:v>1.2327999999999999</c:v>
                </c:pt>
                <c:pt idx="776">
                  <c:v>1.2392000000000001</c:v>
                </c:pt>
                <c:pt idx="777">
                  <c:v>1.2303999999999999</c:v>
                </c:pt>
                <c:pt idx="778">
                  <c:v>1.2405999999999999</c:v>
                </c:pt>
                <c:pt idx="779">
                  <c:v>1.2571000000000001</c:v>
                </c:pt>
                <c:pt idx="780">
                  <c:v>1.2504</c:v>
                </c:pt>
                <c:pt idx="781">
                  <c:v>1.2574000000000001</c:v>
                </c:pt>
                <c:pt idx="782">
                  <c:v>1.2504</c:v>
                </c:pt>
                <c:pt idx="783">
                  <c:v>1.2513000000000001</c:v>
                </c:pt>
                <c:pt idx="784">
                  <c:v>1.2584</c:v>
                </c:pt>
                <c:pt idx="785">
                  <c:v>1.2636000000000001</c:v>
                </c:pt>
                <c:pt idx="786">
                  <c:v>1.2776000000000001</c:v>
                </c:pt>
                <c:pt idx="787">
                  <c:v>1.2717000000000001</c:v>
                </c:pt>
                <c:pt idx="788">
                  <c:v>1.2707999999999999</c:v>
                </c:pt>
                <c:pt idx="789">
                  <c:v>1.2710999999999999</c:v>
                </c:pt>
                <c:pt idx="790">
                  <c:v>1.2656000000000001</c:v>
                </c:pt>
                <c:pt idx="791">
                  <c:v>1.2524</c:v>
                </c:pt>
                <c:pt idx="792">
                  <c:v>1.2621</c:v>
                </c:pt>
                <c:pt idx="793">
                  <c:v>1.2527999999999999</c:v>
                </c:pt>
                <c:pt idx="794">
                  <c:v>1.2596000000000001</c:v>
                </c:pt>
                <c:pt idx="795">
                  <c:v>1.2576000000000001</c:v>
                </c:pt>
                <c:pt idx="796">
                  <c:v>1.2549999999999999</c:v>
                </c:pt>
                <c:pt idx="797">
                  <c:v>1.2505999999999999</c:v>
                </c:pt>
                <c:pt idx="798">
                  <c:v>1.2638</c:v>
                </c:pt>
                <c:pt idx="799">
                  <c:v>1.2665999999999999</c:v>
                </c:pt>
                <c:pt idx="800">
                  <c:v>1.2625999999999999</c:v>
                </c:pt>
                <c:pt idx="801">
                  <c:v>1.2549999999999999</c:v>
                </c:pt>
                <c:pt idx="802">
                  <c:v>1.2629999999999999</c:v>
                </c:pt>
                <c:pt idx="803">
                  <c:v>1.2512000000000001</c:v>
                </c:pt>
                <c:pt idx="804">
                  <c:v>1.2517</c:v>
                </c:pt>
                <c:pt idx="805">
                  <c:v>1.2576000000000001</c:v>
                </c:pt>
                <c:pt idx="806">
                  <c:v>1.2625999999999999</c:v>
                </c:pt>
                <c:pt idx="807">
                  <c:v>1.2566999999999999</c:v>
                </c:pt>
                <c:pt idx="808">
                  <c:v>1.2533000000000001</c:v>
                </c:pt>
                <c:pt idx="809">
                  <c:v>1.2512000000000001</c:v>
                </c:pt>
                <c:pt idx="810">
                  <c:v>1.2479</c:v>
                </c:pt>
                <c:pt idx="811">
                  <c:v>1.2506999999999999</c:v>
                </c:pt>
                <c:pt idx="812">
                  <c:v>1.2512000000000001</c:v>
                </c:pt>
                <c:pt idx="813">
                  <c:v>1.2523</c:v>
                </c:pt>
                <c:pt idx="814">
                  <c:v>1.2564</c:v>
                </c:pt>
                <c:pt idx="815">
                  <c:v>1.24</c:v>
                </c:pt>
                <c:pt idx="816">
                  <c:v>1.2434000000000001</c:v>
                </c:pt>
                <c:pt idx="817">
                  <c:v>1.2397</c:v>
                </c:pt>
                <c:pt idx="818">
                  <c:v>1.2432000000000001</c:v>
                </c:pt>
                <c:pt idx="819">
                  <c:v>1.2344999999999999</c:v>
                </c:pt>
                <c:pt idx="820">
                  <c:v>1.2278</c:v>
                </c:pt>
                <c:pt idx="821">
                  <c:v>1.2327999999999999</c:v>
                </c:pt>
                <c:pt idx="822">
                  <c:v>1.2471000000000001</c:v>
                </c:pt>
                <c:pt idx="823">
                  <c:v>1.2408999999999999</c:v>
                </c:pt>
                <c:pt idx="824">
                  <c:v>1.2432000000000001</c:v>
                </c:pt>
                <c:pt idx="825">
                  <c:v>1.2534000000000001</c:v>
                </c:pt>
                <c:pt idx="826">
                  <c:v>1.2670999999999999</c:v>
                </c:pt>
                <c:pt idx="827">
                  <c:v>1.2457</c:v>
                </c:pt>
                <c:pt idx="828">
                  <c:v>1.2438</c:v>
                </c:pt>
                <c:pt idx="829">
                  <c:v>1.2609999999999999</c:v>
                </c:pt>
                <c:pt idx="830">
                  <c:v>1.2642</c:v>
                </c:pt>
                <c:pt idx="831">
                  <c:v>1.2551000000000001</c:v>
                </c:pt>
                <c:pt idx="832">
                  <c:v>1.2567999999999999</c:v>
                </c:pt>
                <c:pt idx="833">
                  <c:v>1.2467999999999999</c:v>
                </c:pt>
                <c:pt idx="834">
                  <c:v>1.2446999999999999</c:v>
                </c:pt>
                <c:pt idx="835">
                  <c:v>1.2527999999999999</c:v>
                </c:pt>
                <c:pt idx="836">
                  <c:v>1.2596000000000001</c:v>
                </c:pt>
                <c:pt idx="837">
                  <c:v>1.2650999999999999</c:v>
                </c:pt>
                <c:pt idx="838">
                  <c:v>1.2605999999999999</c:v>
                </c:pt>
                <c:pt idx="839">
                  <c:v>1.2608999999999999</c:v>
                </c:pt>
                <c:pt idx="840">
                  <c:v>1.2718</c:v>
                </c:pt>
                <c:pt idx="841">
                  <c:v>1.2743</c:v>
                </c:pt>
                <c:pt idx="842">
                  <c:v>1.2584</c:v>
                </c:pt>
                <c:pt idx="843">
                  <c:v>1.2699</c:v>
                </c:pt>
                <c:pt idx="844">
                  <c:v>1.2685999999999999</c:v>
                </c:pt>
                <c:pt idx="845">
                  <c:v>1.2684</c:v>
                </c:pt>
                <c:pt idx="846">
                  <c:v>1.2737000000000001</c:v>
                </c:pt>
                <c:pt idx="847">
                  <c:v>1.2771999999999999</c:v>
                </c:pt>
                <c:pt idx="848">
                  <c:v>1.2694000000000001</c:v>
                </c:pt>
                <c:pt idx="849">
                  <c:v>1.2596000000000001</c:v>
                </c:pt>
                <c:pt idx="850">
                  <c:v>1.2574000000000001</c:v>
                </c:pt>
                <c:pt idx="851">
                  <c:v>1.2682</c:v>
                </c:pt>
                <c:pt idx="852">
                  <c:v>1.2643</c:v>
                </c:pt>
                <c:pt idx="853">
                  <c:v>1.2675000000000001</c:v>
                </c:pt>
                <c:pt idx="854">
                  <c:v>1.2783</c:v>
                </c:pt>
                <c:pt idx="855">
                  <c:v>1.2724</c:v>
                </c:pt>
                <c:pt idx="856">
                  <c:v>1.2717000000000001</c:v>
                </c:pt>
                <c:pt idx="857">
                  <c:v>1.2863</c:v>
                </c:pt>
                <c:pt idx="858">
                  <c:v>1.2688999999999999</c:v>
                </c:pt>
                <c:pt idx="859">
                  <c:v>1.272</c:v>
                </c:pt>
                <c:pt idx="860">
                  <c:v>1.2679</c:v>
                </c:pt>
                <c:pt idx="861">
                  <c:v>1.2714000000000001</c:v>
                </c:pt>
                <c:pt idx="862">
                  <c:v>1.2581</c:v>
                </c:pt>
                <c:pt idx="863">
                  <c:v>1.2617</c:v>
                </c:pt>
                <c:pt idx="864">
                  <c:v>1.2626999999999999</c:v>
                </c:pt>
                <c:pt idx="865">
                  <c:v>1.2605999999999999</c:v>
                </c:pt>
                <c:pt idx="866">
                  <c:v>1.2623</c:v>
                </c:pt>
                <c:pt idx="867">
                  <c:v>1.2726</c:v>
                </c:pt>
                <c:pt idx="868">
                  <c:v>1.2541</c:v>
                </c:pt>
                <c:pt idx="869">
                  <c:v>1.2625999999999999</c:v>
                </c:pt>
                <c:pt idx="870">
                  <c:v>1.2654000000000001</c:v>
                </c:pt>
                <c:pt idx="871">
                  <c:v>1.2606999999999999</c:v>
                </c:pt>
                <c:pt idx="872">
                  <c:v>1.2496</c:v>
                </c:pt>
                <c:pt idx="873">
                  <c:v>1.2395</c:v>
                </c:pt>
                <c:pt idx="874">
                  <c:v>1.2354000000000001</c:v>
                </c:pt>
                <c:pt idx="875">
                  <c:v>1.2547999999999999</c:v>
                </c:pt>
                <c:pt idx="876">
                  <c:v>1.2609999999999999</c:v>
                </c:pt>
                <c:pt idx="877">
                  <c:v>1.2571000000000001</c:v>
                </c:pt>
                <c:pt idx="878">
                  <c:v>1.2529999999999999</c:v>
                </c:pt>
                <c:pt idx="879">
                  <c:v>1.2542</c:v>
                </c:pt>
                <c:pt idx="880">
                  <c:v>1.2598</c:v>
                </c:pt>
                <c:pt idx="881">
                  <c:v>1.264</c:v>
                </c:pt>
                <c:pt idx="882">
                  <c:v>1.2479</c:v>
                </c:pt>
                <c:pt idx="883">
                  <c:v>1.2322</c:v>
                </c:pt>
                <c:pt idx="884">
                  <c:v>1.2383</c:v>
                </c:pt>
                <c:pt idx="885">
                  <c:v>1.2369000000000001</c:v>
                </c:pt>
                <c:pt idx="886">
                  <c:v>1.2435</c:v>
                </c:pt>
                <c:pt idx="887">
                  <c:v>1.2419</c:v>
                </c:pt>
                <c:pt idx="888">
                  <c:v>1.2445999999999999</c:v>
                </c:pt>
                <c:pt idx="889">
                  <c:v>1.2396</c:v>
                </c:pt>
                <c:pt idx="890">
                  <c:v>1.2517</c:v>
                </c:pt>
                <c:pt idx="891">
                  <c:v>1.2549999999999999</c:v>
                </c:pt>
                <c:pt idx="892">
                  <c:v>1.2673000000000001</c:v>
                </c:pt>
                <c:pt idx="893">
                  <c:v>1.2518</c:v>
                </c:pt>
                <c:pt idx="894">
                  <c:v>1.2492000000000001</c:v>
                </c:pt>
                <c:pt idx="895">
                  <c:v>1.2575000000000001</c:v>
                </c:pt>
                <c:pt idx="896">
                  <c:v>1.258</c:v>
                </c:pt>
                <c:pt idx="897">
                  <c:v>1.2574000000000001</c:v>
                </c:pt>
                <c:pt idx="898">
                  <c:v>1.2396</c:v>
                </c:pt>
                <c:pt idx="899">
                  <c:v>1.2402</c:v>
                </c:pt>
                <c:pt idx="900">
                  <c:v>1.2447999999999999</c:v>
                </c:pt>
                <c:pt idx="901">
                  <c:v>1.2403</c:v>
                </c:pt>
                <c:pt idx="902">
                  <c:v>1.2407999999999999</c:v>
                </c:pt>
                <c:pt idx="903">
                  <c:v>1.2383</c:v>
                </c:pt>
                <c:pt idx="904">
                  <c:v>1.2499</c:v>
                </c:pt>
                <c:pt idx="905">
                  <c:v>1.2521</c:v>
                </c:pt>
                <c:pt idx="906">
                  <c:v>1.2496</c:v>
                </c:pt>
                <c:pt idx="907">
                  <c:v>1.2523</c:v>
                </c:pt>
                <c:pt idx="908">
                  <c:v>1.2511000000000001</c:v>
                </c:pt>
                <c:pt idx="909">
                  <c:v>1.2529999999999999</c:v>
                </c:pt>
                <c:pt idx="910">
                  <c:v>1.2563</c:v>
                </c:pt>
                <c:pt idx="911">
                  <c:v>1.2607999999999999</c:v>
                </c:pt>
                <c:pt idx="912">
                  <c:v>1.2766999999999999</c:v>
                </c:pt>
                <c:pt idx="913">
                  <c:v>1.2729999999999999</c:v>
                </c:pt>
                <c:pt idx="914">
                  <c:v>1.2811999999999999</c:v>
                </c:pt>
                <c:pt idx="915">
                  <c:v>1.2775000000000001</c:v>
                </c:pt>
                <c:pt idx="916">
                  <c:v>1.2745</c:v>
                </c:pt>
                <c:pt idx="917">
                  <c:v>1.2638</c:v>
                </c:pt>
                <c:pt idx="918">
                  <c:v>1.2625999999999999</c:v>
                </c:pt>
                <c:pt idx="919">
                  <c:v>1.2559</c:v>
                </c:pt>
                <c:pt idx="920">
                  <c:v>1.2625</c:v>
                </c:pt>
                <c:pt idx="921">
                  <c:v>1.2544</c:v>
                </c:pt>
                <c:pt idx="922">
                  <c:v>1.2452000000000001</c:v>
                </c:pt>
                <c:pt idx="923">
                  <c:v>1.2454000000000001</c:v>
                </c:pt>
                <c:pt idx="924">
                  <c:v>1.2512000000000001</c:v>
                </c:pt>
                <c:pt idx="925">
                  <c:v>1.2467999999999999</c:v>
                </c:pt>
                <c:pt idx="926">
                  <c:v>1.2525999999999999</c:v>
                </c:pt>
                <c:pt idx="927">
                  <c:v>1.2581</c:v>
                </c:pt>
                <c:pt idx="928">
                  <c:v>1.2707999999999999</c:v>
                </c:pt>
                <c:pt idx="929">
                  <c:v>1.2743</c:v>
                </c:pt>
                <c:pt idx="930">
                  <c:v>1.2770999999999999</c:v>
                </c:pt>
                <c:pt idx="931">
                  <c:v>1.2745</c:v>
                </c:pt>
                <c:pt idx="932">
                  <c:v>1.2668999999999999</c:v>
                </c:pt>
                <c:pt idx="933">
                  <c:v>1.2726999999999999</c:v>
                </c:pt>
                <c:pt idx="934">
                  <c:v>1.2682</c:v>
                </c:pt>
                <c:pt idx="935">
                  <c:v>1.2673000000000001</c:v>
                </c:pt>
                <c:pt idx="936">
                  <c:v>1.2672000000000001</c:v>
                </c:pt>
                <c:pt idx="937">
                  <c:v>1.2572000000000001</c:v>
                </c:pt>
                <c:pt idx="938">
                  <c:v>1.2605999999999999</c:v>
                </c:pt>
                <c:pt idx="939">
                  <c:v>1.2408999999999999</c:v>
                </c:pt>
                <c:pt idx="940">
                  <c:v>1.238</c:v>
                </c:pt>
                <c:pt idx="941">
                  <c:v>1.2381</c:v>
                </c:pt>
                <c:pt idx="942">
                  <c:v>1.2467999999999999</c:v>
                </c:pt>
                <c:pt idx="943">
                  <c:v>1.2441</c:v>
                </c:pt>
                <c:pt idx="944">
                  <c:v>1.2470000000000001</c:v>
                </c:pt>
                <c:pt idx="945">
                  <c:v>1.2503</c:v>
                </c:pt>
                <c:pt idx="946">
                  <c:v>1.2619</c:v>
                </c:pt>
                <c:pt idx="947">
                  <c:v>1.2588999999999999</c:v>
                </c:pt>
                <c:pt idx="948">
                  <c:v>1.2554000000000001</c:v>
                </c:pt>
                <c:pt idx="949">
                  <c:v>1.2601</c:v>
                </c:pt>
                <c:pt idx="950">
                  <c:v>1.2549999999999999</c:v>
                </c:pt>
                <c:pt idx="951">
                  <c:v>1.2559</c:v>
                </c:pt>
                <c:pt idx="952">
                  <c:v>1.2717000000000001</c:v>
                </c:pt>
                <c:pt idx="953">
                  <c:v>1.2784</c:v>
                </c:pt>
                <c:pt idx="954">
                  <c:v>1.2805</c:v>
                </c:pt>
                <c:pt idx="955">
                  <c:v>1.2704</c:v>
                </c:pt>
                <c:pt idx="956">
                  <c:v>1.2763</c:v>
                </c:pt>
                <c:pt idx="957">
                  <c:v>1.2617</c:v>
                </c:pt>
                <c:pt idx="958">
                  <c:v>1.2607999999999999</c:v>
                </c:pt>
                <c:pt idx="959">
                  <c:v>1.2562</c:v>
                </c:pt>
                <c:pt idx="960">
                  <c:v>1.2481</c:v>
                </c:pt>
                <c:pt idx="961">
                  <c:v>1.2561</c:v>
                </c:pt>
                <c:pt idx="962">
                  <c:v>1.2586999999999999</c:v>
                </c:pt>
                <c:pt idx="963">
                  <c:v>1.2588999999999999</c:v>
                </c:pt>
                <c:pt idx="964">
                  <c:v>1.2568999999999999</c:v>
                </c:pt>
                <c:pt idx="965">
                  <c:v>1.2635000000000001</c:v>
                </c:pt>
                <c:pt idx="966">
                  <c:v>1.2513000000000001</c:v>
                </c:pt>
                <c:pt idx="967">
                  <c:v>1.2534000000000001</c:v>
                </c:pt>
                <c:pt idx="968">
                  <c:v>1.2512000000000001</c:v>
                </c:pt>
                <c:pt idx="969">
                  <c:v>1.2563</c:v>
                </c:pt>
                <c:pt idx="970">
                  <c:v>1.2622</c:v>
                </c:pt>
                <c:pt idx="971">
                  <c:v>1.2553000000000001</c:v>
                </c:pt>
                <c:pt idx="972">
                  <c:v>1.2526999999999999</c:v>
                </c:pt>
                <c:pt idx="973">
                  <c:v>1.2538</c:v>
                </c:pt>
                <c:pt idx="974">
                  <c:v>1.2503</c:v>
                </c:pt>
                <c:pt idx="975">
                  <c:v>1.2589999999999999</c:v>
                </c:pt>
                <c:pt idx="976">
                  <c:v>1.2573000000000001</c:v>
                </c:pt>
                <c:pt idx="977">
                  <c:v>1.2514000000000001</c:v>
                </c:pt>
                <c:pt idx="978">
                  <c:v>1.2484999999999999</c:v>
                </c:pt>
                <c:pt idx="979">
                  <c:v>1.2457</c:v>
                </c:pt>
                <c:pt idx="980">
                  <c:v>1.2326999999999999</c:v>
                </c:pt>
                <c:pt idx="981">
                  <c:v>1.2453000000000001</c:v>
                </c:pt>
                <c:pt idx="982">
                  <c:v>1.2387999999999999</c:v>
                </c:pt>
                <c:pt idx="983">
                  <c:v>1.2493000000000001</c:v>
                </c:pt>
                <c:pt idx="984">
                  <c:v>1.2441</c:v>
                </c:pt>
                <c:pt idx="985">
                  <c:v>1.2439</c:v>
                </c:pt>
                <c:pt idx="986">
                  <c:v>1.2456</c:v>
                </c:pt>
                <c:pt idx="987">
                  <c:v>1.2458</c:v>
                </c:pt>
                <c:pt idx="988">
                  <c:v>1.2452000000000001</c:v>
                </c:pt>
                <c:pt idx="989">
                  <c:v>1.2504</c:v>
                </c:pt>
                <c:pt idx="990">
                  <c:v>1.2501</c:v>
                </c:pt>
                <c:pt idx="991">
                  <c:v>1.2413000000000001</c:v>
                </c:pt>
                <c:pt idx="992">
                  <c:v>1.2418</c:v>
                </c:pt>
                <c:pt idx="993">
                  <c:v>1.2452000000000001</c:v>
                </c:pt>
                <c:pt idx="994">
                  <c:v>1.246</c:v>
                </c:pt>
                <c:pt idx="995">
                  <c:v>1.258</c:v>
                </c:pt>
                <c:pt idx="996">
                  <c:v>1.2574000000000001</c:v>
                </c:pt>
                <c:pt idx="997">
                  <c:v>1.2504</c:v>
                </c:pt>
                <c:pt idx="998">
                  <c:v>1.2485999999999999</c:v>
                </c:pt>
                <c:pt idx="999">
                  <c:v>1.2534000000000001</c:v>
                </c:pt>
                <c:pt idx="1000">
                  <c:v>1.2601</c:v>
                </c:pt>
                <c:pt idx="1001">
                  <c:v>1.2548999999999999</c:v>
                </c:pt>
                <c:pt idx="1002">
                  <c:v>1.2623</c:v>
                </c:pt>
                <c:pt idx="1003">
                  <c:v>1.2593000000000001</c:v>
                </c:pt>
                <c:pt idx="1004">
                  <c:v>1.2574000000000001</c:v>
                </c:pt>
                <c:pt idx="1005">
                  <c:v>1.2633000000000001</c:v>
                </c:pt>
                <c:pt idx="1006">
                  <c:v>1.2569999999999999</c:v>
                </c:pt>
                <c:pt idx="1007">
                  <c:v>1.2578</c:v>
                </c:pt>
                <c:pt idx="1008">
                  <c:v>1.2451000000000001</c:v>
                </c:pt>
                <c:pt idx="1009">
                  <c:v>1.2481</c:v>
                </c:pt>
                <c:pt idx="1010">
                  <c:v>1.2471000000000001</c:v>
                </c:pt>
                <c:pt idx="1011">
                  <c:v>1.2546999999999999</c:v>
                </c:pt>
                <c:pt idx="1012">
                  <c:v>1.2633000000000001</c:v>
                </c:pt>
                <c:pt idx="1013">
                  <c:v>1.2611000000000001</c:v>
                </c:pt>
                <c:pt idx="1014">
                  <c:v>1.2527999999999999</c:v>
                </c:pt>
                <c:pt idx="1015">
                  <c:v>1.2438</c:v>
                </c:pt>
                <c:pt idx="1016">
                  <c:v>1.2464999999999999</c:v>
                </c:pt>
                <c:pt idx="1017">
                  <c:v>1.2485999999999999</c:v>
                </c:pt>
                <c:pt idx="1018">
                  <c:v>1.2494000000000001</c:v>
                </c:pt>
                <c:pt idx="1019">
                  <c:v>1.2541</c:v>
                </c:pt>
                <c:pt idx="1020">
                  <c:v>1.25</c:v>
                </c:pt>
                <c:pt idx="1021">
                  <c:v>1.2444999999999999</c:v>
                </c:pt>
                <c:pt idx="1022">
                  <c:v>1.2404999999999999</c:v>
                </c:pt>
                <c:pt idx="1023">
                  <c:v>1.2353000000000001</c:v>
                </c:pt>
                <c:pt idx="1024">
                  <c:v>1.2374000000000001</c:v>
                </c:pt>
                <c:pt idx="1025">
                  <c:v>1.2397</c:v>
                </c:pt>
                <c:pt idx="1026">
                  <c:v>1.2415</c:v>
                </c:pt>
                <c:pt idx="1027">
                  <c:v>1.2454000000000001</c:v>
                </c:pt>
                <c:pt idx="1028">
                  <c:v>1.2476</c:v>
                </c:pt>
                <c:pt idx="1029">
                  <c:v>1.2462</c:v>
                </c:pt>
                <c:pt idx="1030">
                  <c:v>1.2334000000000001</c:v>
                </c:pt>
                <c:pt idx="1031">
                  <c:v>1.2326999999999999</c:v>
                </c:pt>
                <c:pt idx="1032">
                  <c:v>1.2371000000000001</c:v>
                </c:pt>
                <c:pt idx="1033">
                  <c:v>1.2479</c:v>
                </c:pt>
                <c:pt idx="1034">
                  <c:v>1.2472000000000001</c:v>
                </c:pt>
                <c:pt idx="1035">
                  <c:v>1.2515000000000001</c:v>
                </c:pt>
                <c:pt idx="1036">
                  <c:v>1.2403</c:v>
                </c:pt>
                <c:pt idx="1037">
                  <c:v>1.2491000000000001</c:v>
                </c:pt>
                <c:pt idx="1038">
                  <c:v>1.2536</c:v>
                </c:pt>
                <c:pt idx="1039">
                  <c:v>1.2628999999999999</c:v>
                </c:pt>
                <c:pt idx="1040">
                  <c:v>1.2523</c:v>
                </c:pt>
                <c:pt idx="1041">
                  <c:v>1.2473000000000001</c:v>
                </c:pt>
                <c:pt idx="1042">
                  <c:v>1.2423999999999999</c:v>
                </c:pt>
                <c:pt idx="1043">
                  <c:v>1.2486999999999999</c:v>
                </c:pt>
                <c:pt idx="1044">
                  <c:v>1.2499</c:v>
                </c:pt>
                <c:pt idx="1045">
                  <c:v>1.2470000000000001</c:v>
                </c:pt>
                <c:pt idx="1046">
                  <c:v>1.2472000000000001</c:v>
                </c:pt>
                <c:pt idx="1047">
                  <c:v>1.2381</c:v>
                </c:pt>
                <c:pt idx="1048">
                  <c:v>1.232</c:v>
                </c:pt>
                <c:pt idx="1049">
                  <c:v>1.22</c:v>
                </c:pt>
                <c:pt idx="1050">
                  <c:v>1.2184999999999999</c:v>
                </c:pt>
                <c:pt idx="1051">
                  <c:v>1.2264999999999999</c:v>
                </c:pt>
                <c:pt idx="1052">
                  <c:v>1.2262999999999999</c:v>
                </c:pt>
                <c:pt idx="1053">
                  <c:v>1.2331000000000001</c:v>
                </c:pt>
                <c:pt idx="1054">
                  <c:v>1.2477</c:v>
                </c:pt>
                <c:pt idx="1055">
                  <c:v>1.2501</c:v>
                </c:pt>
                <c:pt idx="1056">
                  <c:v>1.2396</c:v>
                </c:pt>
                <c:pt idx="1057">
                  <c:v>1.2463</c:v>
                </c:pt>
                <c:pt idx="1058">
                  <c:v>1.2355</c:v>
                </c:pt>
                <c:pt idx="1059">
                  <c:v>1.2408999999999999</c:v>
                </c:pt>
                <c:pt idx="1060">
                  <c:v>1.2457</c:v>
                </c:pt>
                <c:pt idx="1061">
                  <c:v>1.2462</c:v>
                </c:pt>
                <c:pt idx="1062">
                  <c:v>1.2576000000000001</c:v>
                </c:pt>
                <c:pt idx="1063">
                  <c:v>1.2471000000000001</c:v>
                </c:pt>
                <c:pt idx="1064">
                  <c:v>1.2471000000000001</c:v>
                </c:pt>
                <c:pt idx="1065">
                  <c:v>1.2448999999999999</c:v>
                </c:pt>
                <c:pt idx="1066">
                  <c:v>1.2506999999999999</c:v>
                </c:pt>
                <c:pt idx="1067">
                  <c:v>1.2450000000000001</c:v>
                </c:pt>
                <c:pt idx="1068">
                  <c:v>1.2496</c:v>
                </c:pt>
                <c:pt idx="1069">
                  <c:v>1.2476</c:v>
                </c:pt>
                <c:pt idx="1070">
                  <c:v>1.2450000000000001</c:v>
                </c:pt>
                <c:pt idx="1071">
                  <c:v>1.2508999999999999</c:v>
                </c:pt>
                <c:pt idx="1072">
                  <c:v>1.2455000000000001</c:v>
                </c:pt>
                <c:pt idx="1073">
                  <c:v>1.2436</c:v>
                </c:pt>
                <c:pt idx="1074">
                  <c:v>1.232</c:v>
                </c:pt>
                <c:pt idx="1075">
                  <c:v>1.2433000000000001</c:v>
                </c:pt>
                <c:pt idx="1076">
                  <c:v>1.2548999999999999</c:v>
                </c:pt>
                <c:pt idx="1077">
                  <c:v>1.2573000000000001</c:v>
                </c:pt>
                <c:pt idx="1078">
                  <c:v>1.2579</c:v>
                </c:pt>
                <c:pt idx="1079">
                  <c:v>1.2521</c:v>
                </c:pt>
                <c:pt idx="1080">
                  <c:v>1.2585</c:v>
                </c:pt>
                <c:pt idx="1081">
                  <c:v>1.2508999999999999</c:v>
                </c:pt>
                <c:pt idx="1082">
                  <c:v>1.2453000000000001</c:v>
                </c:pt>
                <c:pt idx="1083">
                  <c:v>1.2498</c:v>
                </c:pt>
                <c:pt idx="1084">
                  <c:v>1.2526999999999999</c:v>
                </c:pt>
                <c:pt idx="1085">
                  <c:v>1.2481</c:v>
                </c:pt>
                <c:pt idx="1086">
                  <c:v>1.238</c:v>
                </c:pt>
                <c:pt idx="1087">
                  <c:v>1.2319</c:v>
                </c:pt>
                <c:pt idx="1088">
                  <c:v>1.2253000000000001</c:v>
                </c:pt>
                <c:pt idx="1089">
                  <c:v>1.2329000000000001</c:v>
                </c:pt>
                <c:pt idx="1090">
                  <c:v>1.2408999999999999</c:v>
                </c:pt>
                <c:pt idx="1091">
                  <c:v>1.2386999999999999</c:v>
                </c:pt>
                <c:pt idx="1092">
                  <c:v>1.2439</c:v>
                </c:pt>
                <c:pt idx="1093">
                  <c:v>1.2465999999999999</c:v>
                </c:pt>
                <c:pt idx="1094">
                  <c:v>1.2502</c:v>
                </c:pt>
                <c:pt idx="1095">
                  <c:v>1.2438</c:v>
                </c:pt>
                <c:pt idx="1096">
                  <c:v>1.2518</c:v>
                </c:pt>
                <c:pt idx="1097">
                  <c:v>1.2450000000000001</c:v>
                </c:pt>
                <c:pt idx="1098">
                  <c:v>1.2478</c:v>
                </c:pt>
                <c:pt idx="1099">
                  <c:v>1.2644</c:v>
                </c:pt>
                <c:pt idx="1100">
                  <c:v>1.258</c:v>
                </c:pt>
                <c:pt idx="1101">
                  <c:v>1.2623</c:v>
                </c:pt>
                <c:pt idx="1102">
                  <c:v>1.2573000000000001</c:v>
                </c:pt>
                <c:pt idx="1103">
                  <c:v>1.2493000000000001</c:v>
                </c:pt>
                <c:pt idx="1104">
                  <c:v>1.2559</c:v>
                </c:pt>
                <c:pt idx="1105">
                  <c:v>1.2546999999999999</c:v>
                </c:pt>
                <c:pt idx="1106">
                  <c:v>1.2582</c:v>
                </c:pt>
                <c:pt idx="1107">
                  <c:v>1.2490000000000001</c:v>
                </c:pt>
                <c:pt idx="1108">
                  <c:v>1.2467999999999999</c:v>
                </c:pt>
                <c:pt idx="1109">
                  <c:v>1.2415</c:v>
                </c:pt>
                <c:pt idx="1110">
                  <c:v>1.2317</c:v>
                </c:pt>
                <c:pt idx="1111">
                  <c:v>1.2405999999999999</c:v>
                </c:pt>
                <c:pt idx="1112">
                  <c:v>1.2478</c:v>
                </c:pt>
                <c:pt idx="1113">
                  <c:v>1.2359</c:v>
                </c:pt>
                <c:pt idx="1114">
                  <c:v>1.2313000000000001</c:v>
                </c:pt>
                <c:pt idx="1115">
                  <c:v>1.2185999999999999</c:v>
                </c:pt>
                <c:pt idx="1116">
                  <c:v>1.2183999999999999</c:v>
                </c:pt>
                <c:pt idx="1117">
                  <c:v>1.2198</c:v>
                </c:pt>
                <c:pt idx="1118">
                  <c:v>1.2279</c:v>
                </c:pt>
                <c:pt idx="1119">
                  <c:v>1.2297</c:v>
                </c:pt>
                <c:pt idx="1120">
                  <c:v>1.2302</c:v>
                </c:pt>
                <c:pt idx="1121">
                  <c:v>1.2371000000000001</c:v>
                </c:pt>
                <c:pt idx="1122">
                  <c:v>1.2325999999999999</c:v>
                </c:pt>
                <c:pt idx="1123">
                  <c:v>1.234</c:v>
                </c:pt>
                <c:pt idx="1124">
                  <c:v>1.2297</c:v>
                </c:pt>
                <c:pt idx="1125">
                  <c:v>1.2414000000000001</c:v>
                </c:pt>
                <c:pt idx="1126">
                  <c:v>1.25</c:v>
                </c:pt>
                <c:pt idx="1127">
                  <c:v>1.2558</c:v>
                </c:pt>
                <c:pt idx="1128">
                  <c:v>1.2596000000000001</c:v>
                </c:pt>
                <c:pt idx="1129">
                  <c:v>1.2594000000000001</c:v>
                </c:pt>
                <c:pt idx="1130">
                  <c:v>1.2552000000000001</c:v>
                </c:pt>
                <c:pt idx="1131">
                  <c:v>1.2528999999999999</c:v>
                </c:pt>
                <c:pt idx="1132">
                  <c:v>1.2630999999999999</c:v>
                </c:pt>
                <c:pt idx="1133">
                  <c:v>1.2706999999999999</c:v>
                </c:pt>
                <c:pt idx="1134">
                  <c:v>1.276</c:v>
                </c:pt>
                <c:pt idx="1135">
                  <c:v>1.2755000000000001</c:v>
                </c:pt>
                <c:pt idx="1136">
                  <c:v>1.2719</c:v>
                </c:pt>
                <c:pt idx="1137">
                  <c:v>1.2726</c:v>
                </c:pt>
                <c:pt idx="1138">
                  <c:v>1.2776000000000001</c:v>
                </c:pt>
                <c:pt idx="1139">
                  <c:v>1.2675000000000001</c:v>
                </c:pt>
                <c:pt idx="1140">
                  <c:v>1.2710999999999999</c:v>
                </c:pt>
                <c:pt idx="1141">
                  <c:v>1.2633000000000001</c:v>
                </c:pt>
                <c:pt idx="1142">
                  <c:v>1.2657</c:v>
                </c:pt>
                <c:pt idx="1143">
                  <c:v>1.2698</c:v>
                </c:pt>
                <c:pt idx="1144">
                  <c:v>1.2585</c:v>
                </c:pt>
                <c:pt idx="1145">
                  <c:v>1.2478</c:v>
                </c:pt>
                <c:pt idx="1146">
                  <c:v>1.2536</c:v>
                </c:pt>
                <c:pt idx="1147">
                  <c:v>1.2445999999999999</c:v>
                </c:pt>
                <c:pt idx="1148">
                  <c:v>1.2545999999999999</c:v>
                </c:pt>
                <c:pt idx="1149">
                  <c:v>1.2571000000000001</c:v>
                </c:pt>
                <c:pt idx="1150">
                  <c:v>1.2583</c:v>
                </c:pt>
                <c:pt idx="1151">
                  <c:v>1.2579</c:v>
                </c:pt>
                <c:pt idx="1152">
                  <c:v>1.2492000000000001</c:v>
                </c:pt>
                <c:pt idx="1153">
                  <c:v>1.2467999999999999</c:v>
                </c:pt>
                <c:pt idx="1154">
                  <c:v>1.2467999999999999</c:v>
                </c:pt>
                <c:pt idx="1155">
                  <c:v>1.2485999999999999</c:v>
                </c:pt>
                <c:pt idx="1156">
                  <c:v>1.2399</c:v>
                </c:pt>
                <c:pt idx="1157">
                  <c:v>1.2392000000000001</c:v>
                </c:pt>
                <c:pt idx="1158">
                  <c:v>1.2355</c:v>
                </c:pt>
                <c:pt idx="1159">
                  <c:v>1.2355</c:v>
                </c:pt>
                <c:pt idx="1160">
                  <c:v>1.2382</c:v>
                </c:pt>
                <c:pt idx="1161">
                  <c:v>1.2342</c:v>
                </c:pt>
                <c:pt idx="1162">
                  <c:v>1.2359</c:v>
                </c:pt>
                <c:pt idx="1163">
                  <c:v>1.2408999999999999</c:v>
                </c:pt>
                <c:pt idx="1164">
                  <c:v>1.2407999999999999</c:v>
                </c:pt>
                <c:pt idx="1165">
                  <c:v>1.2402</c:v>
                </c:pt>
                <c:pt idx="1166">
                  <c:v>1.2399</c:v>
                </c:pt>
                <c:pt idx="1167">
                  <c:v>1.2504999999999999</c:v>
                </c:pt>
                <c:pt idx="1168">
                  <c:v>1.2538</c:v>
                </c:pt>
                <c:pt idx="1169">
                  <c:v>1.2418</c:v>
                </c:pt>
                <c:pt idx="1170">
                  <c:v>1.2437</c:v>
                </c:pt>
                <c:pt idx="1171">
                  <c:v>1.2515000000000001</c:v>
                </c:pt>
                <c:pt idx="1172">
                  <c:v>1.2517</c:v>
                </c:pt>
                <c:pt idx="1173">
                  <c:v>1.2552000000000001</c:v>
                </c:pt>
                <c:pt idx="1174">
                  <c:v>1.2513000000000001</c:v>
                </c:pt>
                <c:pt idx="1175">
                  <c:v>1.2601</c:v>
                </c:pt>
                <c:pt idx="1176">
                  <c:v>1.2628999999999999</c:v>
                </c:pt>
                <c:pt idx="1177">
                  <c:v>1.276</c:v>
                </c:pt>
                <c:pt idx="1178">
                  <c:v>1.2748999999999999</c:v>
                </c:pt>
                <c:pt idx="1179">
                  <c:v>1.2623</c:v>
                </c:pt>
                <c:pt idx="1180">
                  <c:v>1.2586999999999999</c:v>
                </c:pt>
                <c:pt idx="1181">
                  <c:v>1.2556</c:v>
                </c:pt>
                <c:pt idx="1182">
                  <c:v>1.2605</c:v>
                </c:pt>
                <c:pt idx="1183">
                  <c:v>1.2572000000000001</c:v>
                </c:pt>
                <c:pt idx="1184">
                  <c:v>1.2541</c:v>
                </c:pt>
                <c:pt idx="1185">
                  <c:v>1.2504999999999999</c:v>
                </c:pt>
                <c:pt idx="1186">
                  <c:v>1.246</c:v>
                </c:pt>
                <c:pt idx="1187">
                  <c:v>1.2536</c:v>
                </c:pt>
                <c:pt idx="1188">
                  <c:v>1.2498</c:v>
                </c:pt>
                <c:pt idx="1189">
                  <c:v>1.2505999999999999</c:v>
                </c:pt>
                <c:pt idx="1190">
                  <c:v>1.2531000000000001</c:v>
                </c:pt>
                <c:pt idx="1191">
                  <c:v>1.2496</c:v>
                </c:pt>
                <c:pt idx="1192">
                  <c:v>1.2444</c:v>
                </c:pt>
                <c:pt idx="1193">
                  <c:v>1.2398</c:v>
                </c:pt>
                <c:pt idx="1194">
                  <c:v>1.2490000000000001</c:v>
                </c:pt>
                <c:pt idx="1195">
                  <c:v>1.246</c:v>
                </c:pt>
                <c:pt idx="1196">
                  <c:v>1.2491000000000001</c:v>
                </c:pt>
                <c:pt idx="1197">
                  <c:v>1.2483</c:v>
                </c:pt>
                <c:pt idx="1198">
                  <c:v>1.2496</c:v>
                </c:pt>
                <c:pt idx="1199">
                  <c:v>1.2432000000000001</c:v>
                </c:pt>
                <c:pt idx="1200">
                  <c:v>1.2359</c:v>
                </c:pt>
                <c:pt idx="1201">
                  <c:v>1.2439</c:v>
                </c:pt>
                <c:pt idx="1202">
                  <c:v>1.2490000000000001</c:v>
                </c:pt>
                <c:pt idx="1203">
                  <c:v>1.2554000000000001</c:v>
                </c:pt>
                <c:pt idx="1204">
                  <c:v>1.2585999999999999</c:v>
                </c:pt>
                <c:pt idx="1205">
                  <c:v>1.2554000000000001</c:v>
                </c:pt>
                <c:pt idx="1206">
                  <c:v>1.2478</c:v>
                </c:pt>
                <c:pt idx="1207">
                  <c:v>1.2408999999999999</c:v>
                </c:pt>
                <c:pt idx="1208">
                  <c:v>1.2533000000000001</c:v>
                </c:pt>
                <c:pt idx="1209">
                  <c:v>1.2564</c:v>
                </c:pt>
                <c:pt idx="1210">
                  <c:v>1.2614000000000001</c:v>
                </c:pt>
                <c:pt idx="1211">
                  <c:v>1.2534000000000001</c:v>
                </c:pt>
                <c:pt idx="1212">
                  <c:v>1.2609999999999999</c:v>
                </c:pt>
                <c:pt idx="1213">
                  <c:v>1.2571000000000001</c:v>
                </c:pt>
                <c:pt idx="1214">
                  <c:v>1.2445999999999999</c:v>
                </c:pt>
                <c:pt idx="1215">
                  <c:v>1.2441</c:v>
                </c:pt>
                <c:pt idx="1216">
                  <c:v>1.2504999999999999</c:v>
                </c:pt>
                <c:pt idx="1217">
                  <c:v>1.2546999999999999</c:v>
                </c:pt>
                <c:pt idx="1218">
                  <c:v>1.2504999999999999</c:v>
                </c:pt>
                <c:pt idx="1219">
                  <c:v>1.25</c:v>
                </c:pt>
                <c:pt idx="1220">
                  <c:v>1.2625999999999999</c:v>
                </c:pt>
                <c:pt idx="1221">
                  <c:v>1.2682</c:v>
                </c:pt>
                <c:pt idx="1222">
                  <c:v>1.2676000000000001</c:v>
                </c:pt>
                <c:pt idx="1223">
                  <c:v>1.2705</c:v>
                </c:pt>
                <c:pt idx="1224">
                  <c:v>1.2738</c:v>
                </c:pt>
                <c:pt idx="1225">
                  <c:v>1.2650999999999999</c:v>
                </c:pt>
                <c:pt idx="1226">
                  <c:v>1.2561</c:v>
                </c:pt>
                <c:pt idx="1227">
                  <c:v>1.252</c:v>
                </c:pt>
                <c:pt idx="1228">
                  <c:v>1.2557</c:v>
                </c:pt>
                <c:pt idx="1229">
                  <c:v>1.2523</c:v>
                </c:pt>
                <c:pt idx="1230">
                  <c:v>1.2519</c:v>
                </c:pt>
                <c:pt idx="1231">
                  <c:v>1.2444999999999999</c:v>
                </c:pt>
                <c:pt idx="1232">
                  <c:v>1.2359</c:v>
                </c:pt>
                <c:pt idx="1233">
                  <c:v>1.2484</c:v>
                </c:pt>
                <c:pt idx="1234">
                  <c:v>1.2456</c:v>
                </c:pt>
                <c:pt idx="1235">
                  <c:v>1.2483</c:v>
                </c:pt>
                <c:pt idx="1236">
                  <c:v>1.244</c:v>
                </c:pt>
                <c:pt idx="1237">
                  <c:v>1.2415</c:v>
                </c:pt>
                <c:pt idx="1238">
                  <c:v>1.2542</c:v>
                </c:pt>
                <c:pt idx="1239">
                  <c:v>1.2639</c:v>
                </c:pt>
                <c:pt idx="1240">
                  <c:v>1.2579</c:v>
                </c:pt>
                <c:pt idx="1241">
                  <c:v>1.2639</c:v>
                </c:pt>
                <c:pt idx="1242">
                  <c:v>1.2571000000000001</c:v>
                </c:pt>
                <c:pt idx="1243">
                  <c:v>1.2582</c:v>
                </c:pt>
                <c:pt idx="1244">
                  <c:v>1.2477</c:v>
                </c:pt>
                <c:pt idx="1245">
                  <c:v>1.2369000000000001</c:v>
                </c:pt>
                <c:pt idx="1246">
                  <c:v>1.2377</c:v>
                </c:pt>
                <c:pt idx="1247">
                  <c:v>1.2439</c:v>
                </c:pt>
                <c:pt idx="1248">
                  <c:v>1.2404999999999999</c:v>
                </c:pt>
                <c:pt idx="1249">
                  <c:v>1.2377</c:v>
                </c:pt>
                <c:pt idx="1250">
                  <c:v>1.2278</c:v>
                </c:pt>
                <c:pt idx="1251">
                  <c:v>1.2311000000000001</c:v>
                </c:pt>
                <c:pt idx="1252">
                  <c:v>1.2274</c:v>
                </c:pt>
                <c:pt idx="1253">
                  <c:v>1.2421</c:v>
                </c:pt>
                <c:pt idx="1254">
                  <c:v>1.2376</c:v>
                </c:pt>
                <c:pt idx="1255">
                  <c:v>1.2233000000000001</c:v>
                </c:pt>
                <c:pt idx="1256">
                  <c:v>1.2370000000000001</c:v>
                </c:pt>
                <c:pt idx="1257">
                  <c:v>1.24</c:v>
                </c:pt>
                <c:pt idx="1258">
                  <c:v>1.2373000000000001</c:v>
                </c:pt>
                <c:pt idx="1259">
                  <c:v>1.2371000000000001</c:v>
                </c:pt>
                <c:pt idx="1260">
                  <c:v>1.2432000000000001</c:v>
                </c:pt>
                <c:pt idx="1261">
                  <c:v>1.2437</c:v>
                </c:pt>
                <c:pt idx="1262">
                  <c:v>1.2539</c:v>
                </c:pt>
                <c:pt idx="1263">
                  <c:v>1.2458</c:v>
                </c:pt>
                <c:pt idx="1264">
                  <c:v>1.2403999999999999</c:v>
                </c:pt>
                <c:pt idx="1265">
                  <c:v>1.242</c:v>
                </c:pt>
                <c:pt idx="1266">
                  <c:v>1.2457</c:v>
                </c:pt>
                <c:pt idx="1267">
                  <c:v>1.2548999999999999</c:v>
                </c:pt>
                <c:pt idx="1268">
                  <c:v>1.2594000000000001</c:v>
                </c:pt>
                <c:pt idx="1269">
                  <c:v>1.2573000000000001</c:v>
                </c:pt>
                <c:pt idx="1270">
                  <c:v>1.2504999999999999</c:v>
                </c:pt>
                <c:pt idx="1271">
                  <c:v>1.2505999999999999</c:v>
                </c:pt>
                <c:pt idx="1272">
                  <c:v>1.256</c:v>
                </c:pt>
                <c:pt idx="1273">
                  <c:v>1.2533000000000001</c:v>
                </c:pt>
                <c:pt idx="1274">
                  <c:v>1.2569999999999999</c:v>
                </c:pt>
                <c:pt idx="1275">
                  <c:v>1.2606999999999999</c:v>
                </c:pt>
                <c:pt idx="1276">
                  <c:v>1.2635000000000001</c:v>
                </c:pt>
                <c:pt idx="1277">
                  <c:v>1.2604</c:v>
                </c:pt>
                <c:pt idx="1278">
                  <c:v>1.2534000000000001</c:v>
                </c:pt>
                <c:pt idx="1279">
                  <c:v>1.2543</c:v>
                </c:pt>
                <c:pt idx="1280">
                  <c:v>1.2594000000000001</c:v>
                </c:pt>
                <c:pt idx="1281">
                  <c:v>1.2625999999999999</c:v>
                </c:pt>
                <c:pt idx="1282">
                  <c:v>1.2606999999999999</c:v>
                </c:pt>
                <c:pt idx="1283">
                  <c:v>1.2537</c:v>
                </c:pt>
                <c:pt idx="1284">
                  <c:v>1.2498</c:v>
                </c:pt>
                <c:pt idx="1285">
                  <c:v>1.2466999999999999</c:v>
                </c:pt>
                <c:pt idx="1286">
                  <c:v>1.2421</c:v>
                </c:pt>
                <c:pt idx="1287">
                  <c:v>1.2378</c:v>
                </c:pt>
                <c:pt idx="1288">
                  <c:v>1.2471000000000001</c:v>
                </c:pt>
                <c:pt idx="1289">
                  <c:v>1.2512000000000001</c:v>
                </c:pt>
                <c:pt idx="1290">
                  <c:v>1.2464</c:v>
                </c:pt>
                <c:pt idx="1291">
                  <c:v>1.2579</c:v>
                </c:pt>
                <c:pt idx="1292">
                  <c:v>1.2461</c:v>
                </c:pt>
                <c:pt idx="1293">
                  <c:v>1.2447999999999999</c:v>
                </c:pt>
                <c:pt idx="1294">
                  <c:v>1.2330000000000001</c:v>
                </c:pt>
                <c:pt idx="1295">
                  <c:v>1.2326999999999999</c:v>
                </c:pt>
                <c:pt idx="1296">
                  <c:v>1.2414000000000001</c:v>
                </c:pt>
                <c:pt idx="1297">
                  <c:v>1.242</c:v>
                </c:pt>
                <c:pt idx="1298">
                  <c:v>1.2310000000000001</c:v>
                </c:pt>
                <c:pt idx="1299">
                  <c:v>1.2330000000000001</c:v>
                </c:pt>
                <c:pt idx="1300">
                  <c:v>1.2338</c:v>
                </c:pt>
                <c:pt idx="1301">
                  <c:v>1.2375</c:v>
                </c:pt>
                <c:pt idx="1302">
                  <c:v>1.2363</c:v>
                </c:pt>
                <c:pt idx="1303">
                  <c:v>1.2317</c:v>
                </c:pt>
                <c:pt idx="1304">
                  <c:v>1.2390000000000001</c:v>
                </c:pt>
                <c:pt idx="1305">
                  <c:v>1.2357</c:v>
                </c:pt>
                <c:pt idx="1306">
                  <c:v>1.2341</c:v>
                </c:pt>
                <c:pt idx="1307">
                  <c:v>1.2397</c:v>
                </c:pt>
                <c:pt idx="1308">
                  <c:v>1.2418</c:v>
                </c:pt>
                <c:pt idx="1309">
                  <c:v>1.2386999999999999</c:v>
                </c:pt>
                <c:pt idx="1310">
                  <c:v>1.2303999999999999</c:v>
                </c:pt>
                <c:pt idx="1311">
                  <c:v>1.234</c:v>
                </c:pt>
                <c:pt idx="1312">
                  <c:v>1.226</c:v>
                </c:pt>
                <c:pt idx="1313">
                  <c:v>1.2266999999999999</c:v>
                </c:pt>
                <c:pt idx="1314">
                  <c:v>1.2293000000000001</c:v>
                </c:pt>
                <c:pt idx="1315">
                  <c:v>1.2356</c:v>
                </c:pt>
                <c:pt idx="1316">
                  <c:v>1.2291000000000001</c:v>
                </c:pt>
                <c:pt idx="1317">
                  <c:v>1.2279</c:v>
                </c:pt>
                <c:pt idx="1318">
                  <c:v>1.2237</c:v>
                </c:pt>
                <c:pt idx="1319">
                  <c:v>1.2195</c:v>
                </c:pt>
                <c:pt idx="1320">
                  <c:v>1.2287999999999999</c:v>
                </c:pt>
                <c:pt idx="1321">
                  <c:v>1.2322</c:v>
                </c:pt>
                <c:pt idx="1322">
                  <c:v>1.2374000000000001</c:v>
                </c:pt>
                <c:pt idx="1323">
                  <c:v>1.2410000000000001</c:v>
                </c:pt>
                <c:pt idx="1324">
                  <c:v>1.2438</c:v>
                </c:pt>
                <c:pt idx="1325">
                  <c:v>1.2382</c:v>
                </c:pt>
                <c:pt idx="1326">
                  <c:v>1.2403999999999999</c:v>
                </c:pt>
                <c:pt idx="1327">
                  <c:v>1.2422</c:v>
                </c:pt>
                <c:pt idx="1328">
                  <c:v>1.2341</c:v>
                </c:pt>
                <c:pt idx="1329">
                  <c:v>1.2363</c:v>
                </c:pt>
                <c:pt idx="1330">
                  <c:v>1.2383</c:v>
                </c:pt>
                <c:pt idx="1331">
                  <c:v>1.2282</c:v>
                </c:pt>
                <c:pt idx="1332">
                  <c:v>1.2219</c:v>
                </c:pt>
                <c:pt idx="1333">
                  <c:v>1.2342</c:v>
                </c:pt>
                <c:pt idx="1334">
                  <c:v>1.2497</c:v>
                </c:pt>
                <c:pt idx="1335">
                  <c:v>1.2419</c:v>
                </c:pt>
                <c:pt idx="1336">
                  <c:v>1.2388999999999999</c:v>
                </c:pt>
                <c:pt idx="1337">
                  <c:v>1.2471000000000001</c:v>
                </c:pt>
                <c:pt idx="1338">
                  <c:v>1.2432000000000001</c:v>
                </c:pt>
                <c:pt idx="1339">
                  <c:v>1.2479</c:v>
                </c:pt>
                <c:pt idx="1340">
                  <c:v>1.2493000000000001</c:v>
                </c:pt>
                <c:pt idx="1341">
                  <c:v>1.2471000000000001</c:v>
                </c:pt>
                <c:pt idx="1342">
                  <c:v>1.2487999999999999</c:v>
                </c:pt>
                <c:pt idx="1343">
                  <c:v>1.2447999999999999</c:v>
                </c:pt>
                <c:pt idx="1344">
                  <c:v>1.2416</c:v>
                </c:pt>
                <c:pt idx="1345">
                  <c:v>1.2403999999999999</c:v>
                </c:pt>
                <c:pt idx="1346">
                  <c:v>1.2371000000000001</c:v>
                </c:pt>
                <c:pt idx="1347">
                  <c:v>1.2345999999999999</c:v>
                </c:pt>
                <c:pt idx="1348">
                  <c:v>1.2385999999999999</c:v>
                </c:pt>
                <c:pt idx="1349">
                  <c:v>1.2446999999999999</c:v>
                </c:pt>
                <c:pt idx="1350">
                  <c:v>1.2393000000000001</c:v>
                </c:pt>
                <c:pt idx="1351">
                  <c:v>1.2506999999999999</c:v>
                </c:pt>
                <c:pt idx="1352">
                  <c:v>1.2566999999999999</c:v>
                </c:pt>
                <c:pt idx="1353">
                  <c:v>1.2521</c:v>
                </c:pt>
                <c:pt idx="1354">
                  <c:v>1.2618</c:v>
                </c:pt>
                <c:pt idx="1355">
                  <c:v>1.2544</c:v>
                </c:pt>
                <c:pt idx="1356">
                  <c:v>1.2445999999999999</c:v>
                </c:pt>
                <c:pt idx="1357">
                  <c:v>1.2318</c:v>
                </c:pt>
                <c:pt idx="1358">
                  <c:v>1.2432000000000001</c:v>
                </c:pt>
                <c:pt idx="1359">
                  <c:v>1.2491000000000001</c:v>
                </c:pt>
                <c:pt idx="1360">
                  <c:v>1.2444999999999999</c:v>
                </c:pt>
                <c:pt idx="1361">
                  <c:v>1.2431000000000001</c:v>
                </c:pt>
                <c:pt idx="1362">
                  <c:v>1.2523</c:v>
                </c:pt>
                <c:pt idx="1363">
                  <c:v>1.2548999999999999</c:v>
                </c:pt>
                <c:pt idx="1364">
                  <c:v>1.2539</c:v>
                </c:pt>
                <c:pt idx="1365">
                  <c:v>1.2526999999999999</c:v>
                </c:pt>
                <c:pt idx="1366">
                  <c:v>1.2491000000000001</c:v>
                </c:pt>
                <c:pt idx="1367">
                  <c:v>1.2457</c:v>
                </c:pt>
                <c:pt idx="1368">
                  <c:v>1.2481</c:v>
                </c:pt>
                <c:pt idx="1369">
                  <c:v>1.2433000000000001</c:v>
                </c:pt>
                <c:pt idx="1370">
                  <c:v>1.244</c:v>
                </c:pt>
                <c:pt idx="1371">
                  <c:v>1.2464999999999999</c:v>
                </c:pt>
                <c:pt idx="1372">
                  <c:v>1.2533000000000001</c:v>
                </c:pt>
                <c:pt idx="1373">
                  <c:v>1.2494000000000001</c:v>
                </c:pt>
                <c:pt idx="1374">
                  <c:v>1.2484999999999999</c:v>
                </c:pt>
                <c:pt idx="1375">
                  <c:v>1.2538</c:v>
                </c:pt>
                <c:pt idx="1376">
                  <c:v>1.2574000000000001</c:v>
                </c:pt>
                <c:pt idx="1377">
                  <c:v>1.2613000000000001</c:v>
                </c:pt>
                <c:pt idx="1378">
                  <c:v>1.2551000000000001</c:v>
                </c:pt>
                <c:pt idx="1379">
                  <c:v>1.2574000000000001</c:v>
                </c:pt>
                <c:pt idx="1380">
                  <c:v>1.2598</c:v>
                </c:pt>
                <c:pt idx="1381">
                  <c:v>1.2601</c:v>
                </c:pt>
                <c:pt idx="1382">
                  <c:v>1.2611000000000001</c:v>
                </c:pt>
                <c:pt idx="1383">
                  <c:v>1.2553000000000001</c:v>
                </c:pt>
                <c:pt idx="1384">
                  <c:v>1.2542</c:v>
                </c:pt>
                <c:pt idx="1385">
                  <c:v>1.2535000000000001</c:v>
                </c:pt>
                <c:pt idx="1386">
                  <c:v>1.2554000000000001</c:v>
                </c:pt>
                <c:pt idx="1387">
                  <c:v>1.2493000000000001</c:v>
                </c:pt>
                <c:pt idx="1388">
                  <c:v>1.2521</c:v>
                </c:pt>
                <c:pt idx="1389">
                  <c:v>1.2553000000000001</c:v>
                </c:pt>
                <c:pt idx="1390">
                  <c:v>1.2543</c:v>
                </c:pt>
                <c:pt idx="1391">
                  <c:v>1.2625</c:v>
                </c:pt>
                <c:pt idx="1392">
                  <c:v>1.2694000000000001</c:v>
                </c:pt>
                <c:pt idx="1393">
                  <c:v>1.2601</c:v>
                </c:pt>
                <c:pt idx="1394">
                  <c:v>1.2498</c:v>
                </c:pt>
                <c:pt idx="1395">
                  <c:v>1.246</c:v>
                </c:pt>
                <c:pt idx="1396">
                  <c:v>1.2490000000000001</c:v>
                </c:pt>
                <c:pt idx="1397">
                  <c:v>1.2564</c:v>
                </c:pt>
                <c:pt idx="1398">
                  <c:v>1.2673000000000001</c:v>
                </c:pt>
                <c:pt idx="1399">
                  <c:v>1.2803</c:v>
                </c:pt>
                <c:pt idx="1400">
                  <c:v>1.2756000000000001</c:v>
                </c:pt>
                <c:pt idx="1401">
                  <c:v>1.2687999999999999</c:v>
                </c:pt>
                <c:pt idx="1402">
                  <c:v>1.2587999999999999</c:v>
                </c:pt>
                <c:pt idx="1403">
                  <c:v>1.2617</c:v>
                </c:pt>
                <c:pt idx="1404">
                  <c:v>1.2621</c:v>
                </c:pt>
                <c:pt idx="1405">
                  <c:v>1.258</c:v>
                </c:pt>
                <c:pt idx="1406">
                  <c:v>1.2591000000000001</c:v>
                </c:pt>
                <c:pt idx="1407">
                  <c:v>1.2519</c:v>
                </c:pt>
                <c:pt idx="1408">
                  <c:v>1.2508999999999999</c:v>
                </c:pt>
                <c:pt idx="1409">
                  <c:v>1.2567999999999999</c:v>
                </c:pt>
                <c:pt idx="1410">
                  <c:v>1.2562</c:v>
                </c:pt>
                <c:pt idx="1411">
                  <c:v>1.2609999999999999</c:v>
                </c:pt>
                <c:pt idx="1412">
                  <c:v>1.2533000000000001</c:v>
                </c:pt>
                <c:pt idx="1413">
                  <c:v>1.2596000000000001</c:v>
                </c:pt>
                <c:pt idx="1414">
                  <c:v>1.2604</c:v>
                </c:pt>
                <c:pt idx="1415">
                  <c:v>1.2622</c:v>
                </c:pt>
                <c:pt idx="1416">
                  <c:v>1.2646999999999999</c:v>
                </c:pt>
                <c:pt idx="1417">
                  <c:v>1.252</c:v>
                </c:pt>
                <c:pt idx="1418">
                  <c:v>1.2455000000000001</c:v>
                </c:pt>
                <c:pt idx="1419">
                  <c:v>1.2507999999999999</c:v>
                </c:pt>
                <c:pt idx="1420">
                  <c:v>1.2475000000000001</c:v>
                </c:pt>
                <c:pt idx="1421">
                  <c:v>1.2537</c:v>
                </c:pt>
                <c:pt idx="1422">
                  <c:v>1.2533000000000001</c:v>
                </c:pt>
                <c:pt idx="1423">
                  <c:v>1.2441</c:v>
                </c:pt>
                <c:pt idx="1424">
                  <c:v>1.2464</c:v>
                </c:pt>
                <c:pt idx="1425">
                  <c:v>1.254</c:v>
                </c:pt>
                <c:pt idx="1426">
                  <c:v>1.2518</c:v>
                </c:pt>
                <c:pt idx="1427">
                  <c:v>1.2522</c:v>
                </c:pt>
                <c:pt idx="1428">
                  <c:v>1.2625999999999999</c:v>
                </c:pt>
                <c:pt idx="1429">
                  <c:v>1.2495000000000001</c:v>
                </c:pt>
                <c:pt idx="1430">
                  <c:v>1.2558</c:v>
                </c:pt>
                <c:pt idx="1431">
                  <c:v>1.2534000000000001</c:v>
                </c:pt>
                <c:pt idx="1432">
                  <c:v>1.2605999999999999</c:v>
                </c:pt>
                <c:pt idx="1433">
                  <c:v>1.2543</c:v>
                </c:pt>
                <c:pt idx="1434">
                  <c:v>1.2458</c:v>
                </c:pt>
                <c:pt idx="1435">
                  <c:v>1.2569999999999999</c:v>
                </c:pt>
                <c:pt idx="1436">
                  <c:v>1.2527999999999999</c:v>
                </c:pt>
                <c:pt idx="1437">
                  <c:v>1.2495000000000001</c:v>
                </c:pt>
                <c:pt idx="1438">
                  <c:v>1.2504999999999999</c:v>
                </c:pt>
                <c:pt idx="1439">
                  <c:v>1.2557</c:v>
                </c:pt>
                <c:pt idx="1440">
                  <c:v>1.2521</c:v>
                </c:pt>
                <c:pt idx="1441">
                  <c:v>1.2432000000000001</c:v>
                </c:pt>
                <c:pt idx="1442">
                  <c:v>1.2539</c:v>
                </c:pt>
                <c:pt idx="1443">
                  <c:v>1.2495000000000001</c:v>
                </c:pt>
                <c:pt idx="1444">
                  <c:v>1.2572000000000001</c:v>
                </c:pt>
                <c:pt idx="1445">
                  <c:v>1.2588999999999999</c:v>
                </c:pt>
                <c:pt idx="1446">
                  <c:v>1.2662</c:v>
                </c:pt>
                <c:pt idx="1447">
                  <c:v>1.2647999999999999</c:v>
                </c:pt>
                <c:pt idx="1448">
                  <c:v>1.2622</c:v>
                </c:pt>
                <c:pt idx="1449">
                  <c:v>1.2612000000000001</c:v>
                </c:pt>
                <c:pt idx="1450">
                  <c:v>1.2641</c:v>
                </c:pt>
                <c:pt idx="1451">
                  <c:v>1.2563</c:v>
                </c:pt>
                <c:pt idx="1452">
                  <c:v>1.2432000000000001</c:v>
                </c:pt>
                <c:pt idx="1453">
                  <c:v>1.2390000000000001</c:v>
                </c:pt>
                <c:pt idx="1454">
                  <c:v>1.2323999999999999</c:v>
                </c:pt>
                <c:pt idx="1455">
                  <c:v>1.2263999999999999</c:v>
                </c:pt>
                <c:pt idx="1456">
                  <c:v>1.2195</c:v>
                </c:pt>
                <c:pt idx="1457">
                  <c:v>1.2267999999999999</c:v>
                </c:pt>
                <c:pt idx="1458">
                  <c:v>1.2273000000000001</c:v>
                </c:pt>
                <c:pt idx="1459">
                  <c:v>1.2423999999999999</c:v>
                </c:pt>
                <c:pt idx="1460">
                  <c:v>1.2521</c:v>
                </c:pt>
                <c:pt idx="1461">
                  <c:v>1.2477</c:v>
                </c:pt>
                <c:pt idx="1462">
                  <c:v>1.2435</c:v>
                </c:pt>
                <c:pt idx="1463">
                  <c:v>1.2455000000000001</c:v>
                </c:pt>
                <c:pt idx="1464">
                  <c:v>1.2365999999999999</c:v>
                </c:pt>
                <c:pt idx="1465">
                  <c:v>1.2401</c:v>
                </c:pt>
                <c:pt idx="1466">
                  <c:v>1.2483</c:v>
                </c:pt>
                <c:pt idx="1467">
                  <c:v>1.2471000000000001</c:v>
                </c:pt>
                <c:pt idx="1468">
                  <c:v>1.2515000000000001</c:v>
                </c:pt>
                <c:pt idx="1469">
                  <c:v>1.2447999999999999</c:v>
                </c:pt>
                <c:pt idx="1470">
                  <c:v>1.252</c:v>
                </c:pt>
                <c:pt idx="1471">
                  <c:v>1.2496</c:v>
                </c:pt>
                <c:pt idx="1472">
                  <c:v>1.2504999999999999</c:v>
                </c:pt>
                <c:pt idx="1473">
                  <c:v>1.2468999999999999</c:v>
                </c:pt>
                <c:pt idx="1474">
                  <c:v>1.2523</c:v>
                </c:pt>
                <c:pt idx="1475">
                  <c:v>1.2556</c:v>
                </c:pt>
                <c:pt idx="1476">
                  <c:v>1.2458</c:v>
                </c:pt>
                <c:pt idx="1477">
                  <c:v>1.2455000000000001</c:v>
                </c:pt>
                <c:pt idx="1478">
                  <c:v>1.2467999999999999</c:v>
                </c:pt>
                <c:pt idx="1479">
                  <c:v>1.2436</c:v>
                </c:pt>
                <c:pt idx="1480">
                  <c:v>1.2396</c:v>
                </c:pt>
                <c:pt idx="1481">
                  <c:v>1.24</c:v>
                </c:pt>
                <c:pt idx="1482">
                  <c:v>1.2483</c:v>
                </c:pt>
                <c:pt idx="1483">
                  <c:v>1.2549999999999999</c:v>
                </c:pt>
                <c:pt idx="1484">
                  <c:v>1.2575000000000001</c:v>
                </c:pt>
                <c:pt idx="1485">
                  <c:v>1.2686999999999999</c:v>
                </c:pt>
                <c:pt idx="1486">
                  <c:v>1.2621</c:v>
                </c:pt>
                <c:pt idx="1487">
                  <c:v>1.2595000000000001</c:v>
                </c:pt>
                <c:pt idx="1488">
                  <c:v>1.2636000000000001</c:v>
                </c:pt>
                <c:pt idx="1489">
                  <c:v>1.2585</c:v>
                </c:pt>
                <c:pt idx="1490">
                  <c:v>1.2606999999999999</c:v>
                </c:pt>
                <c:pt idx="1491">
                  <c:v>1.2556</c:v>
                </c:pt>
                <c:pt idx="1492">
                  <c:v>1.2619</c:v>
                </c:pt>
                <c:pt idx="1493">
                  <c:v>1.2629999999999999</c:v>
                </c:pt>
                <c:pt idx="1494">
                  <c:v>1.2742</c:v>
                </c:pt>
                <c:pt idx="1495">
                  <c:v>1.2743</c:v>
                </c:pt>
                <c:pt idx="1496">
                  <c:v>1.2707999999999999</c:v>
                </c:pt>
                <c:pt idx="1497">
                  <c:v>1.2618</c:v>
                </c:pt>
                <c:pt idx="1498">
                  <c:v>1.2650999999999999</c:v>
                </c:pt>
                <c:pt idx="1499">
                  <c:v>1.2603</c:v>
                </c:pt>
                <c:pt idx="1500">
                  <c:v>1.2517</c:v>
                </c:pt>
                <c:pt idx="1501">
                  <c:v>1.2533000000000001</c:v>
                </c:pt>
                <c:pt idx="1502">
                  <c:v>1.2548999999999999</c:v>
                </c:pt>
                <c:pt idx="1503">
                  <c:v>1.2491000000000001</c:v>
                </c:pt>
                <c:pt idx="1504">
                  <c:v>1.2356</c:v>
                </c:pt>
                <c:pt idx="1505">
                  <c:v>1.2336</c:v>
                </c:pt>
                <c:pt idx="1506">
                  <c:v>1.2316</c:v>
                </c:pt>
                <c:pt idx="1507">
                  <c:v>1.2338</c:v>
                </c:pt>
                <c:pt idx="1508">
                  <c:v>1.2444</c:v>
                </c:pt>
                <c:pt idx="1509">
                  <c:v>1.2476</c:v>
                </c:pt>
                <c:pt idx="1510">
                  <c:v>1.2526999999999999</c:v>
                </c:pt>
                <c:pt idx="1511">
                  <c:v>1.2541</c:v>
                </c:pt>
                <c:pt idx="1512">
                  <c:v>1.256</c:v>
                </c:pt>
                <c:pt idx="1513">
                  <c:v>1.2545999999999999</c:v>
                </c:pt>
                <c:pt idx="1514">
                  <c:v>1.2388999999999999</c:v>
                </c:pt>
                <c:pt idx="1515">
                  <c:v>1.2424999999999999</c:v>
                </c:pt>
                <c:pt idx="1516">
                  <c:v>1.2383</c:v>
                </c:pt>
                <c:pt idx="1517">
                  <c:v>1.2434000000000001</c:v>
                </c:pt>
                <c:pt idx="1518">
                  <c:v>1.2421</c:v>
                </c:pt>
                <c:pt idx="1519">
                  <c:v>1.2487999999999999</c:v>
                </c:pt>
                <c:pt idx="1520">
                  <c:v>1.2492000000000001</c:v>
                </c:pt>
                <c:pt idx="1521">
                  <c:v>1.2521</c:v>
                </c:pt>
                <c:pt idx="1522">
                  <c:v>1.2585</c:v>
                </c:pt>
                <c:pt idx="1523">
                  <c:v>1.2608999999999999</c:v>
                </c:pt>
                <c:pt idx="1524">
                  <c:v>1.2683</c:v>
                </c:pt>
                <c:pt idx="1525">
                  <c:v>1.2617</c:v>
                </c:pt>
                <c:pt idx="1526">
                  <c:v>1.2562</c:v>
                </c:pt>
                <c:pt idx="1527">
                  <c:v>1.2518</c:v>
                </c:pt>
                <c:pt idx="1528">
                  <c:v>1.2455000000000001</c:v>
                </c:pt>
                <c:pt idx="1529">
                  <c:v>1.2417</c:v>
                </c:pt>
                <c:pt idx="1530">
                  <c:v>1.2459</c:v>
                </c:pt>
                <c:pt idx="1531">
                  <c:v>1.2450000000000001</c:v>
                </c:pt>
                <c:pt idx="1532">
                  <c:v>1.2484</c:v>
                </c:pt>
                <c:pt idx="1533">
                  <c:v>1.2459</c:v>
                </c:pt>
                <c:pt idx="1534">
                  <c:v>1.2473000000000001</c:v>
                </c:pt>
                <c:pt idx="1535">
                  <c:v>1.2553000000000001</c:v>
                </c:pt>
                <c:pt idx="1536">
                  <c:v>1.2599</c:v>
                </c:pt>
                <c:pt idx="1537">
                  <c:v>1.2722</c:v>
                </c:pt>
                <c:pt idx="1538">
                  <c:v>1.2637</c:v>
                </c:pt>
                <c:pt idx="1539">
                  <c:v>1.2597</c:v>
                </c:pt>
                <c:pt idx="1540">
                  <c:v>1.2577</c:v>
                </c:pt>
                <c:pt idx="1541">
                  <c:v>1.2517</c:v>
                </c:pt>
                <c:pt idx="1542">
                  <c:v>1.2518</c:v>
                </c:pt>
                <c:pt idx="1543">
                  <c:v>1.258</c:v>
                </c:pt>
                <c:pt idx="1544">
                  <c:v>1.2538</c:v>
                </c:pt>
                <c:pt idx="1545">
                  <c:v>1.2592000000000001</c:v>
                </c:pt>
                <c:pt idx="1546">
                  <c:v>1.2562</c:v>
                </c:pt>
                <c:pt idx="1547">
                  <c:v>1.248</c:v>
                </c:pt>
                <c:pt idx="1548">
                  <c:v>1.2493000000000001</c:v>
                </c:pt>
                <c:pt idx="1549">
                  <c:v>1.2451000000000001</c:v>
                </c:pt>
                <c:pt idx="1550">
                  <c:v>1.2395</c:v>
                </c:pt>
                <c:pt idx="1551">
                  <c:v>1.2475000000000001</c:v>
                </c:pt>
                <c:pt idx="1552">
                  <c:v>1.2547999999999999</c:v>
                </c:pt>
                <c:pt idx="1553">
                  <c:v>1.2642</c:v>
                </c:pt>
                <c:pt idx="1554">
                  <c:v>1.2603</c:v>
                </c:pt>
                <c:pt idx="1555">
                  <c:v>1.2595000000000001</c:v>
                </c:pt>
                <c:pt idx="1556">
                  <c:v>1.2657</c:v>
                </c:pt>
                <c:pt idx="1557">
                  <c:v>1.2644</c:v>
                </c:pt>
                <c:pt idx="1558">
                  <c:v>1.2594000000000001</c:v>
                </c:pt>
                <c:pt idx="1559">
                  <c:v>1.2509999999999999</c:v>
                </c:pt>
                <c:pt idx="1560">
                  <c:v>1.2571000000000001</c:v>
                </c:pt>
                <c:pt idx="1561">
                  <c:v>1.2533000000000001</c:v>
                </c:pt>
                <c:pt idx="1562">
                  <c:v>1.2459</c:v>
                </c:pt>
                <c:pt idx="1563">
                  <c:v>1.2456</c:v>
                </c:pt>
                <c:pt idx="1564">
                  <c:v>1.2468999999999999</c:v>
                </c:pt>
                <c:pt idx="1565">
                  <c:v>1.2503</c:v>
                </c:pt>
                <c:pt idx="1566">
                  <c:v>1.2401</c:v>
                </c:pt>
                <c:pt idx="1567">
                  <c:v>1.2558</c:v>
                </c:pt>
                <c:pt idx="1568">
                  <c:v>1.2483</c:v>
                </c:pt>
                <c:pt idx="1569">
                  <c:v>1.2482</c:v>
                </c:pt>
                <c:pt idx="1570">
                  <c:v>1.2433000000000001</c:v>
                </c:pt>
                <c:pt idx="1571">
                  <c:v>1.2339</c:v>
                </c:pt>
                <c:pt idx="1572">
                  <c:v>1.2378</c:v>
                </c:pt>
                <c:pt idx="1573">
                  <c:v>1.2417</c:v>
                </c:pt>
                <c:pt idx="1574">
                  <c:v>1.2379</c:v>
                </c:pt>
                <c:pt idx="1575">
                  <c:v>1.2345999999999999</c:v>
                </c:pt>
                <c:pt idx="1576">
                  <c:v>1.2446999999999999</c:v>
                </c:pt>
                <c:pt idx="1577">
                  <c:v>1.2436</c:v>
                </c:pt>
                <c:pt idx="1578">
                  <c:v>1.2372000000000001</c:v>
                </c:pt>
                <c:pt idx="1579">
                  <c:v>1.2488999999999999</c:v>
                </c:pt>
                <c:pt idx="1580">
                  <c:v>1.2504999999999999</c:v>
                </c:pt>
                <c:pt idx="1581">
                  <c:v>1.2505999999999999</c:v>
                </c:pt>
                <c:pt idx="1582">
                  <c:v>1.2506999999999999</c:v>
                </c:pt>
                <c:pt idx="1583">
                  <c:v>1.2606999999999999</c:v>
                </c:pt>
                <c:pt idx="1584">
                  <c:v>1.2561</c:v>
                </c:pt>
                <c:pt idx="1585">
                  <c:v>1.2579</c:v>
                </c:pt>
                <c:pt idx="1586">
                  <c:v>1.2456</c:v>
                </c:pt>
                <c:pt idx="1587">
                  <c:v>1.2282999999999999</c:v>
                </c:pt>
                <c:pt idx="1588">
                  <c:v>1.2204999999999999</c:v>
                </c:pt>
                <c:pt idx="1589">
                  <c:v>1.2215</c:v>
                </c:pt>
                <c:pt idx="1590">
                  <c:v>1.2214</c:v>
                </c:pt>
                <c:pt idx="1591">
                  <c:v>1.2276</c:v>
                </c:pt>
                <c:pt idx="1592">
                  <c:v>1.2311000000000001</c:v>
                </c:pt>
                <c:pt idx="1593">
                  <c:v>1.2374000000000001</c:v>
                </c:pt>
                <c:pt idx="1594">
                  <c:v>1.2406999999999999</c:v>
                </c:pt>
                <c:pt idx="1595">
                  <c:v>1.2286999999999999</c:v>
                </c:pt>
                <c:pt idx="1596">
                  <c:v>1.2262999999999999</c:v>
                </c:pt>
                <c:pt idx="1597">
                  <c:v>1.2206999999999999</c:v>
                </c:pt>
                <c:pt idx="1598">
                  <c:v>1.2090000000000001</c:v>
                </c:pt>
                <c:pt idx="1599">
                  <c:v>1.2162999999999999</c:v>
                </c:pt>
                <c:pt idx="1600">
                  <c:v>1.2196</c:v>
                </c:pt>
                <c:pt idx="1601">
                  <c:v>1.2291000000000001</c:v>
                </c:pt>
                <c:pt idx="1602">
                  <c:v>1.2292000000000001</c:v>
                </c:pt>
                <c:pt idx="1603">
                  <c:v>1.2359</c:v>
                </c:pt>
                <c:pt idx="1604">
                  <c:v>1.2369000000000001</c:v>
                </c:pt>
                <c:pt idx="1605">
                  <c:v>1.2374000000000001</c:v>
                </c:pt>
                <c:pt idx="1606">
                  <c:v>1.2317</c:v>
                </c:pt>
                <c:pt idx="1607">
                  <c:v>1.2356</c:v>
                </c:pt>
                <c:pt idx="1608">
                  <c:v>1.2296</c:v>
                </c:pt>
                <c:pt idx="1609">
                  <c:v>1.2279</c:v>
                </c:pt>
                <c:pt idx="1610">
                  <c:v>1.2297</c:v>
                </c:pt>
                <c:pt idx="1611">
                  <c:v>1.2336</c:v>
                </c:pt>
                <c:pt idx="1612">
                  <c:v>1.2370000000000001</c:v>
                </c:pt>
                <c:pt idx="1613">
                  <c:v>1.2292000000000001</c:v>
                </c:pt>
                <c:pt idx="1614">
                  <c:v>1.2222</c:v>
                </c:pt>
                <c:pt idx="1615">
                  <c:v>1.2204999999999999</c:v>
                </c:pt>
                <c:pt idx="1616">
                  <c:v>1.2285999999999999</c:v>
                </c:pt>
                <c:pt idx="1617">
                  <c:v>1.2246999999999999</c:v>
                </c:pt>
                <c:pt idx="1618">
                  <c:v>1.2329000000000001</c:v>
                </c:pt>
                <c:pt idx="1619">
                  <c:v>1.2323</c:v>
                </c:pt>
                <c:pt idx="1620">
                  <c:v>1.2342</c:v>
                </c:pt>
                <c:pt idx="1621">
                  <c:v>1.2434000000000001</c:v>
                </c:pt>
                <c:pt idx="1622">
                  <c:v>1.2514000000000001</c:v>
                </c:pt>
                <c:pt idx="1623">
                  <c:v>1.24</c:v>
                </c:pt>
                <c:pt idx="1624">
                  <c:v>1.2335</c:v>
                </c:pt>
                <c:pt idx="1625">
                  <c:v>1.2388999999999999</c:v>
                </c:pt>
                <c:pt idx="1626">
                  <c:v>1.2352000000000001</c:v>
                </c:pt>
                <c:pt idx="1627">
                  <c:v>1.2323999999999999</c:v>
                </c:pt>
                <c:pt idx="1628">
                  <c:v>1.2338</c:v>
                </c:pt>
                <c:pt idx="1629">
                  <c:v>1.2408999999999999</c:v>
                </c:pt>
                <c:pt idx="1630">
                  <c:v>1.2383999999999999</c:v>
                </c:pt>
                <c:pt idx="1631">
                  <c:v>1.2405999999999999</c:v>
                </c:pt>
                <c:pt idx="1632">
                  <c:v>1.2403</c:v>
                </c:pt>
                <c:pt idx="1633">
                  <c:v>1.2501</c:v>
                </c:pt>
                <c:pt idx="1634">
                  <c:v>1.242</c:v>
                </c:pt>
                <c:pt idx="1635">
                  <c:v>1.2370000000000001</c:v>
                </c:pt>
                <c:pt idx="1636">
                  <c:v>1.2386999999999999</c:v>
                </c:pt>
                <c:pt idx="1637">
                  <c:v>1.2425999999999999</c:v>
                </c:pt>
                <c:pt idx="1638">
                  <c:v>1.2366999999999999</c:v>
                </c:pt>
                <c:pt idx="1639">
                  <c:v>1.2399</c:v>
                </c:pt>
                <c:pt idx="1640">
                  <c:v>1.2346999999999999</c:v>
                </c:pt>
                <c:pt idx="1641">
                  <c:v>1.2350000000000001</c:v>
                </c:pt>
                <c:pt idx="1642">
                  <c:v>1.2274</c:v>
                </c:pt>
                <c:pt idx="1643">
                  <c:v>1.2330000000000001</c:v>
                </c:pt>
                <c:pt idx="1644">
                  <c:v>1.2473000000000001</c:v>
                </c:pt>
                <c:pt idx="1645">
                  <c:v>1.2527999999999999</c:v>
                </c:pt>
                <c:pt idx="1646">
                  <c:v>1.2477</c:v>
                </c:pt>
                <c:pt idx="1647">
                  <c:v>1.2495000000000001</c:v>
                </c:pt>
                <c:pt idx="1648">
                  <c:v>1.2588999999999999</c:v>
                </c:pt>
                <c:pt idx="1649">
                  <c:v>1.2653000000000001</c:v>
                </c:pt>
                <c:pt idx="1650">
                  <c:v>1.2602</c:v>
                </c:pt>
                <c:pt idx="1651">
                  <c:v>1.2582</c:v>
                </c:pt>
                <c:pt idx="1652">
                  <c:v>1.2527999999999999</c:v>
                </c:pt>
                <c:pt idx="1653">
                  <c:v>1.2353000000000001</c:v>
                </c:pt>
                <c:pt idx="1654">
                  <c:v>1.2290000000000001</c:v>
                </c:pt>
                <c:pt idx="1655">
                  <c:v>1.2401</c:v>
                </c:pt>
                <c:pt idx="1656">
                  <c:v>1.2427999999999999</c:v>
                </c:pt>
                <c:pt idx="1657">
                  <c:v>1.2411000000000001</c:v>
                </c:pt>
                <c:pt idx="1658">
                  <c:v>1.2301</c:v>
                </c:pt>
                <c:pt idx="1659">
                  <c:v>1.2414000000000001</c:v>
                </c:pt>
                <c:pt idx="1660">
                  <c:v>1.2448999999999999</c:v>
                </c:pt>
                <c:pt idx="1661">
                  <c:v>1.2463</c:v>
                </c:pt>
                <c:pt idx="1662">
                  <c:v>1.2441</c:v>
                </c:pt>
                <c:pt idx="1663">
                  <c:v>1.2551000000000001</c:v>
                </c:pt>
                <c:pt idx="1664">
                  <c:v>1.2514000000000001</c:v>
                </c:pt>
                <c:pt idx="1665">
                  <c:v>1.2541</c:v>
                </c:pt>
                <c:pt idx="1666">
                  <c:v>1.2485999999999999</c:v>
                </c:pt>
                <c:pt idx="1667">
                  <c:v>1.2484999999999999</c:v>
                </c:pt>
                <c:pt idx="1668">
                  <c:v>1.2437</c:v>
                </c:pt>
                <c:pt idx="1669">
                  <c:v>1.2463</c:v>
                </c:pt>
                <c:pt idx="1670">
                  <c:v>1.2385999999999999</c:v>
                </c:pt>
                <c:pt idx="1671">
                  <c:v>1.2332000000000001</c:v>
                </c:pt>
                <c:pt idx="1672">
                  <c:v>1.2387999999999999</c:v>
                </c:pt>
                <c:pt idx="1673">
                  <c:v>1.2402</c:v>
                </c:pt>
                <c:pt idx="1674">
                  <c:v>1.2516</c:v>
                </c:pt>
                <c:pt idx="1675">
                  <c:v>1.2531000000000001</c:v>
                </c:pt>
                <c:pt idx="1676">
                  <c:v>1.2602</c:v>
                </c:pt>
                <c:pt idx="1677">
                  <c:v>1.2618</c:v>
                </c:pt>
                <c:pt idx="1678">
                  <c:v>1.2541</c:v>
                </c:pt>
                <c:pt idx="1679">
                  <c:v>1.2468999999999999</c:v>
                </c:pt>
                <c:pt idx="1680">
                  <c:v>1.2436</c:v>
                </c:pt>
                <c:pt idx="1681">
                  <c:v>1.2511000000000001</c:v>
                </c:pt>
                <c:pt idx="1682">
                  <c:v>1.2483</c:v>
                </c:pt>
                <c:pt idx="1683">
                  <c:v>1.242</c:v>
                </c:pt>
                <c:pt idx="1684">
                  <c:v>1.2486999999999999</c:v>
                </c:pt>
                <c:pt idx="1685">
                  <c:v>1.2468999999999999</c:v>
                </c:pt>
                <c:pt idx="1686">
                  <c:v>1.2443</c:v>
                </c:pt>
                <c:pt idx="1687">
                  <c:v>1.2382</c:v>
                </c:pt>
                <c:pt idx="1688">
                  <c:v>1.2374000000000001</c:v>
                </c:pt>
                <c:pt idx="1689">
                  <c:v>1.2354000000000001</c:v>
                </c:pt>
                <c:pt idx="1690">
                  <c:v>1.2376</c:v>
                </c:pt>
                <c:pt idx="1691">
                  <c:v>1.234</c:v>
                </c:pt>
                <c:pt idx="1692">
                  <c:v>1.234</c:v>
                </c:pt>
                <c:pt idx="1693">
                  <c:v>1.2339</c:v>
                </c:pt>
                <c:pt idx="1694">
                  <c:v>1.2402</c:v>
                </c:pt>
                <c:pt idx="1695">
                  <c:v>1.2499</c:v>
                </c:pt>
                <c:pt idx="1696">
                  <c:v>1.2502</c:v>
                </c:pt>
                <c:pt idx="1697">
                  <c:v>1.2444999999999999</c:v>
                </c:pt>
                <c:pt idx="1698">
                  <c:v>1.2533000000000001</c:v>
                </c:pt>
                <c:pt idx="1699">
                  <c:v>1.2576000000000001</c:v>
                </c:pt>
                <c:pt idx="1700">
                  <c:v>1.2617</c:v>
                </c:pt>
                <c:pt idx="1701">
                  <c:v>1.2591000000000001</c:v>
                </c:pt>
                <c:pt idx="1702">
                  <c:v>1.248</c:v>
                </c:pt>
                <c:pt idx="1703">
                  <c:v>1.2495000000000001</c:v>
                </c:pt>
                <c:pt idx="1704">
                  <c:v>1.2441</c:v>
                </c:pt>
                <c:pt idx="1705">
                  <c:v>1.2464</c:v>
                </c:pt>
                <c:pt idx="1706">
                  <c:v>1.2481</c:v>
                </c:pt>
                <c:pt idx="1707">
                  <c:v>1.2515000000000001</c:v>
                </c:pt>
                <c:pt idx="1708">
                  <c:v>1.2484999999999999</c:v>
                </c:pt>
                <c:pt idx="1709">
                  <c:v>1.2372000000000001</c:v>
                </c:pt>
                <c:pt idx="1710">
                  <c:v>1.2405999999999999</c:v>
                </c:pt>
                <c:pt idx="1711">
                  <c:v>1.2488999999999999</c:v>
                </c:pt>
                <c:pt idx="1712">
                  <c:v>1.2476</c:v>
                </c:pt>
                <c:pt idx="1713">
                  <c:v>1.2608999999999999</c:v>
                </c:pt>
                <c:pt idx="1714">
                  <c:v>1.2724</c:v>
                </c:pt>
                <c:pt idx="1715">
                  <c:v>1.2685999999999999</c:v>
                </c:pt>
                <c:pt idx="1716">
                  <c:v>1.2612000000000001</c:v>
                </c:pt>
                <c:pt idx="1717">
                  <c:v>1.2534000000000001</c:v>
                </c:pt>
                <c:pt idx="1718">
                  <c:v>1.2509999999999999</c:v>
                </c:pt>
                <c:pt idx="1719">
                  <c:v>1.2534000000000001</c:v>
                </c:pt>
                <c:pt idx="1720">
                  <c:v>1.256</c:v>
                </c:pt>
                <c:pt idx="1721">
                  <c:v>1.2531000000000001</c:v>
                </c:pt>
                <c:pt idx="1722">
                  <c:v>1.2497</c:v>
                </c:pt>
                <c:pt idx="1723">
                  <c:v>1.2471000000000001</c:v>
                </c:pt>
                <c:pt idx="1724">
                  <c:v>1.2502</c:v>
                </c:pt>
                <c:pt idx="1725">
                  <c:v>1.2584</c:v>
                </c:pt>
                <c:pt idx="1726">
                  <c:v>1.2649999999999999</c:v>
                </c:pt>
                <c:pt idx="1727">
                  <c:v>1.2624</c:v>
                </c:pt>
                <c:pt idx="1728">
                  <c:v>1.2648999999999999</c:v>
                </c:pt>
                <c:pt idx="1729">
                  <c:v>1.2669999999999999</c:v>
                </c:pt>
                <c:pt idx="1730">
                  <c:v>1.2649999999999999</c:v>
                </c:pt>
                <c:pt idx="1731">
                  <c:v>1.2688999999999999</c:v>
                </c:pt>
                <c:pt idx="1732">
                  <c:v>1.2632000000000001</c:v>
                </c:pt>
                <c:pt idx="1733">
                  <c:v>1.2565</c:v>
                </c:pt>
                <c:pt idx="1734">
                  <c:v>1.2549999999999999</c:v>
                </c:pt>
                <c:pt idx="1735">
                  <c:v>1.2503</c:v>
                </c:pt>
                <c:pt idx="1736">
                  <c:v>1.2455000000000001</c:v>
                </c:pt>
                <c:pt idx="1737">
                  <c:v>1.2407999999999999</c:v>
                </c:pt>
                <c:pt idx="1738">
                  <c:v>1.2378</c:v>
                </c:pt>
                <c:pt idx="1739">
                  <c:v>1.2434000000000001</c:v>
                </c:pt>
                <c:pt idx="1740">
                  <c:v>1.242</c:v>
                </c:pt>
                <c:pt idx="1741">
                  <c:v>1.2404999999999999</c:v>
                </c:pt>
                <c:pt idx="1742">
                  <c:v>1.2291000000000001</c:v>
                </c:pt>
                <c:pt idx="1743">
                  <c:v>1.2284999999999999</c:v>
                </c:pt>
                <c:pt idx="1744">
                  <c:v>1.2263999999999999</c:v>
                </c:pt>
                <c:pt idx="1745">
                  <c:v>1.2296</c:v>
                </c:pt>
                <c:pt idx="1746">
                  <c:v>1.2266999999999999</c:v>
                </c:pt>
                <c:pt idx="1747">
                  <c:v>1.2170000000000001</c:v>
                </c:pt>
                <c:pt idx="1748">
                  <c:v>1.2194</c:v>
                </c:pt>
                <c:pt idx="1749">
                  <c:v>1.2307999999999999</c:v>
                </c:pt>
                <c:pt idx="1750">
                  <c:v>1.2375</c:v>
                </c:pt>
                <c:pt idx="1751">
                  <c:v>1.2390000000000001</c:v>
                </c:pt>
                <c:pt idx="1752">
                  <c:v>1.2365999999999999</c:v>
                </c:pt>
                <c:pt idx="1753">
                  <c:v>1.2428999999999999</c:v>
                </c:pt>
                <c:pt idx="1754">
                  <c:v>1.2457</c:v>
                </c:pt>
                <c:pt idx="1755">
                  <c:v>1.2493000000000001</c:v>
                </c:pt>
                <c:pt idx="1756">
                  <c:v>1.2476</c:v>
                </c:pt>
                <c:pt idx="1757">
                  <c:v>1.2499</c:v>
                </c:pt>
                <c:pt idx="1758">
                  <c:v>1.2499</c:v>
                </c:pt>
                <c:pt idx="1759">
                  <c:v>1.2532000000000001</c:v>
                </c:pt>
                <c:pt idx="1760">
                  <c:v>1.2467999999999999</c:v>
                </c:pt>
                <c:pt idx="1761">
                  <c:v>1.2494000000000001</c:v>
                </c:pt>
                <c:pt idx="1762">
                  <c:v>1.2541</c:v>
                </c:pt>
                <c:pt idx="1763">
                  <c:v>1.2508999999999999</c:v>
                </c:pt>
                <c:pt idx="1764">
                  <c:v>1.2404999999999999</c:v>
                </c:pt>
                <c:pt idx="1765">
                  <c:v>1.2466999999999999</c:v>
                </c:pt>
                <c:pt idx="1766">
                  <c:v>1.2516</c:v>
                </c:pt>
                <c:pt idx="1767">
                  <c:v>1.2536</c:v>
                </c:pt>
                <c:pt idx="1768">
                  <c:v>1.2447999999999999</c:v>
                </c:pt>
                <c:pt idx="1769">
                  <c:v>1.2428999999999999</c:v>
                </c:pt>
                <c:pt idx="1770">
                  <c:v>1.2444</c:v>
                </c:pt>
                <c:pt idx="1771">
                  <c:v>1.2423</c:v>
                </c:pt>
                <c:pt idx="1772">
                  <c:v>1.2506999999999999</c:v>
                </c:pt>
                <c:pt idx="1773">
                  <c:v>1.2523</c:v>
                </c:pt>
                <c:pt idx="1774">
                  <c:v>1.2464999999999999</c:v>
                </c:pt>
                <c:pt idx="1775">
                  <c:v>1.2554000000000001</c:v>
                </c:pt>
                <c:pt idx="1776">
                  <c:v>1.2439</c:v>
                </c:pt>
                <c:pt idx="1777">
                  <c:v>1.2459</c:v>
                </c:pt>
                <c:pt idx="1778">
                  <c:v>1.2484999999999999</c:v>
                </c:pt>
                <c:pt idx="1779">
                  <c:v>1.2403999999999999</c:v>
                </c:pt>
                <c:pt idx="1780">
                  <c:v>1.2399</c:v>
                </c:pt>
                <c:pt idx="1781">
                  <c:v>1.2397</c:v>
                </c:pt>
                <c:pt idx="1782">
                  <c:v>1.2312000000000001</c:v>
                </c:pt>
                <c:pt idx="1783">
                  <c:v>1.2421</c:v>
                </c:pt>
                <c:pt idx="1784">
                  <c:v>1.2495000000000001</c:v>
                </c:pt>
                <c:pt idx="1785">
                  <c:v>1.2524</c:v>
                </c:pt>
                <c:pt idx="1786">
                  <c:v>1.2459</c:v>
                </c:pt>
                <c:pt idx="1787">
                  <c:v>1.2518</c:v>
                </c:pt>
                <c:pt idx="1788">
                  <c:v>1.2445999999999999</c:v>
                </c:pt>
                <c:pt idx="1789">
                  <c:v>1.2444999999999999</c:v>
                </c:pt>
                <c:pt idx="1790">
                  <c:v>1.2483</c:v>
                </c:pt>
                <c:pt idx="1791">
                  <c:v>1.2615000000000001</c:v>
                </c:pt>
                <c:pt idx="1792">
                  <c:v>1.2533000000000001</c:v>
                </c:pt>
                <c:pt idx="1793">
                  <c:v>1.2559</c:v>
                </c:pt>
                <c:pt idx="1794">
                  <c:v>1.2539</c:v>
                </c:pt>
                <c:pt idx="1795">
                  <c:v>1.2467999999999999</c:v>
                </c:pt>
                <c:pt idx="1796">
                  <c:v>1.2538</c:v>
                </c:pt>
                <c:pt idx="1797">
                  <c:v>1.2486999999999999</c:v>
                </c:pt>
                <c:pt idx="1798">
                  <c:v>1.2344999999999999</c:v>
                </c:pt>
                <c:pt idx="1799">
                  <c:v>1.2332000000000001</c:v>
                </c:pt>
                <c:pt idx="1800">
                  <c:v>1.2417</c:v>
                </c:pt>
                <c:pt idx="1801">
                  <c:v>1.2394000000000001</c:v>
                </c:pt>
                <c:pt idx="1802">
                  <c:v>1.2439</c:v>
                </c:pt>
                <c:pt idx="1803">
                  <c:v>1.2504</c:v>
                </c:pt>
                <c:pt idx="1804">
                  <c:v>1.2548999999999999</c:v>
                </c:pt>
                <c:pt idx="1805">
                  <c:v>1.2551000000000001</c:v>
                </c:pt>
                <c:pt idx="1806">
                  <c:v>1.2524</c:v>
                </c:pt>
                <c:pt idx="1807">
                  <c:v>1.2506999999999999</c:v>
                </c:pt>
                <c:pt idx="1808">
                  <c:v>1.2453000000000001</c:v>
                </c:pt>
                <c:pt idx="1809">
                  <c:v>1.2376</c:v>
                </c:pt>
                <c:pt idx="1810">
                  <c:v>1.2370000000000001</c:v>
                </c:pt>
                <c:pt idx="1811">
                  <c:v>1.2394000000000001</c:v>
                </c:pt>
                <c:pt idx="1812">
                  <c:v>1.2486999999999999</c:v>
                </c:pt>
                <c:pt idx="1813">
                  <c:v>1.2416</c:v>
                </c:pt>
                <c:pt idx="1814">
                  <c:v>1.2433000000000001</c:v>
                </c:pt>
                <c:pt idx="1815">
                  <c:v>1.2336</c:v>
                </c:pt>
                <c:pt idx="1816">
                  <c:v>1.2366999999999999</c:v>
                </c:pt>
                <c:pt idx="1817">
                  <c:v>1.238</c:v>
                </c:pt>
                <c:pt idx="1818">
                  <c:v>1.2412000000000001</c:v>
                </c:pt>
                <c:pt idx="1819">
                  <c:v>1.2506999999999999</c:v>
                </c:pt>
                <c:pt idx="1820">
                  <c:v>1.2493000000000001</c:v>
                </c:pt>
                <c:pt idx="1821">
                  <c:v>1.2521</c:v>
                </c:pt>
                <c:pt idx="1822">
                  <c:v>1.2511000000000001</c:v>
                </c:pt>
                <c:pt idx="1823">
                  <c:v>1.244</c:v>
                </c:pt>
                <c:pt idx="1824">
                  <c:v>1.246</c:v>
                </c:pt>
                <c:pt idx="1825">
                  <c:v>1.2403999999999999</c:v>
                </c:pt>
                <c:pt idx="1826">
                  <c:v>1.2364999999999999</c:v>
                </c:pt>
                <c:pt idx="1827">
                  <c:v>1.2447999999999999</c:v>
                </c:pt>
                <c:pt idx="1828">
                  <c:v>1.2424999999999999</c:v>
                </c:pt>
                <c:pt idx="1829">
                  <c:v>1.2403999999999999</c:v>
                </c:pt>
                <c:pt idx="1830">
                  <c:v>1.2514000000000001</c:v>
                </c:pt>
                <c:pt idx="1831">
                  <c:v>1.2506999999999999</c:v>
                </c:pt>
                <c:pt idx="1832">
                  <c:v>1.2404999999999999</c:v>
                </c:pt>
                <c:pt idx="1833">
                  <c:v>1.2413000000000001</c:v>
                </c:pt>
                <c:pt idx="1834">
                  <c:v>1.2430000000000001</c:v>
                </c:pt>
                <c:pt idx="1835">
                  <c:v>1.2382</c:v>
                </c:pt>
                <c:pt idx="1836">
                  <c:v>1.2406999999999999</c:v>
                </c:pt>
                <c:pt idx="1837">
                  <c:v>1.2434000000000001</c:v>
                </c:pt>
                <c:pt idx="1838">
                  <c:v>1.2310000000000001</c:v>
                </c:pt>
                <c:pt idx="1839">
                  <c:v>1.2356</c:v>
                </c:pt>
                <c:pt idx="1840">
                  <c:v>1.2403999999999999</c:v>
                </c:pt>
                <c:pt idx="1841">
                  <c:v>1.2364999999999999</c:v>
                </c:pt>
                <c:pt idx="1842">
                  <c:v>1.2286999999999999</c:v>
                </c:pt>
                <c:pt idx="1843">
                  <c:v>1.236</c:v>
                </c:pt>
                <c:pt idx="1844">
                  <c:v>1.2269000000000001</c:v>
                </c:pt>
                <c:pt idx="1845">
                  <c:v>1.2377</c:v>
                </c:pt>
                <c:pt idx="1846">
                  <c:v>1.2462</c:v>
                </c:pt>
                <c:pt idx="1847">
                  <c:v>1.2484999999999999</c:v>
                </c:pt>
                <c:pt idx="1848">
                  <c:v>1.2431000000000001</c:v>
                </c:pt>
                <c:pt idx="1849">
                  <c:v>1.2472000000000001</c:v>
                </c:pt>
                <c:pt idx="1850">
                  <c:v>1.2548999999999999</c:v>
                </c:pt>
                <c:pt idx="1851">
                  <c:v>1.2524999999999999</c:v>
                </c:pt>
                <c:pt idx="1852">
                  <c:v>1.2636000000000001</c:v>
                </c:pt>
                <c:pt idx="1853">
                  <c:v>1.258</c:v>
                </c:pt>
                <c:pt idx="1854">
                  <c:v>1.254</c:v>
                </c:pt>
                <c:pt idx="1855">
                  <c:v>1.2566999999999999</c:v>
                </c:pt>
                <c:pt idx="1856">
                  <c:v>1.2464</c:v>
                </c:pt>
                <c:pt idx="1857">
                  <c:v>1.2431000000000001</c:v>
                </c:pt>
                <c:pt idx="1858">
                  <c:v>1.2457</c:v>
                </c:pt>
                <c:pt idx="1859">
                  <c:v>1.2362</c:v>
                </c:pt>
                <c:pt idx="1860">
                  <c:v>1.2347999999999999</c:v>
                </c:pt>
                <c:pt idx="1861">
                  <c:v>1.2418</c:v>
                </c:pt>
                <c:pt idx="1862">
                  <c:v>1.2454000000000001</c:v>
                </c:pt>
                <c:pt idx="1863">
                  <c:v>1.2428999999999999</c:v>
                </c:pt>
                <c:pt idx="1864">
                  <c:v>1.2419</c:v>
                </c:pt>
                <c:pt idx="1865">
                  <c:v>1.2343999999999999</c:v>
                </c:pt>
                <c:pt idx="1866">
                  <c:v>1.232</c:v>
                </c:pt>
                <c:pt idx="1867">
                  <c:v>1.2301</c:v>
                </c:pt>
                <c:pt idx="1868">
                  <c:v>1.2310000000000001</c:v>
                </c:pt>
                <c:pt idx="1869">
                  <c:v>1.2393000000000001</c:v>
                </c:pt>
                <c:pt idx="1870">
                  <c:v>1.2455000000000001</c:v>
                </c:pt>
                <c:pt idx="1871">
                  <c:v>1.2452000000000001</c:v>
                </c:pt>
                <c:pt idx="1872">
                  <c:v>1.2536</c:v>
                </c:pt>
                <c:pt idx="1873">
                  <c:v>1.2587999999999999</c:v>
                </c:pt>
                <c:pt idx="1874">
                  <c:v>1.2487999999999999</c:v>
                </c:pt>
                <c:pt idx="1875">
                  <c:v>1.2493000000000001</c:v>
                </c:pt>
                <c:pt idx="1876">
                  <c:v>1.2621</c:v>
                </c:pt>
                <c:pt idx="1877">
                  <c:v>1.2519</c:v>
                </c:pt>
                <c:pt idx="1878">
                  <c:v>1.2353000000000001</c:v>
                </c:pt>
                <c:pt idx="1879">
                  <c:v>1.2335</c:v>
                </c:pt>
                <c:pt idx="1880">
                  <c:v>1.2391000000000001</c:v>
                </c:pt>
                <c:pt idx="1881">
                  <c:v>1.2413000000000001</c:v>
                </c:pt>
                <c:pt idx="1882">
                  <c:v>1.2442</c:v>
                </c:pt>
                <c:pt idx="1883">
                  <c:v>1.2411000000000001</c:v>
                </c:pt>
                <c:pt idx="1884">
                  <c:v>1.2358</c:v>
                </c:pt>
                <c:pt idx="1885">
                  <c:v>1.2364999999999999</c:v>
                </c:pt>
                <c:pt idx="1886">
                  <c:v>1.2481</c:v>
                </c:pt>
                <c:pt idx="1887">
                  <c:v>1.2478</c:v>
                </c:pt>
                <c:pt idx="1888">
                  <c:v>1.2445999999999999</c:v>
                </c:pt>
                <c:pt idx="1889">
                  <c:v>1.2459</c:v>
                </c:pt>
                <c:pt idx="1890">
                  <c:v>1.25</c:v>
                </c:pt>
                <c:pt idx="1891">
                  <c:v>1.2473000000000001</c:v>
                </c:pt>
                <c:pt idx="1892">
                  <c:v>1.2444</c:v>
                </c:pt>
                <c:pt idx="1893">
                  <c:v>1.2384999999999999</c:v>
                </c:pt>
                <c:pt idx="1894">
                  <c:v>1.2464999999999999</c:v>
                </c:pt>
                <c:pt idx="1895">
                  <c:v>1.2411000000000001</c:v>
                </c:pt>
                <c:pt idx="1896">
                  <c:v>1.2361</c:v>
                </c:pt>
                <c:pt idx="1897">
                  <c:v>1.2411000000000001</c:v>
                </c:pt>
                <c:pt idx="1898">
                  <c:v>1.2453000000000001</c:v>
                </c:pt>
                <c:pt idx="1899">
                  <c:v>1.2450000000000001</c:v>
                </c:pt>
                <c:pt idx="1900">
                  <c:v>1.2336</c:v>
                </c:pt>
                <c:pt idx="1901">
                  <c:v>1.2369000000000001</c:v>
                </c:pt>
                <c:pt idx="1902">
                  <c:v>1.2319</c:v>
                </c:pt>
                <c:pt idx="1903">
                  <c:v>1.2305999999999999</c:v>
                </c:pt>
                <c:pt idx="1904">
                  <c:v>1.2378</c:v>
                </c:pt>
                <c:pt idx="1905">
                  <c:v>1.2381</c:v>
                </c:pt>
                <c:pt idx="1906">
                  <c:v>1.2407999999999999</c:v>
                </c:pt>
                <c:pt idx="1907">
                  <c:v>1.2428999999999999</c:v>
                </c:pt>
                <c:pt idx="1908">
                  <c:v>1.2456</c:v>
                </c:pt>
                <c:pt idx="1909">
                  <c:v>1.2324999999999999</c:v>
                </c:pt>
                <c:pt idx="1910">
                  <c:v>1.2298</c:v>
                </c:pt>
                <c:pt idx="1911">
                  <c:v>1.2282999999999999</c:v>
                </c:pt>
                <c:pt idx="1912">
                  <c:v>1.2369000000000001</c:v>
                </c:pt>
                <c:pt idx="1913">
                  <c:v>1.238</c:v>
                </c:pt>
                <c:pt idx="1914">
                  <c:v>1.2403</c:v>
                </c:pt>
                <c:pt idx="1915">
                  <c:v>1.2344999999999999</c:v>
                </c:pt>
                <c:pt idx="1916">
                  <c:v>1.2298</c:v>
                </c:pt>
                <c:pt idx="1917">
                  <c:v>1.2353000000000001</c:v>
                </c:pt>
                <c:pt idx="1918">
                  <c:v>1.2404999999999999</c:v>
                </c:pt>
                <c:pt idx="1919">
                  <c:v>1.2381</c:v>
                </c:pt>
                <c:pt idx="1920">
                  <c:v>1.2445999999999999</c:v>
                </c:pt>
                <c:pt idx="1921">
                  <c:v>1.24</c:v>
                </c:pt>
                <c:pt idx="1922">
                  <c:v>1.2363999999999999</c:v>
                </c:pt>
                <c:pt idx="1923">
                  <c:v>1.2352000000000001</c:v>
                </c:pt>
                <c:pt idx="1924">
                  <c:v>1.2470000000000001</c:v>
                </c:pt>
                <c:pt idx="1925">
                  <c:v>1.2445999999999999</c:v>
                </c:pt>
                <c:pt idx="1926">
                  <c:v>1.2352000000000001</c:v>
                </c:pt>
                <c:pt idx="1927">
                  <c:v>1.238</c:v>
                </c:pt>
                <c:pt idx="1928">
                  <c:v>1.2391000000000001</c:v>
                </c:pt>
                <c:pt idx="1929">
                  <c:v>1.2402</c:v>
                </c:pt>
                <c:pt idx="1930">
                  <c:v>1.2463</c:v>
                </c:pt>
                <c:pt idx="1931">
                  <c:v>1.2478</c:v>
                </c:pt>
                <c:pt idx="1932">
                  <c:v>1.2512000000000001</c:v>
                </c:pt>
                <c:pt idx="1933">
                  <c:v>1.2512000000000001</c:v>
                </c:pt>
                <c:pt idx="1934">
                  <c:v>1.2521</c:v>
                </c:pt>
                <c:pt idx="1935">
                  <c:v>1.2462</c:v>
                </c:pt>
                <c:pt idx="1936">
                  <c:v>1.2483</c:v>
                </c:pt>
                <c:pt idx="1937">
                  <c:v>1.2422</c:v>
                </c:pt>
                <c:pt idx="1938">
                  <c:v>1.2484</c:v>
                </c:pt>
                <c:pt idx="1939">
                  <c:v>1.2479</c:v>
                </c:pt>
                <c:pt idx="1940">
                  <c:v>1.2448999999999999</c:v>
                </c:pt>
                <c:pt idx="1941">
                  <c:v>1.2473000000000001</c:v>
                </c:pt>
                <c:pt idx="1942">
                  <c:v>1.2558</c:v>
                </c:pt>
                <c:pt idx="1943">
                  <c:v>1.2585</c:v>
                </c:pt>
                <c:pt idx="1944">
                  <c:v>1.2581</c:v>
                </c:pt>
                <c:pt idx="1945">
                  <c:v>1.2602</c:v>
                </c:pt>
                <c:pt idx="1946">
                  <c:v>1.2686999999999999</c:v>
                </c:pt>
                <c:pt idx="1947">
                  <c:v>1.2592000000000001</c:v>
                </c:pt>
                <c:pt idx="1948">
                  <c:v>1.2579</c:v>
                </c:pt>
                <c:pt idx="1949">
                  <c:v>1.2523</c:v>
                </c:pt>
                <c:pt idx="1950">
                  <c:v>1.2556</c:v>
                </c:pt>
                <c:pt idx="1951">
                  <c:v>1.2601</c:v>
                </c:pt>
                <c:pt idx="1952">
                  <c:v>1.2589999999999999</c:v>
                </c:pt>
                <c:pt idx="1953">
                  <c:v>1.2568999999999999</c:v>
                </c:pt>
                <c:pt idx="1954">
                  <c:v>1.2505999999999999</c:v>
                </c:pt>
                <c:pt idx="1955">
                  <c:v>1.2426999999999999</c:v>
                </c:pt>
                <c:pt idx="1956">
                  <c:v>1.2402</c:v>
                </c:pt>
                <c:pt idx="1957">
                  <c:v>1.2497</c:v>
                </c:pt>
                <c:pt idx="1958">
                  <c:v>1.2464999999999999</c:v>
                </c:pt>
                <c:pt idx="1959">
                  <c:v>1.2522</c:v>
                </c:pt>
                <c:pt idx="1960">
                  <c:v>1.2567999999999999</c:v>
                </c:pt>
                <c:pt idx="1961">
                  <c:v>1.2611000000000001</c:v>
                </c:pt>
                <c:pt idx="1962">
                  <c:v>1.258</c:v>
                </c:pt>
                <c:pt idx="1963">
                  <c:v>1.2611000000000001</c:v>
                </c:pt>
                <c:pt idx="1964">
                  <c:v>1.2585</c:v>
                </c:pt>
                <c:pt idx="1965">
                  <c:v>1.2514000000000001</c:v>
                </c:pt>
                <c:pt idx="1966">
                  <c:v>1.2484999999999999</c:v>
                </c:pt>
                <c:pt idx="1967">
                  <c:v>1.2414000000000001</c:v>
                </c:pt>
                <c:pt idx="1968">
                  <c:v>1.2339</c:v>
                </c:pt>
                <c:pt idx="1969">
                  <c:v>1.2301</c:v>
                </c:pt>
                <c:pt idx="1970">
                  <c:v>1.2323999999999999</c:v>
                </c:pt>
                <c:pt idx="1971">
                  <c:v>1.2243999999999999</c:v>
                </c:pt>
                <c:pt idx="1972">
                  <c:v>1.2214</c:v>
                </c:pt>
                <c:pt idx="1973">
                  <c:v>1.2363</c:v>
                </c:pt>
                <c:pt idx="1974">
                  <c:v>1.2351000000000001</c:v>
                </c:pt>
                <c:pt idx="1975">
                  <c:v>1.2332000000000001</c:v>
                </c:pt>
                <c:pt idx="1976">
                  <c:v>1.2384999999999999</c:v>
                </c:pt>
                <c:pt idx="1977">
                  <c:v>1.2294</c:v>
                </c:pt>
                <c:pt idx="1978">
                  <c:v>1.2224999999999999</c:v>
                </c:pt>
                <c:pt idx="1979">
                  <c:v>1.2232000000000001</c:v>
                </c:pt>
                <c:pt idx="1980">
                  <c:v>1.2326999999999999</c:v>
                </c:pt>
                <c:pt idx="1981">
                  <c:v>1.2310000000000001</c:v>
                </c:pt>
                <c:pt idx="1982">
                  <c:v>1.2363</c:v>
                </c:pt>
                <c:pt idx="1983">
                  <c:v>1.2377</c:v>
                </c:pt>
                <c:pt idx="1984">
                  <c:v>1.2274</c:v>
                </c:pt>
                <c:pt idx="1985">
                  <c:v>1.2272000000000001</c:v>
                </c:pt>
                <c:pt idx="1986">
                  <c:v>1.2259</c:v>
                </c:pt>
                <c:pt idx="1987">
                  <c:v>1.228</c:v>
                </c:pt>
                <c:pt idx="1988">
                  <c:v>1.2358</c:v>
                </c:pt>
                <c:pt idx="1989">
                  <c:v>1.2433000000000001</c:v>
                </c:pt>
                <c:pt idx="1990">
                  <c:v>1.2459</c:v>
                </c:pt>
                <c:pt idx="1991">
                  <c:v>1.2485999999999999</c:v>
                </c:pt>
                <c:pt idx="1992">
                  <c:v>1.2501</c:v>
                </c:pt>
                <c:pt idx="1993">
                  <c:v>1.2574000000000001</c:v>
                </c:pt>
                <c:pt idx="1994">
                  <c:v>1.2463</c:v>
                </c:pt>
                <c:pt idx="1995">
                  <c:v>1.2413000000000001</c:v>
                </c:pt>
                <c:pt idx="1996">
                  <c:v>1.2444</c:v>
                </c:pt>
                <c:pt idx="1997">
                  <c:v>1.2372000000000001</c:v>
                </c:pt>
                <c:pt idx="1998">
                  <c:v>1.2519</c:v>
                </c:pt>
                <c:pt idx="1999">
                  <c:v>1.2571000000000001</c:v>
                </c:pt>
                <c:pt idx="2000">
                  <c:v>1.2505999999999999</c:v>
                </c:pt>
                <c:pt idx="2001">
                  <c:v>1.2414000000000001</c:v>
                </c:pt>
                <c:pt idx="2002">
                  <c:v>1.2286999999999999</c:v>
                </c:pt>
                <c:pt idx="2003">
                  <c:v>1.2464</c:v>
                </c:pt>
                <c:pt idx="2004">
                  <c:v>1.2404999999999999</c:v>
                </c:pt>
                <c:pt idx="2005">
                  <c:v>1.2424999999999999</c:v>
                </c:pt>
                <c:pt idx="2006">
                  <c:v>1.2401</c:v>
                </c:pt>
                <c:pt idx="2007">
                  <c:v>1.252</c:v>
                </c:pt>
                <c:pt idx="2008">
                  <c:v>1.2436</c:v>
                </c:pt>
                <c:pt idx="2009">
                  <c:v>1.2344999999999999</c:v>
                </c:pt>
                <c:pt idx="2010">
                  <c:v>1.2294</c:v>
                </c:pt>
                <c:pt idx="2011">
                  <c:v>1.2370000000000001</c:v>
                </c:pt>
                <c:pt idx="2012">
                  <c:v>1.2331000000000001</c:v>
                </c:pt>
                <c:pt idx="2013">
                  <c:v>1.2374000000000001</c:v>
                </c:pt>
                <c:pt idx="2014">
                  <c:v>1.2486999999999999</c:v>
                </c:pt>
                <c:pt idx="2015">
                  <c:v>1.2410000000000001</c:v>
                </c:pt>
                <c:pt idx="2016">
                  <c:v>1.2464999999999999</c:v>
                </c:pt>
                <c:pt idx="2017">
                  <c:v>1.2396</c:v>
                </c:pt>
                <c:pt idx="2018">
                  <c:v>1.2321</c:v>
                </c:pt>
                <c:pt idx="2019">
                  <c:v>1.2254</c:v>
                </c:pt>
                <c:pt idx="2020">
                  <c:v>1.2323999999999999</c:v>
                </c:pt>
                <c:pt idx="2021">
                  <c:v>1.2375</c:v>
                </c:pt>
                <c:pt idx="2022">
                  <c:v>1.2392000000000001</c:v>
                </c:pt>
                <c:pt idx="2023">
                  <c:v>1.2439</c:v>
                </c:pt>
                <c:pt idx="2024">
                  <c:v>1.2448999999999999</c:v>
                </c:pt>
                <c:pt idx="2025">
                  <c:v>1.236</c:v>
                </c:pt>
                <c:pt idx="2026">
                  <c:v>1.2401</c:v>
                </c:pt>
                <c:pt idx="2027">
                  <c:v>1.2433000000000001</c:v>
                </c:pt>
                <c:pt idx="2028">
                  <c:v>1.2486999999999999</c:v>
                </c:pt>
                <c:pt idx="2029">
                  <c:v>1.2494000000000001</c:v>
                </c:pt>
                <c:pt idx="2030">
                  <c:v>1.2370000000000001</c:v>
                </c:pt>
                <c:pt idx="2031">
                  <c:v>1.2349000000000001</c:v>
                </c:pt>
                <c:pt idx="2032">
                  <c:v>1.2276</c:v>
                </c:pt>
                <c:pt idx="2033">
                  <c:v>1.2417</c:v>
                </c:pt>
                <c:pt idx="2034">
                  <c:v>1.2422</c:v>
                </c:pt>
                <c:pt idx="2035">
                  <c:v>1.2374000000000001</c:v>
                </c:pt>
                <c:pt idx="2036">
                  <c:v>1.2343999999999999</c:v>
                </c:pt>
                <c:pt idx="2037">
                  <c:v>1.2350000000000001</c:v>
                </c:pt>
                <c:pt idx="2038">
                  <c:v>1.24</c:v>
                </c:pt>
                <c:pt idx="2039">
                  <c:v>1.232</c:v>
                </c:pt>
                <c:pt idx="2040">
                  <c:v>1.2322</c:v>
                </c:pt>
                <c:pt idx="2041">
                  <c:v>1.2311000000000001</c:v>
                </c:pt>
                <c:pt idx="2042">
                  <c:v>1.2263999999999999</c:v>
                </c:pt>
                <c:pt idx="2043">
                  <c:v>1.2266999999999999</c:v>
                </c:pt>
                <c:pt idx="2044">
                  <c:v>1.2271000000000001</c:v>
                </c:pt>
                <c:pt idx="2045">
                  <c:v>1.2266999999999999</c:v>
                </c:pt>
                <c:pt idx="2046">
                  <c:v>1.2221</c:v>
                </c:pt>
                <c:pt idx="2047">
                  <c:v>1.2304999999999999</c:v>
                </c:pt>
                <c:pt idx="2048">
                  <c:v>1.2345999999999999</c:v>
                </c:pt>
                <c:pt idx="2049">
                  <c:v>1.2321</c:v>
                </c:pt>
                <c:pt idx="2050">
                  <c:v>1.2309000000000001</c:v>
                </c:pt>
                <c:pt idx="2051">
                  <c:v>1.2295</c:v>
                </c:pt>
                <c:pt idx="2052">
                  <c:v>1.2336</c:v>
                </c:pt>
                <c:pt idx="2053">
                  <c:v>1.2401</c:v>
                </c:pt>
                <c:pt idx="2054">
                  <c:v>1.2299</c:v>
                </c:pt>
                <c:pt idx="2055">
                  <c:v>1.2291000000000001</c:v>
                </c:pt>
                <c:pt idx="2056">
                  <c:v>1.2282999999999999</c:v>
                </c:pt>
                <c:pt idx="2057">
                  <c:v>1.2210000000000001</c:v>
                </c:pt>
                <c:pt idx="2058">
                  <c:v>1.2277</c:v>
                </c:pt>
                <c:pt idx="2059">
                  <c:v>1.2201</c:v>
                </c:pt>
                <c:pt idx="2060">
                  <c:v>1.2214</c:v>
                </c:pt>
                <c:pt idx="2061">
                  <c:v>1.2323999999999999</c:v>
                </c:pt>
                <c:pt idx="2062">
                  <c:v>1.2344999999999999</c:v>
                </c:pt>
                <c:pt idx="2063">
                  <c:v>1.2399</c:v>
                </c:pt>
                <c:pt idx="2064">
                  <c:v>1.2427999999999999</c:v>
                </c:pt>
                <c:pt idx="2065">
                  <c:v>1.2374000000000001</c:v>
                </c:pt>
                <c:pt idx="2066">
                  <c:v>1.24</c:v>
                </c:pt>
                <c:pt idx="2067">
                  <c:v>1.2454000000000001</c:v>
                </c:pt>
                <c:pt idx="2068">
                  <c:v>1.2289000000000001</c:v>
                </c:pt>
                <c:pt idx="2069">
                  <c:v>1.2291000000000001</c:v>
                </c:pt>
                <c:pt idx="2070">
                  <c:v>1.2191000000000001</c:v>
                </c:pt>
                <c:pt idx="2071">
                  <c:v>1.2209000000000001</c:v>
                </c:pt>
                <c:pt idx="2072">
                  <c:v>1.2305999999999999</c:v>
                </c:pt>
                <c:pt idx="2073">
                  <c:v>1.2309000000000001</c:v>
                </c:pt>
                <c:pt idx="2074">
                  <c:v>1.2224999999999999</c:v>
                </c:pt>
                <c:pt idx="2075">
                  <c:v>1.2245999999999999</c:v>
                </c:pt>
                <c:pt idx="2076">
                  <c:v>1.224</c:v>
                </c:pt>
                <c:pt idx="2077">
                  <c:v>1.2233000000000001</c:v>
                </c:pt>
                <c:pt idx="2078">
                  <c:v>1.2282999999999999</c:v>
                </c:pt>
                <c:pt idx="2079">
                  <c:v>1.2275</c:v>
                </c:pt>
                <c:pt idx="2080">
                  <c:v>1.2341</c:v>
                </c:pt>
                <c:pt idx="2081">
                  <c:v>1.2394000000000001</c:v>
                </c:pt>
                <c:pt idx="2082">
                  <c:v>1.2297</c:v>
                </c:pt>
                <c:pt idx="2083">
                  <c:v>1.2393000000000001</c:v>
                </c:pt>
                <c:pt idx="2084">
                  <c:v>1.2521</c:v>
                </c:pt>
                <c:pt idx="2085">
                  <c:v>1.2588999999999999</c:v>
                </c:pt>
                <c:pt idx="2086">
                  <c:v>1.2574000000000001</c:v>
                </c:pt>
                <c:pt idx="2087">
                  <c:v>1.2645999999999999</c:v>
                </c:pt>
                <c:pt idx="2088">
                  <c:v>1.2521</c:v>
                </c:pt>
                <c:pt idx="2089">
                  <c:v>1.2473000000000001</c:v>
                </c:pt>
                <c:pt idx="2090">
                  <c:v>1.2536</c:v>
                </c:pt>
                <c:pt idx="2091">
                  <c:v>1.2450000000000001</c:v>
                </c:pt>
                <c:pt idx="2092">
                  <c:v>1.2494000000000001</c:v>
                </c:pt>
                <c:pt idx="2093">
                  <c:v>1.2448999999999999</c:v>
                </c:pt>
                <c:pt idx="2094">
                  <c:v>1.2424999999999999</c:v>
                </c:pt>
                <c:pt idx="2095">
                  <c:v>1.2463</c:v>
                </c:pt>
                <c:pt idx="2096">
                  <c:v>1.2482</c:v>
                </c:pt>
                <c:pt idx="2097">
                  <c:v>1.2444999999999999</c:v>
                </c:pt>
                <c:pt idx="2098">
                  <c:v>1.2329000000000001</c:v>
                </c:pt>
                <c:pt idx="2099">
                  <c:v>1.2284999999999999</c:v>
                </c:pt>
                <c:pt idx="2100">
                  <c:v>1.2248000000000001</c:v>
                </c:pt>
                <c:pt idx="2101">
                  <c:v>1.2332000000000001</c:v>
                </c:pt>
                <c:pt idx="2102">
                  <c:v>1.242</c:v>
                </c:pt>
                <c:pt idx="2103">
                  <c:v>1.2402</c:v>
                </c:pt>
                <c:pt idx="2104">
                  <c:v>1.2374000000000001</c:v>
                </c:pt>
                <c:pt idx="2105">
                  <c:v>1.2392000000000001</c:v>
                </c:pt>
                <c:pt idx="2106">
                  <c:v>1.2462</c:v>
                </c:pt>
                <c:pt idx="2107">
                  <c:v>1.2270000000000001</c:v>
                </c:pt>
                <c:pt idx="2108">
                  <c:v>1.2283999999999999</c:v>
                </c:pt>
                <c:pt idx="2109">
                  <c:v>1.2231000000000001</c:v>
                </c:pt>
                <c:pt idx="2110">
                  <c:v>1.2243999999999999</c:v>
                </c:pt>
                <c:pt idx="2111">
                  <c:v>1.2235</c:v>
                </c:pt>
                <c:pt idx="2112">
                  <c:v>1.2275</c:v>
                </c:pt>
                <c:pt idx="2113">
                  <c:v>1.2269000000000001</c:v>
                </c:pt>
                <c:pt idx="2114">
                  <c:v>1.2373000000000001</c:v>
                </c:pt>
                <c:pt idx="2115">
                  <c:v>1.2451000000000001</c:v>
                </c:pt>
                <c:pt idx="2116">
                  <c:v>1.2475000000000001</c:v>
                </c:pt>
                <c:pt idx="2117">
                  <c:v>1.2451000000000001</c:v>
                </c:pt>
                <c:pt idx="2118">
                  <c:v>1.2463</c:v>
                </c:pt>
                <c:pt idx="2119">
                  <c:v>1.2464</c:v>
                </c:pt>
                <c:pt idx="2120">
                  <c:v>1.2491000000000001</c:v>
                </c:pt>
                <c:pt idx="2121">
                  <c:v>1.2463</c:v>
                </c:pt>
                <c:pt idx="2122">
                  <c:v>1.2334000000000001</c:v>
                </c:pt>
                <c:pt idx="2123">
                  <c:v>1.2241</c:v>
                </c:pt>
                <c:pt idx="2124">
                  <c:v>1.2201</c:v>
                </c:pt>
                <c:pt idx="2125">
                  <c:v>1.2229000000000001</c:v>
                </c:pt>
                <c:pt idx="2126">
                  <c:v>1.2282999999999999</c:v>
                </c:pt>
                <c:pt idx="2127">
                  <c:v>1.224</c:v>
                </c:pt>
                <c:pt idx="2128">
                  <c:v>1.2237</c:v>
                </c:pt>
                <c:pt idx="2129">
                  <c:v>1.2278</c:v>
                </c:pt>
                <c:pt idx="2130">
                  <c:v>1.2305999999999999</c:v>
                </c:pt>
                <c:pt idx="2131">
                  <c:v>1.2248000000000001</c:v>
                </c:pt>
                <c:pt idx="2132">
                  <c:v>1.2262</c:v>
                </c:pt>
                <c:pt idx="2133">
                  <c:v>1.2383999999999999</c:v>
                </c:pt>
                <c:pt idx="2134">
                  <c:v>1.2248000000000001</c:v>
                </c:pt>
                <c:pt idx="2135">
                  <c:v>1.2237</c:v>
                </c:pt>
                <c:pt idx="2136">
                  <c:v>1.2351000000000001</c:v>
                </c:pt>
                <c:pt idx="2137">
                  <c:v>1.236</c:v>
                </c:pt>
                <c:pt idx="2138">
                  <c:v>1.2376</c:v>
                </c:pt>
                <c:pt idx="2139">
                  <c:v>1.2339</c:v>
                </c:pt>
                <c:pt idx="2140">
                  <c:v>1.2433000000000001</c:v>
                </c:pt>
                <c:pt idx="2141">
                  <c:v>1.2362</c:v>
                </c:pt>
                <c:pt idx="2142">
                  <c:v>1.2386999999999999</c:v>
                </c:pt>
                <c:pt idx="2143">
                  <c:v>1.2353000000000001</c:v>
                </c:pt>
                <c:pt idx="2144">
                  <c:v>1.2474000000000001</c:v>
                </c:pt>
                <c:pt idx="2145">
                  <c:v>1.2505999999999999</c:v>
                </c:pt>
                <c:pt idx="2146">
                  <c:v>1.2513000000000001</c:v>
                </c:pt>
                <c:pt idx="2147">
                  <c:v>1.2528999999999999</c:v>
                </c:pt>
                <c:pt idx="2148">
                  <c:v>1.2464</c:v>
                </c:pt>
                <c:pt idx="2149">
                  <c:v>1.2424999999999999</c:v>
                </c:pt>
                <c:pt idx="2150">
                  <c:v>1.2379</c:v>
                </c:pt>
                <c:pt idx="2151">
                  <c:v>1.2430000000000001</c:v>
                </c:pt>
                <c:pt idx="2152">
                  <c:v>1.2485999999999999</c:v>
                </c:pt>
                <c:pt idx="2153">
                  <c:v>1.2484999999999999</c:v>
                </c:pt>
                <c:pt idx="2154">
                  <c:v>1.2443</c:v>
                </c:pt>
                <c:pt idx="2155">
                  <c:v>1.2427999999999999</c:v>
                </c:pt>
                <c:pt idx="2156">
                  <c:v>1.2395</c:v>
                </c:pt>
                <c:pt idx="2157">
                  <c:v>1.2426999999999999</c:v>
                </c:pt>
                <c:pt idx="2158">
                  <c:v>1.2427999999999999</c:v>
                </c:pt>
                <c:pt idx="2159">
                  <c:v>1.23</c:v>
                </c:pt>
                <c:pt idx="2160">
                  <c:v>1.2301</c:v>
                </c:pt>
                <c:pt idx="2161">
                  <c:v>1.2294</c:v>
                </c:pt>
                <c:pt idx="2162">
                  <c:v>1.2367999999999999</c:v>
                </c:pt>
                <c:pt idx="2163">
                  <c:v>1.2468999999999999</c:v>
                </c:pt>
                <c:pt idx="2164">
                  <c:v>1.2485999999999999</c:v>
                </c:pt>
                <c:pt idx="2165">
                  <c:v>1.2461</c:v>
                </c:pt>
                <c:pt idx="2166">
                  <c:v>1.2479</c:v>
                </c:pt>
                <c:pt idx="2167">
                  <c:v>1.2486999999999999</c:v>
                </c:pt>
                <c:pt idx="2168">
                  <c:v>1.2459</c:v>
                </c:pt>
                <c:pt idx="2169">
                  <c:v>1.2298</c:v>
                </c:pt>
                <c:pt idx="2170">
                  <c:v>1.2302</c:v>
                </c:pt>
                <c:pt idx="2171">
                  <c:v>1.2334000000000001</c:v>
                </c:pt>
                <c:pt idx="2172">
                  <c:v>1.2336</c:v>
                </c:pt>
                <c:pt idx="2173">
                  <c:v>1.2199</c:v>
                </c:pt>
                <c:pt idx="2174">
                  <c:v>1.2192000000000001</c:v>
                </c:pt>
                <c:pt idx="2175">
                  <c:v>1.2143999999999999</c:v>
                </c:pt>
                <c:pt idx="2176">
                  <c:v>1.2138</c:v>
                </c:pt>
                <c:pt idx="2177">
                  <c:v>1.2107000000000001</c:v>
                </c:pt>
                <c:pt idx="2178">
                  <c:v>1.2136</c:v>
                </c:pt>
                <c:pt idx="2179">
                  <c:v>1.2125999999999999</c:v>
                </c:pt>
                <c:pt idx="2180">
                  <c:v>1.2164999999999999</c:v>
                </c:pt>
                <c:pt idx="2181">
                  <c:v>1.2158</c:v>
                </c:pt>
                <c:pt idx="2182">
                  <c:v>1.2188000000000001</c:v>
                </c:pt>
                <c:pt idx="2183">
                  <c:v>1.2325999999999999</c:v>
                </c:pt>
                <c:pt idx="2184">
                  <c:v>1.242</c:v>
                </c:pt>
                <c:pt idx="2185">
                  <c:v>1.2381</c:v>
                </c:pt>
                <c:pt idx="2186">
                  <c:v>1.2349000000000001</c:v>
                </c:pt>
                <c:pt idx="2187">
                  <c:v>1.2394000000000001</c:v>
                </c:pt>
                <c:pt idx="2188">
                  <c:v>1.2332000000000001</c:v>
                </c:pt>
                <c:pt idx="2189">
                  <c:v>1.2425999999999999</c:v>
                </c:pt>
                <c:pt idx="2190">
                  <c:v>1.234</c:v>
                </c:pt>
                <c:pt idx="2191">
                  <c:v>1.2470000000000001</c:v>
                </c:pt>
                <c:pt idx="2192">
                  <c:v>1.2458</c:v>
                </c:pt>
                <c:pt idx="2193">
                  <c:v>1.2459</c:v>
                </c:pt>
                <c:pt idx="2194">
                  <c:v>1.2567999999999999</c:v>
                </c:pt>
                <c:pt idx="2195">
                  <c:v>1.2663</c:v>
                </c:pt>
                <c:pt idx="2196">
                  <c:v>1.2622</c:v>
                </c:pt>
                <c:pt idx="2197">
                  <c:v>1.248</c:v>
                </c:pt>
                <c:pt idx="2198">
                  <c:v>1.2454000000000001</c:v>
                </c:pt>
                <c:pt idx="2199">
                  <c:v>1.2397</c:v>
                </c:pt>
                <c:pt idx="2200">
                  <c:v>1.2423999999999999</c:v>
                </c:pt>
                <c:pt idx="2201">
                  <c:v>1.2512000000000001</c:v>
                </c:pt>
                <c:pt idx="2202">
                  <c:v>1.2411000000000001</c:v>
                </c:pt>
                <c:pt idx="2203">
                  <c:v>1.2336</c:v>
                </c:pt>
                <c:pt idx="2204">
                  <c:v>1.2294</c:v>
                </c:pt>
                <c:pt idx="2205">
                  <c:v>1.224</c:v>
                </c:pt>
                <c:pt idx="2206">
                  <c:v>1.2329000000000001</c:v>
                </c:pt>
                <c:pt idx="2207">
                  <c:v>1.2417</c:v>
                </c:pt>
                <c:pt idx="2208">
                  <c:v>1.2388999999999999</c:v>
                </c:pt>
                <c:pt idx="2209">
                  <c:v>1.2363999999999999</c:v>
                </c:pt>
                <c:pt idx="2210">
                  <c:v>1.2361</c:v>
                </c:pt>
                <c:pt idx="2211">
                  <c:v>1.2233000000000001</c:v>
                </c:pt>
                <c:pt idx="2212">
                  <c:v>1.2337</c:v>
                </c:pt>
                <c:pt idx="2213">
                  <c:v>1.2359</c:v>
                </c:pt>
                <c:pt idx="2214">
                  <c:v>1.2392000000000001</c:v>
                </c:pt>
                <c:pt idx="2215">
                  <c:v>1.2442</c:v>
                </c:pt>
                <c:pt idx="2216">
                  <c:v>1.2439</c:v>
                </c:pt>
                <c:pt idx="2217">
                  <c:v>1.2450000000000001</c:v>
                </c:pt>
                <c:pt idx="2218">
                  <c:v>1.2354000000000001</c:v>
                </c:pt>
                <c:pt idx="2219">
                  <c:v>1.2309000000000001</c:v>
                </c:pt>
                <c:pt idx="2220">
                  <c:v>1.2302</c:v>
                </c:pt>
                <c:pt idx="2221">
                  <c:v>1.2258</c:v>
                </c:pt>
                <c:pt idx="2222">
                  <c:v>1.2446999999999999</c:v>
                </c:pt>
                <c:pt idx="2223">
                  <c:v>1.2423999999999999</c:v>
                </c:pt>
                <c:pt idx="2224">
                  <c:v>1.2326999999999999</c:v>
                </c:pt>
                <c:pt idx="2225">
                  <c:v>1.2313000000000001</c:v>
                </c:pt>
                <c:pt idx="2226">
                  <c:v>1.2322</c:v>
                </c:pt>
                <c:pt idx="2227">
                  <c:v>1.2361</c:v>
                </c:pt>
                <c:pt idx="2228">
                  <c:v>1.2457</c:v>
                </c:pt>
                <c:pt idx="2229">
                  <c:v>1.2375</c:v>
                </c:pt>
                <c:pt idx="2230">
                  <c:v>1.2465999999999999</c:v>
                </c:pt>
                <c:pt idx="2231">
                  <c:v>1.2386999999999999</c:v>
                </c:pt>
                <c:pt idx="2232">
                  <c:v>1.2439</c:v>
                </c:pt>
                <c:pt idx="2233">
                  <c:v>1.2345999999999999</c:v>
                </c:pt>
                <c:pt idx="2234">
                  <c:v>1.2333000000000001</c:v>
                </c:pt>
                <c:pt idx="2235">
                  <c:v>1.2384999999999999</c:v>
                </c:pt>
                <c:pt idx="2236">
                  <c:v>1.2430000000000001</c:v>
                </c:pt>
                <c:pt idx="2237">
                  <c:v>1.2344999999999999</c:v>
                </c:pt>
                <c:pt idx="2238">
                  <c:v>1.2269000000000001</c:v>
                </c:pt>
                <c:pt idx="2239">
                  <c:v>1.2364999999999999</c:v>
                </c:pt>
                <c:pt idx="2240">
                  <c:v>1.2354000000000001</c:v>
                </c:pt>
                <c:pt idx="2241">
                  <c:v>1.2215</c:v>
                </c:pt>
                <c:pt idx="2242">
                  <c:v>1.2218</c:v>
                </c:pt>
                <c:pt idx="2243">
                  <c:v>1.2105999999999999</c:v>
                </c:pt>
                <c:pt idx="2244">
                  <c:v>1.2315</c:v>
                </c:pt>
                <c:pt idx="2245">
                  <c:v>1.2317</c:v>
                </c:pt>
                <c:pt idx="2246">
                  <c:v>1.2370000000000001</c:v>
                </c:pt>
                <c:pt idx="2247">
                  <c:v>1.2390000000000001</c:v>
                </c:pt>
                <c:pt idx="2248">
                  <c:v>1.23</c:v>
                </c:pt>
                <c:pt idx="2249">
                  <c:v>1.2387999999999999</c:v>
                </c:pt>
                <c:pt idx="2250">
                  <c:v>1.2373000000000001</c:v>
                </c:pt>
                <c:pt idx="2251">
                  <c:v>1.2363</c:v>
                </c:pt>
                <c:pt idx="2252">
                  <c:v>1.2385999999999999</c:v>
                </c:pt>
                <c:pt idx="2253">
                  <c:v>1.2505999999999999</c:v>
                </c:pt>
                <c:pt idx="2254">
                  <c:v>1.2509999999999999</c:v>
                </c:pt>
                <c:pt idx="2255">
                  <c:v>1.2421</c:v>
                </c:pt>
                <c:pt idx="2256">
                  <c:v>1.2448999999999999</c:v>
                </c:pt>
                <c:pt idx="2257">
                  <c:v>1.2419</c:v>
                </c:pt>
                <c:pt idx="2258">
                  <c:v>1.2446999999999999</c:v>
                </c:pt>
                <c:pt idx="2259">
                  <c:v>1.2463</c:v>
                </c:pt>
                <c:pt idx="2260">
                  <c:v>1.2503</c:v>
                </c:pt>
                <c:pt idx="2261">
                  <c:v>1.2458</c:v>
                </c:pt>
                <c:pt idx="2262">
                  <c:v>1.2381</c:v>
                </c:pt>
                <c:pt idx="2263">
                  <c:v>1.2318</c:v>
                </c:pt>
                <c:pt idx="2264">
                  <c:v>1.2273000000000001</c:v>
                </c:pt>
                <c:pt idx="2265">
                  <c:v>1.2319</c:v>
                </c:pt>
                <c:pt idx="2266">
                  <c:v>1.2416</c:v>
                </c:pt>
                <c:pt idx="2267">
                  <c:v>1.2406999999999999</c:v>
                </c:pt>
                <c:pt idx="2268">
                  <c:v>1.2372000000000001</c:v>
                </c:pt>
                <c:pt idx="2269">
                  <c:v>1.2408999999999999</c:v>
                </c:pt>
                <c:pt idx="2270">
                  <c:v>1.2325999999999999</c:v>
                </c:pt>
                <c:pt idx="2271">
                  <c:v>1.2373000000000001</c:v>
                </c:pt>
                <c:pt idx="2272">
                  <c:v>1.2286999999999999</c:v>
                </c:pt>
                <c:pt idx="2273">
                  <c:v>1.2333000000000001</c:v>
                </c:pt>
                <c:pt idx="2274">
                  <c:v>1.2401</c:v>
                </c:pt>
                <c:pt idx="2275">
                  <c:v>1.2415</c:v>
                </c:pt>
                <c:pt idx="2276">
                  <c:v>1.2414000000000001</c:v>
                </c:pt>
                <c:pt idx="2277">
                  <c:v>1.2547999999999999</c:v>
                </c:pt>
                <c:pt idx="2278">
                  <c:v>1.2498</c:v>
                </c:pt>
                <c:pt idx="2279">
                  <c:v>1.2512000000000001</c:v>
                </c:pt>
                <c:pt idx="2280">
                  <c:v>1.2606999999999999</c:v>
                </c:pt>
                <c:pt idx="2281">
                  <c:v>1.2515000000000001</c:v>
                </c:pt>
                <c:pt idx="2282">
                  <c:v>1.2613000000000001</c:v>
                </c:pt>
                <c:pt idx="2283">
                  <c:v>1.2596000000000001</c:v>
                </c:pt>
                <c:pt idx="2284">
                  <c:v>1.2634000000000001</c:v>
                </c:pt>
                <c:pt idx="2285">
                  <c:v>1.2574000000000001</c:v>
                </c:pt>
                <c:pt idx="2286">
                  <c:v>1.2542</c:v>
                </c:pt>
                <c:pt idx="2287">
                  <c:v>1.2447999999999999</c:v>
                </c:pt>
                <c:pt idx="2288">
                  <c:v>1.252</c:v>
                </c:pt>
                <c:pt idx="2289">
                  <c:v>1.2463</c:v>
                </c:pt>
                <c:pt idx="2290">
                  <c:v>1.2473000000000001</c:v>
                </c:pt>
                <c:pt idx="2291">
                  <c:v>1.2422</c:v>
                </c:pt>
                <c:pt idx="2292">
                  <c:v>1.2386999999999999</c:v>
                </c:pt>
                <c:pt idx="2293">
                  <c:v>1.2406999999999999</c:v>
                </c:pt>
                <c:pt idx="2294">
                  <c:v>1.2292000000000001</c:v>
                </c:pt>
                <c:pt idx="2295">
                  <c:v>1.2435</c:v>
                </c:pt>
                <c:pt idx="2296">
                  <c:v>1.2472000000000001</c:v>
                </c:pt>
                <c:pt idx="2297">
                  <c:v>1.2477</c:v>
                </c:pt>
                <c:pt idx="2298">
                  <c:v>1.244</c:v>
                </c:pt>
                <c:pt idx="2299">
                  <c:v>1.2515000000000001</c:v>
                </c:pt>
                <c:pt idx="2300">
                  <c:v>1.2465999999999999</c:v>
                </c:pt>
                <c:pt idx="2301">
                  <c:v>1.2572000000000001</c:v>
                </c:pt>
                <c:pt idx="2302">
                  <c:v>1.2657</c:v>
                </c:pt>
                <c:pt idx="2303">
                  <c:v>1.2608999999999999</c:v>
                </c:pt>
                <c:pt idx="2304">
                  <c:v>1.2668999999999999</c:v>
                </c:pt>
                <c:pt idx="2305">
                  <c:v>1.2522</c:v>
                </c:pt>
                <c:pt idx="2306">
                  <c:v>1.2428999999999999</c:v>
                </c:pt>
                <c:pt idx="2307">
                  <c:v>1.2424999999999999</c:v>
                </c:pt>
                <c:pt idx="2308">
                  <c:v>1.2464</c:v>
                </c:pt>
                <c:pt idx="2309">
                  <c:v>1.2376</c:v>
                </c:pt>
                <c:pt idx="2310">
                  <c:v>1.232</c:v>
                </c:pt>
                <c:pt idx="2311">
                  <c:v>1.2314000000000001</c:v>
                </c:pt>
                <c:pt idx="2312">
                  <c:v>1.2250000000000001</c:v>
                </c:pt>
                <c:pt idx="2313">
                  <c:v>1.2166999999999999</c:v>
                </c:pt>
                <c:pt idx="2314">
                  <c:v>1.2137</c:v>
                </c:pt>
                <c:pt idx="2315">
                  <c:v>1.2166999999999999</c:v>
                </c:pt>
                <c:pt idx="2316">
                  <c:v>1.214</c:v>
                </c:pt>
                <c:pt idx="2317">
                  <c:v>1.2231000000000001</c:v>
                </c:pt>
                <c:pt idx="2318">
                  <c:v>1.2251000000000001</c:v>
                </c:pt>
                <c:pt idx="2319">
                  <c:v>1.2165999999999999</c:v>
                </c:pt>
                <c:pt idx="2320">
                  <c:v>1.22</c:v>
                </c:pt>
                <c:pt idx="2321">
                  <c:v>1.2142999999999999</c:v>
                </c:pt>
                <c:pt idx="2322">
                  <c:v>1.2266999999999999</c:v>
                </c:pt>
                <c:pt idx="2323">
                  <c:v>1.2208000000000001</c:v>
                </c:pt>
                <c:pt idx="2324">
                  <c:v>1.2139</c:v>
                </c:pt>
                <c:pt idx="2325">
                  <c:v>1.2182999999999999</c:v>
                </c:pt>
                <c:pt idx="2326">
                  <c:v>1.2197</c:v>
                </c:pt>
                <c:pt idx="2327">
                  <c:v>1.2228000000000001</c:v>
                </c:pt>
                <c:pt idx="2328">
                  <c:v>1.2293000000000001</c:v>
                </c:pt>
                <c:pt idx="2329">
                  <c:v>1.228</c:v>
                </c:pt>
                <c:pt idx="2330">
                  <c:v>1.2185999999999999</c:v>
                </c:pt>
                <c:pt idx="2331">
                  <c:v>1.2257</c:v>
                </c:pt>
                <c:pt idx="2332">
                  <c:v>1.2209000000000001</c:v>
                </c:pt>
                <c:pt idx="2333">
                  <c:v>1.2218</c:v>
                </c:pt>
                <c:pt idx="2334">
                  <c:v>1.2264999999999999</c:v>
                </c:pt>
                <c:pt idx="2335">
                  <c:v>1.2319</c:v>
                </c:pt>
                <c:pt idx="2336">
                  <c:v>1.2314000000000001</c:v>
                </c:pt>
                <c:pt idx="2337">
                  <c:v>1.2403</c:v>
                </c:pt>
                <c:pt idx="2338">
                  <c:v>1.2390000000000001</c:v>
                </c:pt>
                <c:pt idx="2339">
                  <c:v>1.2244999999999999</c:v>
                </c:pt>
                <c:pt idx="2340">
                  <c:v>1.2293000000000001</c:v>
                </c:pt>
                <c:pt idx="2341">
                  <c:v>1.2267999999999999</c:v>
                </c:pt>
                <c:pt idx="2342">
                  <c:v>1.2332000000000001</c:v>
                </c:pt>
                <c:pt idx="2343">
                  <c:v>1.2315</c:v>
                </c:pt>
                <c:pt idx="2344">
                  <c:v>1.2281</c:v>
                </c:pt>
                <c:pt idx="2345">
                  <c:v>1.2284999999999999</c:v>
                </c:pt>
                <c:pt idx="2346">
                  <c:v>1.2262999999999999</c:v>
                </c:pt>
                <c:pt idx="2347">
                  <c:v>1.2188000000000001</c:v>
                </c:pt>
                <c:pt idx="2348">
                  <c:v>1.2225999999999999</c:v>
                </c:pt>
                <c:pt idx="2349">
                  <c:v>1.2208000000000001</c:v>
                </c:pt>
                <c:pt idx="2350">
                  <c:v>1.2157</c:v>
                </c:pt>
                <c:pt idx="2351">
                  <c:v>1.2152000000000001</c:v>
                </c:pt>
                <c:pt idx="2352">
                  <c:v>1.2072000000000001</c:v>
                </c:pt>
                <c:pt idx="2353">
                  <c:v>1.2033</c:v>
                </c:pt>
                <c:pt idx="2354">
                  <c:v>1.2113</c:v>
                </c:pt>
                <c:pt idx="2355">
                  <c:v>1.1942999999999999</c:v>
                </c:pt>
                <c:pt idx="2356">
                  <c:v>1.2056</c:v>
                </c:pt>
                <c:pt idx="2357">
                  <c:v>1.2082999999999999</c:v>
                </c:pt>
                <c:pt idx="2358">
                  <c:v>1.2114</c:v>
                </c:pt>
                <c:pt idx="2359">
                  <c:v>1.2257</c:v>
                </c:pt>
                <c:pt idx="2360">
                  <c:v>1.2239</c:v>
                </c:pt>
                <c:pt idx="2361">
                  <c:v>1.2316</c:v>
                </c:pt>
                <c:pt idx="2362">
                  <c:v>1.2366999999999999</c:v>
                </c:pt>
                <c:pt idx="2363">
                  <c:v>1.2422</c:v>
                </c:pt>
                <c:pt idx="2364">
                  <c:v>1.2347999999999999</c:v>
                </c:pt>
                <c:pt idx="2365">
                  <c:v>1.2378</c:v>
                </c:pt>
                <c:pt idx="2366">
                  <c:v>1.2302999999999999</c:v>
                </c:pt>
                <c:pt idx="2367">
                  <c:v>1.2363</c:v>
                </c:pt>
                <c:pt idx="2368">
                  <c:v>1.2354000000000001</c:v>
                </c:pt>
                <c:pt idx="2369">
                  <c:v>1.2390000000000001</c:v>
                </c:pt>
                <c:pt idx="2370">
                  <c:v>1.2301</c:v>
                </c:pt>
                <c:pt idx="2371">
                  <c:v>1.2403999999999999</c:v>
                </c:pt>
                <c:pt idx="2372">
                  <c:v>1.2311000000000001</c:v>
                </c:pt>
                <c:pt idx="2373">
                  <c:v>1.2353000000000001</c:v>
                </c:pt>
                <c:pt idx="2374">
                  <c:v>1.2423999999999999</c:v>
                </c:pt>
                <c:pt idx="2375">
                  <c:v>1.246</c:v>
                </c:pt>
                <c:pt idx="2376">
                  <c:v>1.2559</c:v>
                </c:pt>
                <c:pt idx="2377">
                  <c:v>1.2697000000000001</c:v>
                </c:pt>
                <c:pt idx="2378">
                  <c:v>1.2682</c:v>
                </c:pt>
                <c:pt idx="2379">
                  <c:v>1.2668999999999999</c:v>
                </c:pt>
                <c:pt idx="2380">
                  <c:v>1.2609999999999999</c:v>
                </c:pt>
                <c:pt idx="2381">
                  <c:v>1.2552000000000001</c:v>
                </c:pt>
                <c:pt idx="2382">
                  <c:v>1.2551000000000001</c:v>
                </c:pt>
                <c:pt idx="2383">
                  <c:v>1.2494000000000001</c:v>
                </c:pt>
                <c:pt idx="2384">
                  <c:v>1.2458</c:v>
                </c:pt>
                <c:pt idx="2385">
                  <c:v>1.2498</c:v>
                </c:pt>
                <c:pt idx="2386">
                  <c:v>1.2571000000000001</c:v>
                </c:pt>
                <c:pt idx="2387">
                  <c:v>1.2388999999999999</c:v>
                </c:pt>
                <c:pt idx="2388">
                  <c:v>1.2333000000000001</c:v>
                </c:pt>
                <c:pt idx="2389">
                  <c:v>1.2258</c:v>
                </c:pt>
                <c:pt idx="2390">
                  <c:v>1.2191000000000001</c:v>
                </c:pt>
                <c:pt idx="2391">
                  <c:v>1.2225999999999999</c:v>
                </c:pt>
                <c:pt idx="2392">
                  <c:v>1.2354000000000001</c:v>
                </c:pt>
                <c:pt idx="2393">
                  <c:v>1.2283999999999999</c:v>
                </c:pt>
                <c:pt idx="2394">
                  <c:v>1.2301</c:v>
                </c:pt>
                <c:pt idx="2395">
                  <c:v>1.2290000000000001</c:v>
                </c:pt>
                <c:pt idx="2396">
                  <c:v>1.2265999999999999</c:v>
                </c:pt>
                <c:pt idx="2397">
                  <c:v>1.2072000000000001</c:v>
                </c:pt>
                <c:pt idx="2398">
                  <c:v>1.2077</c:v>
                </c:pt>
                <c:pt idx="2399">
                  <c:v>1.2151000000000001</c:v>
                </c:pt>
                <c:pt idx="2400">
                  <c:v>1.2265999999999999</c:v>
                </c:pt>
                <c:pt idx="2401">
                  <c:v>1.2296</c:v>
                </c:pt>
                <c:pt idx="2402">
                  <c:v>1.2238</c:v>
                </c:pt>
                <c:pt idx="2403">
                  <c:v>1.238</c:v>
                </c:pt>
                <c:pt idx="2404">
                  <c:v>1.2284999999999999</c:v>
                </c:pt>
                <c:pt idx="2405">
                  <c:v>1.2392000000000001</c:v>
                </c:pt>
                <c:pt idx="2406">
                  <c:v>1.2336</c:v>
                </c:pt>
                <c:pt idx="2407">
                  <c:v>1.2272000000000001</c:v>
                </c:pt>
                <c:pt idx="2408">
                  <c:v>1.2198</c:v>
                </c:pt>
                <c:pt idx="2409">
                  <c:v>1.2293000000000001</c:v>
                </c:pt>
                <c:pt idx="2410">
                  <c:v>1.2176</c:v>
                </c:pt>
                <c:pt idx="2411">
                  <c:v>1.2141</c:v>
                </c:pt>
                <c:pt idx="2412">
                  <c:v>1.2234</c:v>
                </c:pt>
                <c:pt idx="2413">
                  <c:v>1.224</c:v>
                </c:pt>
                <c:pt idx="2414">
                  <c:v>1.2275</c:v>
                </c:pt>
                <c:pt idx="2415">
                  <c:v>1.2311000000000001</c:v>
                </c:pt>
                <c:pt idx="2416">
                  <c:v>1.2297</c:v>
                </c:pt>
                <c:pt idx="2417">
                  <c:v>1.23</c:v>
                </c:pt>
                <c:pt idx="2418">
                  <c:v>1.2372000000000001</c:v>
                </c:pt>
                <c:pt idx="2419">
                  <c:v>1.2444</c:v>
                </c:pt>
                <c:pt idx="2420">
                  <c:v>1.2503</c:v>
                </c:pt>
                <c:pt idx="2421">
                  <c:v>1.2571000000000001</c:v>
                </c:pt>
                <c:pt idx="2422">
                  <c:v>1.2537</c:v>
                </c:pt>
                <c:pt idx="2423">
                  <c:v>1.2624</c:v>
                </c:pt>
                <c:pt idx="2424">
                  <c:v>1.2544999999999999</c:v>
                </c:pt>
                <c:pt idx="2425">
                  <c:v>1.2464999999999999</c:v>
                </c:pt>
                <c:pt idx="2426">
                  <c:v>1.2453000000000001</c:v>
                </c:pt>
                <c:pt idx="2427">
                  <c:v>1.2396</c:v>
                </c:pt>
                <c:pt idx="2428">
                  <c:v>1.234</c:v>
                </c:pt>
                <c:pt idx="2429">
                  <c:v>1.2367999999999999</c:v>
                </c:pt>
                <c:pt idx="2430">
                  <c:v>1.236</c:v>
                </c:pt>
                <c:pt idx="2431">
                  <c:v>1.224</c:v>
                </c:pt>
                <c:pt idx="2432">
                  <c:v>1.2274</c:v>
                </c:pt>
                <c:pt idx="2433">
                  <c:v>1.2321</c:v>
                </c:pt>
                <c:pt idx="2434">
                  <c:v>1.2497</c:v>
                </c:pt>
                <c:pt idx="2435">
                  <c:v>1.2553000000000001</c:v>
                </c:pt>
                <c:pt idx="2436">
                  <c:v>1.2558</c:v>
                </c:pt>
                <c:pt idx="2437">
                  <c:v>1.2659</c:v>
                </c:pt>
                <c:pt idx="2438">
                  <c:v>1.2598</c:v>
                </c:pt>
                <c:pt idx="2439">
                  <c:v>1.2519</c:v>
                </c:pt>
                <c:pt idx="2440">
                  <c:v>1.2327999999999999</c:v>
                </c:pt>
                <c:pt idx="2441">
                  <c:v>1.2364999999999999</c:v>
                </c:pt>
                <c:pt idx="2442">
                  <c:v>1.2363</c:v>
                </c:pt>
                <c:pt idx="2443">
                  <c:v>1.2396</c:v>
                </c:pt>
                <c:pt idx="2444">
                  <c:v>1.2410000000000001</c:v>
                </c:pt>
                <c:pt idx="2445">
                  <c:v>1.2356</c:v>
                </c:pt>
                <c:pt idx="2446">
                  <c:v>1.2394000000000001</c:v>
                </c:pt>
                <c:pt idx="2447">
                  <c:v>1.2456</c:v>
                </c:pt>
                <c:pt idx="2448">
                  <c:v>1.2475000000000001</c:v>
                </c:pt>
                <c:pt idx="2449">
                  <c:v>1.2374000000000001</c:v>
                </c:pt>
                <c:pt idx="2450">
                  <c:v>1.2369000000000001</c:v>
                </c:pt>
                <c:pt idx="2451">
                  <c:v>1.2299</c:v>
                </c:pt>
                <c:pt idx="2452">
                  <c:v>1.2338</c:v>
                </c:pt>
                <c:pt idx="2453">
                  <c:v>1.2406999999999999</c:v>
                </c:pt>
                <c:pt idx="2454">
                  <c:v>1.2424999999999999</c:v>
                </c:pt>
                <c:pt idx="2455">
                  <c:v>1.2350000000000001</c:v>
                </c:pt>
                <c:pt idx="2456">
                  <c:v>1.2285999999999999</c:v>
                </c:pt>
                <c:pt idx="2457">
                  <c:v>1.2306999999999999</c:v>
                </c:pt>
                <c:pt idx="2458">
                  <c:v>1.2338</c:v>
                </c:pt>
                <c:pt idx="2459">
                  <c:v>1.2318</c:v>
                </c:pt>
                <c:pt idx="2460">
                  <c:v>1.2319</c:v>
                </c:pt>
                <c:pt idx="2461">
                  <c:v>1.2262999999999999</c:v>
                </c:pt>
                <c:pt idx="2462">
                  <c:v>1.2262999999999999</c:v>
                </c:pt>
                <c:pt idx="2463">
                  <c:v>1.2337</c:v>
                </c:pt>
                <c:pt idx="2464">
                  <c:v>1.2278</c:v>
                </c:pt>
                <c:pt idx="2465">
                  <c:v>1.2402</c:v>
                </c:pt>
                <c:pt idx="2466">
                  <c:v>1.238</c:v>
                </c:pt>
                <c:pt idx="2467">
                  <c:v>1.2435</c:v>
                </c:pt>
                <c:pt idx="2468">
                  <c:v>1.2339</c:v>
                </c:pt>
                <c:pt idx="2469">
                  <c:v>1.2433000000000001</c:v>
                </c:pt>
                <c:pt idx="2470">
                  <c:v>1.2524</c:v>
                </c:pt>
                <c:pt idx="2471">
                  <c:v>1.2554000000000001</c:v>
                </c:pt>
                <c:pt idx="2472">
                  <c:v>1.2562</c:v>
                </c:pt>
                <c:pt idx="2473">
                  <c:v>1.2552000000000001</c:v>
                </c:pt>
                <c:pt idx="2474">
                  <c:v>1.2642</c:v>
                </c:pt>
                <c:pt idx="2475">
                  <c:v>1.2604</c:v>
                </c:pt>
                <c:pt idx="2476">
                  <c:v>1.2586999999999999</c:v>
                </c:pt>
                <c:pt idx="2477">
                  <c:v>1.2625999999999999</c:v>
                </c:pt>
                <c:pt idx="2478">
                  <c:v>1.2537</c:v>
                </c:pt>
                <c:pt idx="2479">
                  <c:v>1.2597</c:v>
                </c:pt>
                <c:pt idx="2480">
                  <c:v>1.2594000000000001</c:v>
                </c:pt>
                <c:pt idx="2481">
                  <c:v>1.2555000000000001</c:v>
                </c:pt>
                <c:pt idx="2482">
                  <c:v>1.2483</c:v>
                </c:pt>
                <c:pt idx="2483">
                  <c:v>1.2427999999999999</c:v>
                </c:pt>
                <c:pt idx="2484">
                  <c:v>1.2330000000000001</c:v>
                </c:pt>
                <c:pt idx="2485">
                  <c:v>1.2269000000000001</c:v>
                </c:pt>
                <c:pt idx="2486">
                  <c:v>1.2357</c:v>
                </c:pt>
                <c:pt idx="2487">
                  <c:v>1.2349000000000001</c:v>
                </c:pt>
                <c:pt idx="2488">
                  <c:v>1.2474000000000001</c:v>
                </c:pt>
                <c:pt idx="2489">
                  <c:v>1.2505999999999999</c:v>
                </c:pt>
                <c:pt idx="2490">
                  <c:v>1.2506999999999999</c:v>
                </c:pt>
                <c:pt idx="2491">
                  <c:v>1.2461</c:v>
                </c:pt>
                <c:pt idx="2492">
                  <c:v>1.2481</c:v>
                </c:pt>
                <c:pt idx="2493">
                  <c:v>1.2463</c:v>
                </c:pt>
                <c:pt idx="2494">
                  <c:v>1.2459</c:v>
                </c:pt>
                <c:pt idx="2495">
                  <c:v>1.2416</c:v>
                </c:pt>
                <c:pt idx="2496">
                  <c:v>1.2421</c:v>
                </c:pt>
                <c:pt idx="2497">
                  <c:v>1.2318</c:v>
                </c:pt>
                <c:pt idx="2498">
                  <c:v>1.2347999999999999</c:v>
                </c:pt>
                <c:pt idx="2499">
                  <c:v>1.2386999999999999</c:v>
                </c:pt>
                <c:pt idx="2500">
                  <c:v>1.2343999999999999</c:v>
                </c:pt>
                <c:pt idx="2501">
                  <c:v>1.2359</c:v>
                </c:pt>
                <c:pt idx="2502">
                  <c:v>1.2371000000000001</c:v>
                </c:pt>
                <c:pt idx="2503">
                  <c:v>1.2373000000000001</c:v>
                </c:pt>
                <c:pt idx="2504">
                  <c:v>1.2338</c:v>
                </c:pt>
                <c:pt idx="2505">
                  <c:v>1.2212000000000001</c:v>
                </c:pt>
                <c:pt idx="2506">
                  <c:v>1.2228000000000001</c:v>
                </c:pt>
                <c:pt idx="2507">
                  <c:v>1.2210000000000001</c:v>
                </c:pt>
                <c:pt idx="2508">
                  <c:v>1.2243999999999999</c:v>
                </c:pt>
                <c:pt idx="2509">
                  <c:v>1.2198</c:v>
                </c:pt>
                <c:pt idx="2510">
                  <c:v>1.2202999999999999</c:v>
                </c:pt>
                <c:pt idx="2511">
                  <c:v>1.2345999999999999</c:v>
                </c:pt>
                <c:pt idx="2512">
                  <c:v>1.2363</c:v>
                </c:pt>
                <c:pt idx="2513">
                  <c:v>1.2401</c:v>
                </c:pt>
                <c:pt idx="2514">
                  <c:v>1.2371000000000001</c:v>
                </c:pt>
                <c:pt idx="2515">
                  <c:v>1.2371000000000001</c:v>
                </c:pt>
                <c:pt idx="2516">
                  <c:v>1.24</c:v>
                </c:pt>
                <c:pt idx="2517">
                  <c:v>1.2487999999999999</c:v>
                </c:pt>
                <c:pt idx="2518">
                  <c:v>1.2506999999999999</c:v>
                </c:pt>
                <c:pt idx="2519">
                  <c:v>1.2482</c:v>
                </c:pt>
                <c:pt idx="2520">
                  <c:v>1.2396</c:v>
                </c:pt>
                <c:pt idx="2521">
                  <c:v>1.2364999999999999</c:v>
                </c:pt>
                <c:pt idx="2522">
                  <c:v>1.2342</c:v>
                </c:pt>
                <c:pt idx="2523">
                  <c:v>1.23</c:v>
                </c:pt>
                <c:pt idx="2524">
                  <c:v>1.2350000000000001</c:v>
                </c:pt>
                <c:pt idx="2525">
                  <c:v>1.2423</c:v>
                </c:pt>
                <c:pt idx="2526">
                  <c:v>1.2394000000000001</c:v>
                </c:pt>
                <c:pt idx="2527">
                  <c:v>1.2388999999999999</c:v>
                </c:pt>
                <c:pt idx="2528">
                  <c:v>1.2425999999999999</c:v>
                </c:pt>
                <c:pt idx="2529">
                  <c:v>1.2325999999999999</c:v>
                </c:pt>
                <c:pt idx="2530">
                  <c:v>1.2298</c:v>
                </c:pt>
                <c:pt idx="2531">
                  <c:v>1.2199</c:v>
                </c:pt>
                <c:pt idx="2532">
                  <c:v>1.2271000000000001</c:v>
                </c:pt>
                <c:pt idx="2533">
                  <c:v>1.2310000000000001</c:v>
                </c:pt>
                <c:pt idx="2534">
                  <c:v>1.2225999999999999</c:v>
                </c:pt>
                <c:pt idx="2535">
                  <c:v>1.2176</c:v>
                </c:pt>
                <c:pt idx="2536">
                  <c:v>1.2176</c:v>
                </c:pt>
                <c:pt idx="2537">
                  <c:v>1.2154</c:v>
                </c:pt>
                <c:pt idx="2538">
                  <c:v>1.2196</c:v>
                </c:pt>
                <c:pt idx="2539">
                  <c:v>1.2191000000000001</c:v>
                </c:pt>
                <c:pt idx="2540">
                  <c:v>1.2228000000000001</c:v>
                </c:pt>
                <c:pt idx="2541">
                  <c:v>1.2271000000000001</c:v>
                </c:pt>
                <c:pt idx="2542">
                  <c:v>1.2168000000000001</c:v>
                </c:pt>
                <c:pt idx="2543">
                  <c:v>1.2145999999999999</c:v>
                </c:pt>
                <c:pt idx="2544">
                  <c:v>1.2221</c:v>
                </c:pt>
                <c:pt idx="2545">
                  <c:v>1.2134</c:v>
                </c:pt>
                <c:pt idx="2546">
                  <c:v>1.2138</c:v>
                </c:pt>
                <c:pt idx="2547">
                  <c:v>1.2170000000000001</c:v>
                </c:pt>
                <c:pt idx="2548">
                  <c:v>1.2254</c:v>
                </c:pt>
                <c:pt idx="2549">
                  <c:v>1.2356</c:v>
                </c:pt>
                <c:pt idx="2550">
                  <c:v>1.234</c:v>
                </c:pt>
                <c:pt idx="2551">
                  <c:v>1.2358</c:v>
                </c:pt>
                <c:pt idx="2552">
                  <c:v>1.2363</c:v>
                </c:pt>
                <c:pt idx="2553">
                  <c:v>1.2403</c:v>
                </c:pt>
                <c:pt idx="2554">
                  <c:v>1.2417</c:v>
                </c:pt>
                <c:pt idx="2555">
                  <c:v>1.2239</c:v>
                </c:pt>
                <c:pt idx="2556">
                  <c:v>1.2390000000000001</c:v>
                </c:pt>
                <c:pt idx="2557">
                  <c:v>1.2345999999999999</c:v>
                </c:pt>
                <c:pt idx="2558">
                  <c:v>1.2253000000000001</c:v>
                </c:pt>
                <c:pt idx="2559">
                  <c:v>1.2245999999999999</c:v>
                </c:pt>
                <c:pt idx="2560">
                  <c:v>1.2251000000000001</c:v>
                </c:pt>
                <c:pt idx="2561">
                  <c:v>1.2352000000000001</c:v>
                </c:pt>
                <c:pt idx="2562">
                  <c:v>1.2419</c:v>
                </c:pt>
                <c:pt idx="2563">
                  <c:v>1.244</c:v>
                </c:pt>
                <c:pt idx="2564">
                  <c:v>1.2564</c:v>
                </c:pt>
                <c:pt idx="2565">
                  <c:v>1.258</c:v>
                </c:pt>
                <c:pt idx="2566">
                  <c:v>1.238</c:v>
                </c:pt>
                <c:pt idx="2567">
                  <c:v>1.2411000000000001</c:v>
                </c:pt>
                <c:pt idx="2568">
                  <c:v>1.2435</c:v>
                </c:pt>
                <c:pt idx="2569">
                  <c:v>1.2505999999999999</c:v>
                </c:pt>
                <c:pt idx="2570">
                  <c:v>1.2518</c:v>
                </c:pt>
                <c:pt idx="2571">
                  <c:v>1.2553000000000001</c:v>
                </c:pt>
                <c:pt idx="2572">
                  <c:v>1.2621</c:v>
                </c:pt>
                <c:pt idx="2573">
                  <c:v>1.2564</c:v>
                </c:pt>
                <c:pt idx="2574">
                  <c:v>1.2529999999999999</c:v>
                </c:pt>
                <c:pt idx="2575">
                  <c:v>1.2527999999999999</c:v>
                </c:pt>
                <c:pt idx="2576">
                  <c:v>1.2352000000000001</c:v>
                </c:pt>
                <c:pt idx="2577">
                  <c:v>1.2214</c:v>
                </c:pt>
                <c:pt idx="2578">
                  <c:v>1.2226999999999999</c:v>
                </c:pt>
                <c:pt idx="2579">
                  <c:v>1.2219</c:v>
                </c:pt>
                <c:pt idx="2580">
                  <c:v>1.2310000000000001</c:v>
                </c:pt>
                <c:pt idx="2581">
                  <c:v>1.2319</c:v>
                </c:pt>
                <c:pt idx="2582">
                  <c:v>1.2329000000000001</c:v>
                </c:pt>
                <c:pt idx="2583">
                  <c:v>1.2330000000000001</c:v>
                </c:pt>
                <c:pt idx="2584">
                  <c:v>1.2399</c:v>
                </c:pt>
                <c:pt idx="2585">
                  <c:v>1.2303999999999999</c:v>
                </c:pt>
                <c:pt idx="2586">
                  <c:v>1.2369000000000001</c:v>
                </c:pt>
                <c:pt idx="2587">
                  <c:v>1.2354000000000001</c:v>
                </c:pt>
                <c:pt idx="2588">
                  <c:v>1.2369000000000001</c:v>
                </c:pt>
                <c:pt idx="2589">
                  <c:v>1.2399</c:v>
                </c:pt>
                <c:pt idx="2590">
                  <c:v>1.2363999999999999</c:v>
                </c:pt>
                <c:pt idx="2591">
                  <c:v>1.2362</c:v>
                </c:pt>
                <c:pt idx="2592">
                  <c:v>1.2331000000000001</c:v>
                </c:pt>
                <c:pt idx="2593">
                  <c:v>1.2415</c:v>
                </c:pt>
                <c:pt idx="2594">
                  <c:v>1.234</c:v>
                </c:pt>
                <c:pt idx="2595">
                  <c:v>1.2324999999999999</c:v>
                </c:pt>
                <c:pt idx="2596">
                  <c:v>1.2465999999999999</c:v>
                </c:pt>
                <c:pt idx="2597">
                  <c:v>1.2506999999999999</c:v>
                </c:pt>
                <c:pt idx="2598">
                  <c:v>1.2486999999999999</c:v>
                </c:pt>
                <c:pt idx="2599">
                  <c:v>1.2438</c:v>
                </c:pt>
                <c:pt idx="2600">
                  <c:v>1.2453000000000001</c:v>
                </c:pt>
                <c:pt idx="2601">
                  <c:v>1.2442</c:v>
                </c:pt>
                <c:pt idx="2602">
                  <c:v>1.2578</c:v>
                </c:pt>
                <c:pt idx="2603">
                  <c:v>1.2634000000000001</c:v>
                </c:pt>
                <c:pt idx="2604">
                  <c:v>1.2622</c:v>
                </c:pt>
                <c:pt idx="2605">
                  <c:v>1.2646999999999999</c:v>
                </c:pt>
                <c:pt idx="2606">
                  <c:v>1.2466999999999999</c:v>
                </c:pt>
                <c:pt idx="2607">
                  <c:v>1.2406999999999999</c:v>
                </c:pt>
                <c:pt idx="2608">
                  <c:v>1.2388999999999999</c:v>
                </c:pt>
                <c:pt idx="2609">
                  <c:v>1.2418</c:v>
                </c:pt>
                <c:pt idx="2610">
                  <c:v>1.24</c:v>
                </c:pt>
                <c:pt idx="2611">
                  <c:v>1.2390000000000001</c:v>
                </c:pt>
                <c:pt idx="2612">
                  <c:v>1.2464999999999999</c:v>
                </c:pt>
                <c:pt idx="2613">
                  <c:v>1.2359</c:v>
                </c:pt>
                <c:pt idx="2614">
                  <c:v>1.2442</c:v>
                </c:pt>
                <c:pt idx="2615">
                  <c:v>1.2502</c:v>
                </c:pt>
                <c:pt idx="2616">
                  <c:v>1.2544</c:v>
                </c:pt>
                <c:pt idx="2617">
                  <c:v>1.2503</c:v>
                </c:pt>
                <c:pt idx="2618">
                  <c:v>1.2425999999999999</c:v>
                </c:pt>
                <c:pt idx="2619">
                  <c:v>1.2402</c:v>
                </c:pt>
                <c:pt idx="2620">
                  <c:v>1.2346999999999999</c:v>
                </c:pt>
                <c:pt idx="2621">
                  <c:v>1.2269000000000001</c:v>
                </c:pt>
                <c:pt idx="2622">
                  <c:v>1.2231000000000001</c:v>
                </c:pt>
                <c:pt idx="2623">
                  <c:v>1.2111000000000001</c:v>
                </c:pt>
                <c:pt idx="2624">
                  <c:v>1.2224999999999999</c:v>
                </c:pt>
                <c:pt idx="2625">
                  <c:v>1.2278</c:v>
                </c:pt>
                <c:pt idx="2626">
                  <c:v>1.2231000000000001</c:v>
                </c:pt>
                <c:pt idx="2627">
                  <c:v>1.2275</c:v>
                </c:pt>
                <c:pt idx="2628">
                  <c:v>1.2262</c:v>
                </c:pt>
                <c:pt idx="2629">
                  <c:v>1.2318</c:v>
                </c:pt>
                <c:pt idx="2630">
                  <c:v>1.2416</c:v>
                </c:pt>
                <c:pt idx="2631">
                  <c:v>1.2326999999999999</c:v>
                </c:pt>
                <c:pt idx="2632">
                  <c:v>1.2303999999999999</c:v>
                </c:pt>
                <c:pt idx="2633">
                  <c:v>1.2307999999999999</c:v>
                </c:pt>
                <c:pt idx="2634">
                  <c:v>1.2346999999999999</c:v>
                </c:pt>
                <c:pt idx="2635">
                  <c:v>1.2386999999999999</c:v>
                </c:pt>
                <c:pt idx="2636">
                  <c:v>1.2462</c:v>
                </c:pt>
                <c:pt idx="2637">
                  <c:v>1.2483</c:v>
                </c:pt>
                <c:pt idx="2638">
                  <c:v>1.2572000000000001</c:v>
                </c:pt>
                <c:pt idx="2639">
                  <c:v>1.2501</c:v>
                </c:pt>
                <c:pt idx="2640">
                  <c:v>1.2433000000000001</c:v>
                </c:pt>
                <c:pt idx="2641">
                  <c:v>1.2369000000000001</c:v>
                </c:pt>
                <c:pt idx="2642">
                  <c:v>1.2357</c:v>
                </c:pt>
                <c:pt idx="2643">
                  <c:v>1.2388999999999999</c:v>
                </c:pt>
                <c:pt idx="2644">
                  <c:v>1.2332000000000001</c:v>
                </c:pt>
                <c:pt idx="2645">
                  <c:v>1.2356</c:v>
                </c:pt>
                <c:pt idx="2646">
                  <c:v>1.2478</c:v>
                </c:pt>
                <c:pt idx="2647">
                  <c:v>1.2485999999999999</c:v>
                </c:pt>
                <c:pt idx="2648">
                  <c:v>1.2541</c:v>
                </c:pt>
                <c:pt idx="2649">
                  <c:v>1.2563</c:v>
                </c:pt>
                <c:pt idx="2650">
                  <c:v>1.2490000000000001</c:v>
                </c:pt>
                <c:pt idx="2651">
                  <c:v>1.2386999999999999</c:v>
                </c:pt>
                <c:pt idx="2652">
                  <c:v>1.2365999999999999</c:v>
                </c:pt>
                <c:pt idx="2653">
                  <c:v>1.2468999999999999</c:v>
                </c:pt>
                <c:pt idx="2654">
                  <c:v>1.2464</c:v>
                </c:pt>
                <c:pt idx="2655">
                  <c:v>1.2370000000000001</c:v>
                </c:pt>
                <c:pt idx="2656">
                  <c:v>1.2399</c:v>
                </c:pt>
                <c:pt idx="2657">
                  <c:v>1.2481</c:v>
                </c:pt>
                <c:pt idx="2658">
                  <c:v>1.2446999999999999</c:v>
                </c:pt>
                <c:pt idx="2659">
                  <c:v>1.2412000000000001</c:v>
                </c:pt>
                <c:pt idx="2660">
                  <c:v>1.2401</c:v>
                </c:pt>
                <c:pt idx="2661">
                  <c:v>1.2385999999999999</c:v>
                </c:pt>
                <c:pt idx="2662">
                  <c:v>1.2438</c:v>
                </c:pt>
                <c:pt idx="2663">
                  <c:v>1.2484</c:v>
                </c:pt>
                <c:pt idx="2664">
                  <c:v>1.2543</c:v>
                </c:pt>
                <c:pt idx="2665">
                  <c:v>1.2488999999999999</c:v>
                </c:pt>
                <c:pt idx="2666">
                  <c:v>1.2353000000000001</c:v>
                </c:pt>
                <c:pt idx="2667">
                  <c:v>1.2314000000000001</c:v>
                </c:pt>
                <c:pt idx="2668">
                  <c:v>1.2363</c:v>
                </c:pt>
                <c:pt idx="2669">
                  <c:v>1.2361</c:v>
                </c:pt>
                <c:pt idx="2670">
                  <c:v>1.2392000000000001</c:v>
                </c:pt>
                <c:pt idx="2671">
                  <c:v>1.2313000000000001</c:v>
                </c:pt>
                <c:pt idx="2672">
                  <c:v>1.2297</c:v>
                </c:pt>
                <c:pt idx="2673">
                  <c:v>1.2296</c:v>
                </c:pt>
                <c:pt idx="2674">
                  <c:v>1.2212000000000001</c:v>
                </c:pt>
                <c:pt idx="2675">
                  <c:v>1.2148000000000001</c:v>
                </c:pt>
                <c:pt idx="2676">
                  <c:v>1.2039</c:v>
                </c:pt>
                <c:pt idx="2677">
                  <c:v>1.2137</c:v>
                </c:pt>
                <c:pt idx="2678">
                  <c:v>1.2253000000000001</c:v>
                </c:pt>
                <c:pt idx="2679">
                  <c:v>1.2292000000000001</c:v>
                </c:pt>
                <c:pt idx="2680">
                  <c:v>1.2202999999999999</c:v>
                </c:pt>
                <c:pt idx="2681">
                  <c:v>1.2277</c:v>
                </c:pt>
                <c:pt idx="2682">
                  <c:v>1.22</c:v>
                </c:pt>
                <c:pt idx="2683">
                  <c:v>1.2229000000000001</c:v>
                </c:pt>
                <c:pt idx="2684">
                  <c:v>1.2202999999999999</c:v>
                </c:pt>
                <c:pt idx="2685">
                  <c:v>1.2245999999999999</c:v>
                </c:pt>
                <c:pt idx="2686">
                  <c:v>1.2267999999999999</c:v>
                </c:pt>
                <c:pt idx="2687">
                  <c:v>1.2318</c:v>
                </c:pt>
                <c:pt idx="2688">
                  <c:v>1.2206999999999999</c:v>
                </c:pt>
                <c:pt idx="2689">
                  <c:v>1.2261</c:v>
                </c:pt>
                <c:pt idx="2690">
                  <c:v>1.2232000000000001</c:v>
                </c:pt>
                <c:pt idx="2691">
                  <c:v>1.2331000000000001</c:v>
                </c:pt>
                <c:pt idx="2692">
                  <c:v>1.2333000000000001</c:v>
                </c:pt>
                <c:pt idx="2693">
                  <c:v>1.2315</c:v>
                </c:pt>
                <c:pt idx="2694">
                  <c:v>1.2258</c:v>
                </c:pt>
                <c:pt idx="2695">
                  <c:v>1.2257</c:v>
                </c:pt>
                <c:pt idx="2696">
                  <c:v>1.222</c:v>
                </c:pt>
                <c:pt idx="2697">
                  <c:v>1.2327999999999999</c:v>
                </c:pt>
                <c:pt idx="2698">
                  <c:v>1.2417</c:v>
                </c:pt>
                <c:pt idx="2699">
                  <c:v>1.2464999999999999</c:v>
                </c:pt>
                <c:pt idx="2700">
                  <c:v>1.2439</c:v>
                </c:pt>
                <c:pt idx="2701">
                  <c:v>1.2435</c:v>
                </c:pt>
                <c:pt idx="2702">
                  <c:v>1.2463</c:v>
                </c:pt>
                <c:pt idx="2703">
                  <c:v>1.2497</c:v>
                </c:pt>
                <c:pt idx="2704">
                  <c:v>1.2502</c:v>
                </c:pt>
                <c:pt idx="2705">
                  <c:v>1.2498</c:v>
                </c:pt>
                <c:pt idx="2706">
                  <c:v>1.2452000000000001</c:v>
                </c:pt>
                <c:pt idx="2707">
                  <c:v>1.2438</c:v>
                </c:pt>
                <c:pt idx="2708">
                  <c:v>1.2511000000000001</c:v>
                </c:pt>
                <c:pt idx="2709">
                  <c:v>1.2551000000000001</c:v>
                </c:pt>
                <c:pt idx="2710">
                  <c:v>1.2630999999999999</c:v>
                </c:pt>
                <c:pt idx="2711">
                  <c:v>1.2589999999999999</c:v>
                </c:pt>
                <c:pt idx="2712">
                  <c:v>1.2532000000000001</c:v>
                </c:pt>
                <c:pt idx="2713">
                  <c:v>1.2522</c:v>
                </c:pt>
                <c:pt idx="2714">
                  <c:v>1.2484</c:v>
                </c:pt>
                <c:pt idx="2715">
                  <c:v>1.2407999999999999</c:v>
                </c:pt>
                <c:pt idx="2716">
                  <c:v>1.2462</c:v>
                </c:pt>
                <c:pt idx="2717">
                  <c:v>1.2319</c:v>
                </c:pt>
                <c:pt idx="2718">
                  <c:v>1.2313000000000001</c:v>
                </c:pt>
                <c:pt idx="2719">
                  <c:v>1.2287999999999999</c:v>
                </c:pt>
                <c:pt idx="2720">
                  <c:v>1.2295</c:v>
                </c:pt>
                <c:pt idx="2721">
                  <c:v>1.2292000000000001</c:v>
                </c:pt>
                <c:pt idx="2722">
                  <c:v>1.2503</c:v>
                </c:pt>
                <c:pt idx="2723">
                  <c:v>1.2482</c:v>
                </c:pt>
                <c:pt idx="2724">
                  <c:v>1.2387999999999999</c:v>
                </c:pt>
                <c:pt idx="2725">
                  <c:v>1.2415</c:v>
                </c:pt>
                <c:pt idx="2726">
                  <c:v>1.2337</c:v>
                </c:pt>
                <c:pt idx="2727">
                  <c:v>1.2367999999999999</c:v>
                </c:pt>
                <c:pt idx="2728">
                  <c:v>1.2423</c:v>
                </c:pt>
                <c:pt idx="2729">
                  <c:v>1.2504</c:v>
                </c:pt>
                <c:pt idx="2730">
                  <c:v>1.2608999999999999</c:v>
                </c:pt>
                <c:pt idx="2731">
                  <c:v>1.2618</c:v>
                </c:pt>
                <c:pt idx="2732">
                  <c:v>1.2519</c:v>
                </c:pt>
                <c:pt idx="2733">
                  <c:v>1.2583</c:v>
                </c:pt>
                <c:pt idx="2734">
                  <c:v>1.2656000000000001</c:v>
                </c:pt>
                <c:pt idx="2735">
                  <c:v>1.25</c:v>
                </c:pt>
                <c:pt idx="2736">
                  <c:v>1.2467999999999999</c:v>
                </c:pt>
                <c:pt idx="2737">
                  <c:v>1.2470000000000001</c:v>
                </c:pt>
                <c:pt idx="2738">
                  <c:v>1.2398</c:v>
                </c:pt>
                <c:pt idx="2739">
                  <c:v>1.2383999999999999</c:v>
                </c:pt>
                <c:pt idx="2740">
                  <c:v>1.2432000000000001</c:v>
                </c:pt>
                <c:pt idx="2741">
                  <c:v>1.2432000000000001</c:v>
                </c:pt>
                <c:pt idx="2742">
                  <c:v>1.238</c:v>
                </c:pt>
                <c:pt idx="2743">
                  <c:v>1.2432000000000001</c:v>
                </c:pt>
                <c:pt idx="2744">
                  <c:v>1.2458</c:v>
                </c:pt>
                <c:pt idx="2745">
                  <c:v>1.2405999999999999</c:v>
                </c:pt>
                <c:pt idx="2746">
                  <c:v>1.2403999999999999</c:v>
                </c:pt>
                <c:pt idx="2747">
                  <c:v>1.2294</c:v>
                </c:pt>
                <c:pt idx="2748">
                  <c:v>1.2336</c:v>
                </c:pt>
                <c:pt idx="2749">
                  <c:v>1.2343999999999999</c:v>
                </c:pt>
                <c:pt idx="2750">
                  <c:v>1.2402</c:v>
                </c:pt>
                <c:pt idx="2751">
                  <c:v>1.2442</c:v>
                </c:pt>
                <c:pt idx="2752">
                  <c:v>1.2488999999999999</c:v>
                </c:pt>
                <c:pt idx="2753">
                  <c:v>1.2427999999999999</c:v>
                </c:pt>
                <c:pt idx="2754">
                  <c:v>1.2350000000000001</c:v>
                </c:pt>
                <c:pt idx="2755">
                  <c:v>1.2455000000000001</c:v>
                </c:pt>
                <c:pt idx="2756">
                  <c:v>1.2454000000000001</c:v>
                </c:pt>
                <c:pt idx="2757">
                  <c:v>1.2541</c:v>
                </c:pt>
                <c:pt idx="2758">
                  <c:v>1.2466999999999999</c:v>
                </c:pt>
                <c:pt idx="2759">
                  <c:v>1.2403999999999999</c:v>
                </c:pt>
                <c:pt idx="2760">
                  <c:v>1.2387999999999999</c:v>
                </c:pt>
                <c:pt idx="2761">
                  <c:v>1.2452000000000001</c:v>
                </c:pt>
                <c:pt idx="2762">
                  <c:v>1.2547999999999999</c:v>
                </c:pt>
                <c:pt idx="2763">
                  <c:v>1.2518</c:v>
                </c:pt>
                <c:pt idx="2764">
                  <c:v>1.2384999999999999</c:v>
                </c:pt>
                <c:pt idx="2765">
                  <c:v>1.2397</c:v>
                </c:pt>
                <c:pt idx="2766">
                  <c:v>1.2382</c:v>
                </c:pt>
                <c:pt idx="2767">
                  <c:v>1.2493000000000001</c:v>
                </c:pt>
                <c:pt idx="2768">
                  <c:v>1.2476</c:v>
                </c:pt>
                <c:pt idx="2769">
                  <c:v>1.2478</c:v>
                </c:pt>
                <c:pt idx="2770">
                  <c:v>1.2457</c:v>
                </c:pt>
                <c:pt idx="2771">
                  <c:v>1.2528999999999999</c:v>
                </c:pt>
                <c:pt idx="2772">
                  <c:v>1.2508999999999999</c:v>
                </c:pt>
                <c:pt idx="2773">
                  <c:v>1.2372000000000001</c:v>
                </c:pt>
                <c:pt idx="2774">
                  <c:v>1.2345999999999999</c:v>
                </c:pt>
                <c:pt idx="2775">
                  <c:v>1.2413000000000001</c:v>
                </c:pt>
                <c:pt idx="2776">
                  <c:v>1.2401</c:v>
                </c:pt>
                <c:pt idx="2777">
                  <c:v>1.2426999999999999</c:v>
                </c:pt>
                <c:pt idx="2778">
                  <c:v>1.2424999999999999</c:v>
                </c:pt>
                <c:pt idx="2779">
                  <c:v>1.2395</c:v>
                </c:pt>
                <c:pt idx="2780">
                  <c:v>1.2481</c:v>
                </c:pt>
                <c:pt idx="2781">
                  <c:v>1.2455000000000001</c:v>
                </c:pt>
                <c:pt idx="2782">
                  <c:v>1.2472000000000001</c:v>
                </c:pt>
                <c:pt idx="2783">
                  <c:v>1.244</c:v>
                </c:pt>
                <c:pt idx="2784">
                  <c:v>1.2436</c:v>
                </c:pt>
                <c:pt idx="2785">
                  <c:v>1.2404999999999999</c:v>
                </c:pt>
                <c:pt idx="2786">
                  <c:v>1.2398</c:v>
                </c:pt>
                <c:pt idx="2787">
                  <c:v>1.2433000000000001</c:v>
                </c:pt>
                <c:pt idx="2788">
                  <c:v>1.2435</c:v>
                </c:pt>
                <c:pt idx="2789">
                  <c:v>1.2388999999999999</c:v>
                </c:pt>
                <c:pt idx="2790">
                  <c:v>1.2471000000000001</c:v>
                </c:pt>
                <c:pt idx="2791">
                  <c:v>1.2401</c:v>
                </c:pt>
                <c:pt idx="2792">
                  <c:v>1.2343</c:v>
                </c:pt>
                <c:pt idx="2793">
                  <c:v>1.2345999999999999</c:v>
                </c:pt>
                <c:pt idx="2794">
                  <c:v>1.2491000000000001</c:v>
                </c:pt>
                <c:pt idx="2795">
                  <c:v>1.2444</c:v>
                </c:pt>
                <c:pt idx="2796">
                  <c:v>1.2379</c:v>
                </c:pt>
                <c:pt idx="2797">
                  <c:v>1.244</c:v>
                </c:pt>
                <c:pt idx="2798">
                  <c:v>1.2285999999999999</c:v>
                </c:pt>
                <c:pt idx="2799">
                  <c:v>1.2262999999999999</c:v>
                </c:pt>
                <c:pt idx="2800">
                  <c:v>1.2169000000000001</c:v>
                </c:pt>
                <c:pt idx="2801">
                  <c:v>1.2258</c:v>
                </c:pt>
                <c:pt idx="2802">
                  <c:v>1.2355</c:v>
                </c:pt>
                <c:pt idx="2803">
                  <c:v>1.2234</c:v>
                </c:pt>
                <c:pt idx="2804">
                  <c:v>1.228</c:v>
                </c:pt>
                <c:pt idx="2805">
                  <c:v>1.2271000000000001</c:v>
                </c:pt>
                <c:pt idx="2806">
                  <c:v>1.2319</c:v>
                </c:pt>
                <c:pt idx="2807">
                  <c:v>1.2403999999999999</c:v>
                </c:pt>
                <c:pt idx="2808">
                  <c:v>1.2494000000000001</c:v>
                </c:pt>
                <c:pt idx="2809">
                  <c:v>1.2464</c:v>
                </c:pt>
                <c:pt idx="2810">
                  <c:v>1.2436</c:v>
                </c:pt>
                <c:pt idx="2811">
                  <c:v>1.2484999999999999</c:v>
                </c:pt>
                <c:pt idx="2812">
                  <c:v>1.2519</c:v>
                </c:pt>
                <c:pt idx="2813">
                  <c:v>1.2491000000000001</c:v>
                </c:pt>
                <c:pt idx="2814">
                  <c:v>1.2403</c:v>
                </c:pt>
                <c:pt idx="2815">
                  <c:v>1.2479</c:v>
                </c:pt>
                <c:pt idx="2816">
                  <c:v>1.2496</c:v>
                </c:pt>
                <c:pt idx="2817">
                  <c:v>1.2544999999999999</c:v>
                </c:pt>
                <c:pt idx="2818">
                  <c:v>1.2464</c:v>
                </c:pt>
                <c:pt idx="2819">
                  <c:v>1.2482</c:v>
                </c:pt>
                <c:pt idx="2820">
                  <c:v>1.2564</c:v>
                </c:pt>
                <c:pt idx="2821">
                  <c:v>1.2583</c:v>
                </c:pt>
                <c:pt idx="2822">
                  <c:v>1.2549999999999999</c:v>
                </c:pt>
                <c:pt idx="2823">
                  <c:v>1.2388999999999999</c:v>
                </c:pt>
                <c:pt idx="2824">
                  <c:v>1.2347999999999999</c:v>
                </c:pt>
                <c:pt idx="2825">
                  <c:v>1.2310000000000001</c:v>
                </c:pt>
                <c:pt idx="2826">
                  <c:v>1.2271000000000001</c:v>
                </c:pt>
                <c:pt idx="2827">
                  <c:v>1.2172000000000001</c:v>
                </c:pt>
                <c:pt idx="2828">
                  <c:v>1.2274</c:v>
                </c:pt>
                <c:pt idx="2829">
                  <c:v>1.2410000000000001</c:v>
                </c:pt>
                <c:pt idx="2830">
                  <c:v>1.2419</c:v>
                </c:pt>
                <c:pt idx="2831">
                  <c:v>1.2459</c:v>
                </c:pt>
                <c:pt idx="2832">
                  <c:v>1.2359</c:v>
                </c:pt>
                <c:pt idx="2833">
                  <c:v>1.2366999999999999</c:v>
                </c:pt>
                <c:pt idx="2834">
                  <c:v>1.2405999999999999</c:v>
                </c:pt>
                <c:pt idx="2835">
                  <c:v>1.2467999999999999</c:v>
                </c:pt>
                <c:pt idx="2836">
                  <c:v>1.2418</c:v>
                </c:pt>
                <c:pt idx="2837">
                  <c:v>1.2425999999999999</c:v>
                </c:pt>
                <c:pt idx="2838">
                  <c:v>1.2427999999999999</c:v>
                </c:pt>
                <c:pt idx="2839">
                  <c:v>1.2466999999999999</c:v>
                </c:pt>
                <c:pt idx="2840">
                  <c:v>1.2446999999999999</c:v>
                </c:pt>
                <c:pt idx="2841">
                  <c:v>1.254</c:v>
                </c:pt>
                <c:pt idx="2842">
                  <c:v>1.2462</c:v>
                </c:pt>
                <c:pt idx="2843">
                  <c:v>1.2341</c:v>
                </c:pt>
                <c:pt idx="2844">
                  <c:v>1.2464</c:v>
                </c:pt>
                <c:pt idx="2845">
                  <c:v>1.2522</c:v>
                </c:pt>
                <c:pt idx="2846">
                  <c:v>1.2452000000000001</c:v>
                </c:pt>
                <c:pt idx="2847">
                  <c:v>1.2345999999999999</c:v>
                </c:pt>
                <c:pt idx="2848">
                  <c:v>1.2338</c:v>
                </c:pt>
                <c:pt idx="2849">
                  <c:v>1.2347999999999999</c:v>
                </c:pt>
                <c:pt idx="2850">
                  <c:v>1.2453000000000001</c:v>
                </c:pt>
                <c:pt idx="2851">
                  <c:v>1.2462</c:v>
                </c:pt>
                <c:pt idx="2852">
                  <c:v>1.248</c:v>
                </c:pt>
                <c:pt idx="2853">
                  <c:v>1.2448999999999999</c:v>
                </c:pt>
                <c:pt idx="2854">
                  <c:v>1.2463</c:v>
                </c:pt>
                <c:pt idx="2855">
                  <c:v>1.2355</c:v>
                </c:pt>
                <c:pt idx="2856">
                  <c:v>1.23</c:v>
                </c:pt>
                <c:pt idx="2857">
                  <c:v>1.2261</c:v>
                </c:pt>
                <c:pt idx="2858">
                  <c:v>1.2238</c:v>
                </c:pt>
                <c:pt idx="2859">
                  <c:v>1.2287999999999999</c:v>
                </c:pt>
                <c:pt idx="2860">
                  <c:v>1.2175</c:v>
                </c:pt>
                <c:pt idx="2861">
                  <c:v>1.2282999999999999</c:v>
                </c:pt>
                <c:pt idx="2862">
                  <c:v>1.2306999999999999</c:v>
                </c:pt>
                <c:pt idx="2863">
                  <c:v>1.2297</c:v>
                </c:pt>
                <c:pt idx="2864">
                  <c:v>1.2351000000000001</c:v>
                </c:pt>
                <c:pt idx="2865">
                  <c:v>1.2319</c:v>
                </c:pt>
                <c:pt idx="2866">
                  <c:v>1.2433000000000001</c:v>
                </c:pt>
                <c:pt idx="2867">
                  <c:v>1.2393000000000001</c:v>
                </c:pt>
                <c:pt idx="2868">
                  <c:v>1.2451000000000001</c:v>
                </c:pt>
                <c:pt idx="2869">
                  <c:v>1.2552000000000001</c:v>
                </c:pt>
                <c:pt idx="2870">
                  <c:v>1.2559</c:v>
                </c:pt>
                <c:pt idx="2871">
                  <c:v>1.2468999999999999</c:v>
                </c:pt>
                <c:pt idx="2872">
                  <c:v>1.2450000000000001</c:v>
                </c:pt>
                <c:pt idx="2873">
                  <c:v>1.2431000000000001</c:v>
                </c:pt>
                <c:pt idx="2874">
                  <c:v>1.2484999999999999</c:v>
                </c:pt>
                <c:pt idx="2875">
                  <c:v>1.2381</c:v>
                </c:pt>
                <c:pt idx="2876">
                  <c:v>1.2387999999999999</c:v>
                </c:pt>
                <c:pt idx="2877">
                  <c:v>1.2294</c:v>
                </c:pt>
                <c:pt idx="2878">
                  <c:v>1.2317</c:v>
                </c:pt>
                <c:pt idx="2879">
                  <c:v>1.2353000000000001</c:v>
                </c:pt>
                <c:pt idx="2880">
                  <c:v>1.25</c:v>
                </c:pt>
                <c:pt idx="2881">
                  <c:v>1.2516</c:v>
                </c:pt>
                <c:pt idx="2882">
                  <c:v>1.2536</c:v>
                </c:pt>
                <c:pt idx="2883">
                  <c:v>1.2451000000000001</c:v>
                </c:pt>
                <c:pt idx="2884">
                  <c:v>1.2484</c:v>
                </c:pt>
                <c:pt idx="2885">
                  <c:v>1.2425999999999999</c:v>
                </c:pt>
                <c:pt idx="2886">
                  <c:v>1.2466999999999999</c:v>
                </c:pt>
                <c:pt idx="2887">
                  <c:v>1.2452000000000001</c:v>
                </c:pt>
                <c:pt idx="2888">
                  <c:v>1.2549999999999999</c:v>
                </c:pt>
                <c:pt idx="2889">
                  <c:v>1.2524999999999999</c:v>
                </c:pt>
                <c:pt idx="2890">
                  <c:v>1.2475000000000001</c:v>
                </c:pt>
                <c:pt idx="2891">
                  <c:v>1.2615000000000001</c:v>
                </c:pt>
                <c:pt idx="2892">
                  <c:v>1.2626999999999999</c:v>
                </c:pt>
                <c:pt idx="2893">
                  <c:v>1.2474000000000001</c:v>
                </c:pt>
                <c:pt idx="2894">
                  <c:v>1.2458</c:v>
                </c:pt>
                <c:pt idx="2895">
                  <c:v>1.2414000000000001</c:v>
                </c:pt>
                <c:pt idx="2896">
                  <c:v>1.2383</c:v>
                </c:pt>
                <c:pt idx="2897">
                  <c:v>1.2331000000000001</c:v>
                </c:pt>
                <c:pt idx="2898">
                  <c:v>1.2289000000000001</c:v>
                </c:pt>
                <c:pt idx="2899">
                  <c:v>1.2282</c:v>
                </c:pt>
                <c:pt idx="2900">
                  <c:v>1.2334000000000001</c:v>
                </c:pt>
                <c:pt idx="2901">
                  <c:v>1.2330000000000001</c:v>
                </c:pt>
                <c:pt idx="2902">
                  <c:v>1.2336</c:v>
                </c:pt>
                <c:pt idx="2903">
                  <c:v>1.2299</c:v>
                </c:pt>
                <c:pt idx="2904">
                  <c:v>1.2292000000000001</c:v>
                </c:pt>
                <c:pt idx="2905">
                  <c:v>1.2345999999999999</c:v>
                </c:pt>
                <c:pt idx="2906">
                  <c:v>1.2474000000000001</c:v>
                </c:pt>
                <c:pt idx="2907">
                  <c:v>1.2431000000000001</c:v>
                </c:pt>
                <c:pt idx="2908">
                  <c:v>1.2432000000000001</c:v>
                </c:pt>
                <c:pt idx="2909">
                  <c:v>1.2422</c:v>
                </c:pt>
                <c:pt idx="2910">
                  <c:v>1.2466999999999999</c:v>
                </c:pt>
                <c:pt idx="2911">
                  <c:v>1.2473000000000001</c:v>
                </c:pt>
                <c:pt idx="2912">
                  <c:v>1.242</c:v>
                </c:pt>
                <c:pt idx="2913">
                  <c:v>1.2353000000000001</c:v>
                </c:pt>
                <c:pt idx="2914">
                  <c:v>1.2282</c:v>
                </c:pt>
                <c:pt idx="2915">
                  <c:v>1.2327999999999999</c:v>
                </c:pt>
                <c:pt idx="2916">
                  <c:v>1.2297</c:v>
                </c:pt>
                <c:pt idx="2917">
                  <c:v>1.2336</c:v>
                </c:pt>
                <c:pt idx="2918">
                  <c:v>1.2399</c:v>
                </c:pt>
                <c:pt idx="2919">
                  <c:v>1.2474000000000001</c:v>
                </c:pt>
                <c:pt idx="2920">
                  <c:v>1.2423</c:v>
                </c:pt>
                <c:pt idx="2921">
                  <c:v>1.2398</c:v>
                </c:pt>
                <c:pt idx="2922">
                  <c:v>1.2354000000000001</c:v>
                </c:pt>
                <c:pt idx="2923">
                  <c:v>1.2405999999999999</c:v>
                </c:pt>
                <c:pt idx="2924">
                  <c:v>1.2437</c:v>
                </c:pt>
                <c:pt idx="2925">
                  <c:v>1.2403999999999999</c:v>
                </c:pt>
                <c:pt idx="2926">
                  <c:v>1.2407999999999999</c:v>
                </c:pt>
                <c:pt idx="2927">
                  <c:v>1.2314000000000001</c:v>
                </c:pt>
                <c:pt idx="2928">
                  <c:v>1.2378</c:v>
                </c:pt>
                <c:pt idx="2929">
                  <c:v>1.2391000000000001</c:v>
                </c:pt>
                <c:pt idx="2930">
                  <c:v>1.2430000000000001</c:v>
                </c:pt>
                <c:pt idx="2931">
                  <c:v>1.2505999999999999</c:v>
                </c:pt>
                <c:pt idx="2932">
                  <c:v>1.2569999999999999</c:v>
                </c:pt>
                <c:pt idx="2933">
                  <c:v>1.2542</c:v>
                </c:pt>
                <c:pt idx="2934">
                  <c:v>1.2455000000000001</c:v>
                </c:pt>
                <c:pt idx="2935">
                  <c:v>1.248</c:v>
                </c:pt>
                <c:pt idx="2936">
                  <c:v>1.2482</c:v>
                </c:pt>
                <c:pt idx="2937">
                  <c:v>1.2648999999999999</c:v>
                </c:pt>
                <c:pt idx="2938">
                  <c:v>1.2674000000000001</c:v>
                </c:pt>
                <c:pt idx="2939">
                  <c:v>1.2644</c:v>
                </c:pt>
                <c:pt idx="2940">
                  <c:v>1.2693000000000001</c:v>
                </c:pt>
                <c:pt idx="2941">
                  <c:v>1.2628999999999999</c:v>
                </c:pt>
                <c:pt idx="2942">
                  <c:v>1.2614000000000001</c:v>
                </c:pt>
                <c:pt idx="2943">
                  <c:v>1.2627999999999999</c:v>
                </c:pt>
                <c:pt idx="2944">
                  <c:v>1.2554000000000001</c:v>
                </c:pt>
                <c:pt idx="2945">
                  <c:v>1.2549999999999999</c:v>
                </c:pt>
                <c:pt idx="2946">
                  <c:v>1.2535000000000001</c:v>
                </c:pt>
                <c:pt idx="2947">
                  <c:v>1.2518</c:v>
                </c:pt>
                <c:pt idx="2948">
                  <c:v>1.2576000000000001</c:v>
                </c:pt>
                <c:pt idx="2949">
                  <c:v>1.2544</c:v>
                </c:pt>
                <c:pt idx="2950">
                  <c:v>1.2538</c:v>
                </c:pt>
                <c:pt idx="2951">
                  <c:v>1.2532000000000001</c:v>
                </c:pt>
                <c:pt idx="2952">
                  <c:v>1.2483</c:v>
                </c:pt>
                <c:pt idx="2953">
                  <c:v>1.2484999999999999</c:v>
                </c:pt>
                <c:pt idx="2954">
                  <c:v>1.2464</c:v>
                </c:pt>
                <c:pt idx="2955">
                  <c:v>1.2494000000000001</c:v>
                </c:pt>
                <c:pt idx="2956">
                  <c:v>1.2505999999999999</c:v>
                </c:pt>
                <c:pt idx="2957">
                  <c:v>1.2461</c:v>
                </c:pt>
                <c:pt idx="2958">
                  <c:v>1.2363999999999999</c:v>
                </c:pt>
                <c:pt idx="2959">
                  <c:v>1.2344999999999999</c:v>
                </c:pt>
                <c:pt idx="2960">
                  <c:v>1.2267999999999999</c:v>
                </c:pt>
                <c:pt idx="2961">
                  <c:v>1.2251000000000001</c:v>
                </c:pt>
                <c:pt idx="2962">
                  <c:v>1.2225999999999999</c:v>
                </c:pt>
                <c:pt idx="2963">
                  <c:v>1.2224999999999999</c:v>
                </c:pt>
                <c:pt idx="2964">
                  <c:v>1.2191000000000001</c:v>
                </c:pt>
                <c:pt idx="2965">
                  <c:v>1.2246999999999999</c:v>
                </c:pt>
                <c:pt idx="2966">
                  <c:v>1.2213000000000001</c:v>
                </c:pt>
                <c:pt idx="2967">
                  <c:v>1.2214</c:v>
                </c:pt>
                <c:pt idx="2968">
                  <c:v>1.2267999999999999</c:v>
                </c:pt>
                <c:pt idx="2969">
                  <c:v>1.2292000000000001</c:v>
                </c:pt>
                <c:pt idx="2970">
                  <c:v>1.2213000000000001</c:v>
                </c:pt>
                <c:pt idx="2971">
                  <c:v>1.2214</c:v>
                </c:pt>
                <c:pt idx="2972">
                  <c:v>1.2208000000000001</c:v>
                </c:pt>
                <c:pt idx="2973">
                  <c:v>1.2203999999999999</c:v>
                </c:pt>
                <c:pt idx="2974">
                  <c:v>1.2273000000000001</c:v>
                </c:pt>
                <c:pt idx="2975">
                  <c:v>1.2305999999999999</c:v>
                </c:pt>
                <c:pt idx="2976">
                  <c:v>1.2307999999999999</c:v>
                </c:pt>
                <c:pt idx="2977">
                  <c:v>1.2243999999999999</c:v>
                </c:pt>
                <c:pt idx="2978">
                  <c:v>1.2239</c:v>
                </c:pt>
                <c:pt idx="2979">
                  <c:v>1.2198</c:v>
                </c:pt>
                <c:pt idx="2980">
                  <c:v>1.2225999999999999</c:v>
                </c:pt>
                <c:pt idx="2981">
                  <c:v>1.226</c:v>
                </c:pt>
                <c:pt idx="2982">
                  <c:v>1.2174</c:v>
                </c:pt>
                <c:pt idx="2983">
                  <c:v>1.222</c:v>
                </c:pt>
                <c:pt idx="2984">
                  <c:v>1.232</c:v>
                </c:pt>
                <c:pt idx="2985">
                  <c:v>1.2293000000000001</c:v>
                </c:pt>
                <c:pt idx="2986">
                  <c:v>1.2197</c:v>
                </c:pt>
                <c:pt idx="2987">
                  <c:v>1.2095</c:v>
                </c:pt>
                <c:pt idx="2988">
                  <c:v>1.2144999999999999</c:v>
                </c:pt>
                <c:pt idx="2989">
                  <c:v>1.2257</c:v>
                </c:pt>
                <c:pt idx="2990">
                  <c:v>1.2378</c:v>
                </c:pt>
                <c:pt idx="2991">
                  <c:v>1.2362</c:v>
                </c:pt>
                <c:pt idx="2992">
                  <c:v>1.2455000000000001</c:v>
                </c:pt>
                <c:pt idx="2993">
                  <c:v>1.2322</c:v>
                </c:pt>
                <c:pt idx="2994">
                  <c:v>1.2324999999999999</c:v>
                </c:pt>
                <c:pt idx="2995">
                  <c:v>1.2342</c:v>
                </c:pt>
                <c:pt idx="2996">
                  <c:v>1.2281</c:v>
                </c:pt>
                <c:pt idx="2997">
                  <c:v>1.2330000000000001</c:v>
                </c:pt>
                <c:pt idx="2998">
                  <c:v>1.2345999999999999</c:v>
                </c:pt>
                <c:pt idx="2999">
                  <c:v>1.2350000000000001</c:v>
                </c:pt>
                <c:pt idx="3000">
                  <c:v>1.2532000000000001</c:v>
                </c:pt>
                <c:pt idx="3001">
                  <c:v>1.2694000000000001</c:v>
                </c:pt>
                <c:pt idx="3002">
                  <c:v>1.272</c:v>
                </c:pt>
                <c:pt idx="3003">
                  <c:v>1.2855000000000001</c:v>
                </c:pt>
                <c:pt idx="3004">
                  <c:v>1.2991999999999999</c:v>
                </c:pt>
                <c:pt idx="3005">
                  <c:v>1.3037000000000001</c:v>
                </c:pt>
                <c:pt idx="3006">
                  <c:v>1.3026</c:v>
                </c:pt>
                <c:pt idx="3007">
                  <c:v>1.2975000000000001</c:v>
                </c:pt>
                <c:pt idx="3008">
                  <c:v>1.2995000000000001</c:v>
                </c:pt>
                <c:pt idx="3009">
                  <c:v>1.3030999999999999</c:v>
                </c:pt>
                <c:pt idx="3010">
                  <c:v>1.306</c:v>
                </c:pt>
                <c:pt idx="3011">
                  <c:v>1.3089999999999999</c:v>
                </c:pt>
                <c:pt idx="3012">
                  <c:v>1.3118000000000001</c:v>
                </c:pt>
                <c:pt idx="3013">
                  <c:v>1.3185</c:v>
                </c:pt>
                <c:pt idx="3014">
                  <c:v>1.3149</c:v>
                </c:pt>
                <c:pt idx="3015">
                  <c:v>1.3121</c:v>
                </c:pt>
                <c:pt idx="3016">
                  <c:v>1.306</c:v>
                </c:pt>
                <c:pt idx="3017">
                  <c:v>1.3041</c:v>
                </c:pt>
                <c:pt idx="3018">
                  <c:v>1.2958000000000001</c:v>
                </c:pt>
                <c:pt idx="3019">
                  <c:v>1.2987</c:v>
                </c:pt>
                <c:pt idx="3020">
                  <c:v>1.302</c:v>
                </c:pt>
                <c:pt idx="3021">
                  <c:v>1.3061</c:v>
                </c:pt>
                <c:pt idx="3022">
                  <c:v>1.3027</c:v>
                </c:pt>
                <c:pt idx="3023">
                  <c:v>1.3064</c:v>
                </c:pt>
                <c:pt idx="3024">
                  <c:v>1.3166</c:v>
                </c:pt>
                <c:pt idx="3025">
                  <c:v>1.3152999999999999</c:v>
                </c:pt>
                <c:pt idx="3026">
                  <c:v>1.3145</c:v>
                </c:pt>
                <c:pt idx="3027">
                  <c:v>1.3217000000000001</c:v>
                </c:pt>
                <c:pt idx="3028">
                  <c:v>1.3191999999999999</c:v>
                </c:pt>
                <c:pt idx="3029">
                  <c:v>1.3254999999999999</c:v>
                </c:pt>
                <c:pt idx="3030">
                  <c:v>1.3071999999999999</c:v>
                </c:pt>
                <c:pt idx="3031">
                  <c:v>1.2963</c:v>
                </c:pt>
                <c:pt idx="3032">
                  <c:v>1.2967</c:v>
                </c:pt>
                <c:pt idx="3033">
                  <c:v>1.3075000000000001</c:v>
                </c:pt>
                <c:pt idx="3034">
                  <c:v>1.3097000000000001</c:v>
                </c:pt>
                <c:pt idx="3035">
                  <c:v>1.3216000000000001</c:v>
                </c:pt>
                <c:pt idx="3036">
                  <c:v>1.3157000000000001</c:v>
                </c:pt>
                <c:pt idx="3037">
                  <c:v>1.3065</c:v>
                </c:pt>
                <c:pt idx="3038">
                  <c:v>1.3194999999999999</c:v>
                </c:pt>
                <c:pt idx="3039">
                  <c:v>1.3190999999999999</c:v>
                </c:pt>
                <c:pt idx="3040">
                  <c:v>1.3115000000000001</c:v>
                </c:pt>
                <c:pt idx="3041">
                  <c:v>1.3178000000000001</c:v>
                </c:pt>
                <c:pt idx="3042">
                  <c:v>1.3255999999999999</c:v>
                </c:pt>
                <c:pt idx="3043">
                  <c:v>1.3166</c:v>
                </c:pt>
                <c:pt idx="3044">
                  <c:v>1.3103</c:v>
                </c:pt>
                <c:pt idx="3045">
                  <c:v>1.3115000000000001</c:v>
                </c:pt>
                <c:pt idx="3046">
                  <c:v>1.3015000000000001</c:v>
                </c:pt>
                <c:pt idx="3047">
                  <c:v>1.3006</c:v>
                </c:pt>
                <c:pt idx="3048">
                  <c:v>1.3038000000000001</c:v>
                </c:pt>
                <c:pt idx="3049">
                  <c:v>1.3038000000000001</c:v>
                </c:pt>
                <c:pt idx="3050">
                  <c:v>1.3083</c:v>
                </c:pt>
                <c:pt idx="3051">
                  <c:v>1.3221000000000001</c:v>
                </c:pt>
                <c:pt idx="3052">
                  <c:v>1.3161</c:v>
                </c:pt>
                <c:pt idx="3053">
                  <c:v>1.3213999999999999</c:v>
                </c:pt>
                <c:pt idx="3054">
                  <c:v>1.3220000000000001</c:v>
                </c:pt>
                <c:pt idx="3055">
                  <c:v>1.3206</c:v>
                </c:pt>
                <c:pt idx="3056">
                  <c:v>1.3171999999999999</c:v>
                </c:pt>
                <c:pt idx="3057">
                  <c:v>1.3171999999999999</c:v>
                </c:pt>
                <c:pt idx="3058">
                  <c:v>1.3236000000000001</c:v>
                </c:pt>
                <c:pt idx="3059">
                  <c:v>1.3214999999999999</c:v>
                </c:pt>
                <c:pt idx="3060">
                  <c:v>1.3204</c:v>
                </c:pt>
                <c:pt idx="3061">
                  <c:v>1.3322000000000001</c:v>
                </c:pt>
                <c:pt idx="3062">
                  <c:v>1.3398000000000001</c:v>
                </c:pt>
                <c:pt idx="3063">
                  <c:v>1.3326</c:v>
                </c:pt>
                <c:pt idx="3064">
                  <c:v>1.3347</c:v>
                </c:pt>
                <c:pt idx="3065">
                  <c:v>1.3424</c:v>
                </c:pt>
                <c:pt idx="3066">
                  <c:v>1.337</c:v>
                </c:pt>
                <c:pt idx="3067">
                  <c:v>1.3273999999999999</c:v>
                </c:pt>
                <c:pt idx="3068">
                  <c:v>1.3289</c:v>
                </c:pt>
                <c:pt idx="3069">
                  <c:v>1.3232999999999999</c:v>
                </c:pt>
                <c:pt idx="3070">
                  <c:v>1.3227</c:v>
                </c:pt>
                <c:pt idx="3071">
                  <c:v>1.3123</c:v>
                </c:pt>
                <c:pt idx="3072">
                  <c:v>1.3170999999999999</c:v>
                </c:pt>
                <c:pt idx="3073">
                  <c:v>1.3298000000000001</c:v>
                </c:pt>
                <c:pt idx="3074">
                  <c:v>1.3189</c:v>
                </c:pt>
                <c:pt idx="3075">
                  <c:v>1.3171999999999999</c:v>
                </c:pt>
                <c:pt idx="3076">
                  <c:v>1.3131999999999999</c:v>
                </c:pt>
                <c:pt idx="3077">
                  <c:v>1.3174999999999999</c:v>
                </c:pt>
                <c:pt idx="3078">
                  <c:v>1.3196000000000001</c:v>
                </c:pt>
                <c:pt idx="3079">
                  <c:v>1.3239000000000001</c:v>
                </c:pt>
                <c:pt idx="3080">
                  <c:v>1.3212999999999999</c:v>
                </c:pt>
                <c:pt idx="3081">
                  <c:v>1.3288</c:v>
                </c:pt>
                <c:pt idx="3082">
                  <c:v>1.331</c:v>
                </c:pt>
                <c:pt idx="3083">
                  <c:v>1.3305</c:v>
                </c:pt>
                <c:pt idx="3084">
                  <c:v>1.3359000000000001</c:v>
                </c:pt>
                <c:pt idx="3085">
                  <c:v>1.3373999999999999</c:v>
                </c:pt>
                <c:pt idx="3086">
                  <c:v>1.3465</c:v>
                </c:pt>
                <c:pt idx="3087">
                  <c:v>1.3359000000000001</c:v>
                </c:pt>
                <c:pt idx="3088">
                  <c:v>1.3325</c:v>
                </c:pt>
                <c:pt idx="3089">
                  <c:v>1.3389</c:v>
                </c:pt>
                <c:pt idx="3090">
                  <c:v>1.3398000000000001</c:v>
                </c:pt>
                <c:pt idx="3091">
                  <c:v>1.3317000000000001</c:v>
                </c:pt>
                <c:pt idx="3092">
                  <c:v>1.3318000000000001</c:v>
                </c:pt>
                <c:pt idx="3093">
                  <c:v>1.3414999999999999</c:v>
                </c:pt>
                <c:pt idx="3094">
                  <c:v>1.3411999999999999</c:v>
                </c:pt>
                <c:pt idx="3095">
                  <c:v>1.3311999999999999</c:v>
                </c:pt>
                <c:pt idx="3096">
                  <c:v>1.3240000000000001</c:v>
                </c:pt>
                <c:pt idx="3097">
                  <c:v>1.3380000000000001</c:v>
                </c:pt>
                <c:pt idx="3098">
                  <c:v>1.3301000000000001</c:v>
                </c:pt>
                <c:pt idx="3099">
                  <c:v>1.3335999999999999</c:v>
                </c:pt>
                <c:pt idx="3100">
                  <c:v>1.3339000000000001</c:v>
                </c:pt>
                <c:pt idx="3101">
                  <c:v>1.3351999999999999</c:v>
                </c:pt>
                <c:pt idx="3102">
                  <c:v>1.3408</c:v>
                </c:pt>
                <c:pt idx="3103">
                  <c:v>1.3368</c:v>
                </c:pt>
                <c:pt idx="3104">
                  <c:v>1.3313999999999999</c:v>
                </c:pt>
                <c:pt idx="3105">
                  <c:v>1.3391</c:v>
                </c:pt>
                <c:pt idx="3106">
                  <c:v>1.3365</c:v>
                </c:pt>
                <c:pt idx="3107">
                  <c:v>1.3328</c:v>
                </c:pt>
                <c:pt idx="3108">
                  <c:v>1.3334999999999999</c:v>
                </c:pt>
                <c:pt idx="3109">
                  <c:v>1.3367</c:v>
                </c:pt>
                <c:pt idx="3110">
                  <c:v>1.3386</c:v>
                </c:pt>
                <c:pt idx="3111">
                  <c:v>1.3342000000000001</c:v>
                </c:pt>
                <c:pt idx="3112">
                  <c:v>1.3376999999999999</c:v>
                </c:pt>
                <c:pt idx="3113">
                  <c:v>1.33</c:v>
                </c:pt>
                <c:pt idx="3114">
                  <c:v>1.3358000000000001</c:v>
                </c:pt>
                <c:pt idx="3115">
                  <c:v>1.3340000000000001</c:v>
                </c:pt>
                <c:pt idx="3116">
                  <c:v>1.3442000000000001</c:v>
                </c:pt>
                <c:pt idx="3117">
                  <c:v>1.3405</c:v>
                </c:pt>
                <c:pt idx="3118">
                  <c:v>1.3424</c:v>
                </c:pt>
                <c:pt idx="3119">
                  <c:v>1.3409</c:v>
                </c:pt>
                <c:pt idx="3120">
                  <c:v>1.3442000000000001</c:v>
                </c:pt>
                <c:pt idx="3121">
                  <c:v>1.3404</c:v>
                </c:pt>
                <c:pt idx="3122">
                  <c:v>1.3309</c:v>
                </c:pt>
                <c:pt idx="3123">
                  <c:v>1.3167</c:v>
                </c:pt>
                <c:pt idx="3124">
                  <c:v>1.3285</c:v>
                </c:pt>
                <c:pt idx="3125">
                  <c:v>1.3328</c:v>
                </c:pt>
                <c:pt idx="3126">
                  <c:v>1.3292999999999999</c:v>
                </c:pt>
                <c:pt idx="3127">
                  <c:v>1.32</c:v>
                </c:pt>
                <c:pt idx="3128">
                  <c:v>1.3171999999999999</c:v>
                </c:pt>
                <c:pt idx="3129">
                  <c:v>1.3112999999999999</c:v>
                </c:pt>
                <c:pt idx="3130">
                  <c:v>1.3069</c:v>
                </c:pt>
                <c:pt idx="3131">
                  <c:v>1.3141</c:v>
                </c:pt>
                <c:pt idx="3132">
                  <c:v>1.3089999999999999</c:v>
                </c:pt>
                <c:pt idx="3133">
                  <c:v>1.3092999999999999</c:v>
                </c:pt>
                <c:pt idx="3134">
                  <c:v>1.3130999999999999</c:v>
                </c:pt>
                <c:pt idx="3135">
                  <c:v>1.3238000000000001</c:v>
                </c:pt>
                <c:pt idx="3136">
                  <c:v>1.3194999999999999</c:v>
                </c:pt>
                <c:pt idx="3137">
                  <c:v>1.3248</c:v>
                </c:pt>
                <c:pt idx="3138">
                  <c:v>1.3247</c:v>
                </c:pt>
                <c:pt idx="3139">
                  <c:v>1.3214999999999999</c:v>
                </c:pt>
                <c:pt idx="3140">
                  <c:v>1.3275999999999999</c:v>
                </c:pt>
                <c:pt idx="3141">
                  <c:v>1.3220000000000001</c:v>
                </c:pt>
                <c:pt idx="3142">
                  <c:v>1.3312999999999999</c:v>
                </c:pt>
                <c:pt idx="3143">
                  <c:v>1.3302</c:v>
                </c:pt>
                <c:pt idx="3144">
                  <c:v>1.3297000000000001</c:v>
                </c:pt>
                <c:pt idx="3145">
                  <c:v>1.3244</c:v>
                </c:pt>
                <c:pt idx="3146">
                  <c:v>1.3223</c:v>
                </c:pt>
                <c:pt idx="3147">
                  <c:v>1.3152999999999999</c:v>
                </c:pt>
                <c:pt idx="3148">
                  <c:v>1.3117000000000001</c:v>
                </c:pt>
                <c:pt idx="3149">
                  <c:v>1.329</c:v>
                </c:pt>
                <c:pt idx="3150">
                  <c:v>1.3348</c:v>
                </c:pt>
                <c:pt idx="3151">
                  <c:v>1.3383</c:v>
                </c:pt>
                <c:pt idx="3152">
                  <c:v>1.3341000000000001</c:v>
                </c:pt>
                <c:pt idx="3153">
                  <c:v>1.3381000000000001</c:v>
                </c:pt>
                <c:pt idx="3154">
                  <c:v>1.3379000000000001</c:v>
                </c:pt>
                <c:pt idx="3155">
                  <c:v>1.3318000000000001</c:v>
                </c:pt>
                <c:pt idx="3156">
                  <c:v>1.3351999999999999</c:v>
                </c:pt>
                <c:pt idx="3157">
                  <c:v>1.3332999999999999</c:v>
                </c:pt>
                <c:pt idx="3158">
                  <c:v>1.335</c:v>
                </c:pt>
                <c:pt idx="3159">
                  <c:v>1.3383</c:v>
                </c:pt>
                <c:pt idx="3160">
                  <c:v>1.3378000000000001</c:v>
                </c:pt>
                <c:pt idx="3161">
                  <c:v>1.3441000000000001</c:v>
                </c:pt>
                <c:pt idx="3162">
                  <c:v>1.3349</c:v>
                </c:pt>
                <c:pt idx="3163">
                  <c:v>1.3346</c:v>
                </c:pt>
                <c:pt idx="3164">
                  <c:v>1.3194999999999999</c:v>
                </c:pt>
                <c:pt idx="3165">
                  <c:v>1.3273999999999999</c:v>
                </c:pt>
                <c:pt idx="3166">
                  <c:v>1.3234999999999999</c:v>
                </c:pt>
                <c:pt idx="3167">
                  <c:v>1.3273999999999999</c:v>
                </c:pt>
                <c:pt idx="3168">
                  <c:v>1.3171999999999999</c:v>
                </c:pt>
                <c:pt idx="3169">
                  <c:v>1.3171999999999999</c:v>
                </c:pt>
                <c:pt idx="3170">
                  <c:v>1.3245</c:v>
                </c:pt>
                <c:pt idx="3171">
                  <c:v>1.331</c:v>
                </c:pt>
                <c:pt idx="3172">
                  <c:v>1.3298000000000001</c:v>
                </c:pt>
                <c:pt idx="3173">
                  <c:v>1.3426</c:v>
                </c:pt>
                <c:pt idx="3174">
                  <c:v>1.3348</c:v>
                </c:pt>
                <c:pt idx="3175">
                  <c:v>1.3474999999999999</c:v>
                </c:pt>
                <c:pt idx="3176">
                  <c:v>1.3494999999999999</c:v>
                </c:pt>
                <c:pt idx="3177">
                  <c:v>1.345</c:v>
                </c:pt>
                <c:pt idx="3178">
                  <c:v>1.3505</c:v>
                </c:pt>
                <c:pt idx="3179">
                  <c:v>1.3408</c:v>
                </c:pt>
                <c:pt idx="3180">
                  <c:v>1.3314999999999999</c:v>
                </c:pt>
                <c:pt idx="3181">
                  <c:v>1.3267</c:v>
                </c:pt>
                <c:pt idx="3182">
                  <c:v>1.3260000000000001</c:v>
                </c:pt>
                <c:pt idx="3183">
                  <c:v>1.3310999999999999</c:v>
                </c:pt>
                <c:pt idx="3184">
                  <c:v>1.3283</c:v>
                </c:pt>
                <c:pt idx="3185">
                  <c:v>1.3268</c:v>
                </c:pt>
                <c:pt idx="3186">
                  <c:v>1.3220000000000001</c:v>
                </c:pt>
                <c:pt idx="3187">
                  <c:v>1.3265</c:v>
                </c:pt>
                <c:pt idx="3188">
                  <c:v>1.321</c:v>
                </c:pt>
                <c:pt idx="3189">
                  <c:v>1.3227</c:v>
                </c:pt>
                <c:pt idx="3190">
                  <c:v>1.3258000000000001</c:v>
                </c:pt>
                <c:pt idx="3191">
                  <c:v>1.3203</c:v>
                </c:pt>
                <c:pt idx="3192">
                  <c:v>1.32</c:v>
                </c:pt>
                <c:pt idx="3193">
                  <c:v>1.3217000000000001</c:v>
                </c:pt>
                <c:pt idx="3194">
                  <c:v>1.329</c:v>
                </c:pt>
                <c:pt idx="3195">
                  <c:v>1.3261000000000001</c:v>
                </c:pt>
                <c:pt idx="3196">
                  <c:v>1.3222</c:v>
                </c:pt>
                <c:pt idx="3197">
                  <c:v>1.3310999999999999</c:v>
                </c:pt>
                <c:pt idx="3198">
                  <c:v>1.3228</c:v>
                </c:pt>
                <c:pt idx="3199">
                  <c:v>1.3331</c:v>
                </c:pt>
                <c:pt idx="3200">
                  <c:v>1.3204</c:v>
                </c:pt>
                <c:pt idx="3201">
                  <c:v>1.3208</c:v>
                </c:pt>
                <c:pt idx="3202">
                  <c:v>1.3258000000000001</c:v>
                </c:pt>
                <c:pt idx="3203">
                  <c:v>1.3262</c:v>
                </c:pt>
                <c:pt idx="3204">
                  <c:v>1.3328</c:v>
                </c:pt>
                <c:pt idx="3205">
                  <c:v>1.3307</c:v>
                </c:pt>
                <c:pt idx="3206">
                  <c:v>1.3206</c:v>
                </c:pt>
                <c:pt idx="3207">
                  <c:v>1.3286</c:v>
                </c:pt>
                <c:pt idx="3208">
                  <c:v>1.3324</c:v>
                </c:pt>
                <c:pt idx="3209">
                  <c:v>1.3382000000000001</c:v>
                </c:pt>
                <c:pt idx="3210">
                  <c:v>1.3367</c:v>
                </c:pt>
                <c:pt idx="3211">
                  <c:v>1.3392999999999999</c:v>
                </c:pt>
                <c:pt idx="3212">
                  <c:v>1.3323</c:v>
                </c:pt>
                <c:pt idx="3213">
                  <c:v>1.3311999999999999</c:v>
                </c:pt>
                <c:pt idx="3214">
                  <c:v>1.3314999999999999</c:v>
                </c:pt>
                <c:pt idx="3215">
                  <c:v>1.3255999999999999</c:v>
                </c:pt>
                <c:pt idx="3216">
                  <c:v>1.3250999999999999</c:v>
                </c:pt>
                <c:pt idx="3217">
                  <c:v>1.3151999999999999</c:v>
                </c:pt>
                <c:pt idx="3218">
                  <c:v>1.3167</c:v>
                </c:pt>
                <c:pt idx="3219">
                  <c:v>1.3096000000000001</c:v>
                </c:pt>
                <c:pt idx="3220">
                  <c:v>1.3083</c:v>
                </c:pt>
                <c:pt idx="3221">
                  <c:v>1.3123</c:v>
                </c:pt>
                <c:pt idx="3222">
                  <c:v>1.3181</c:v>
                </c:pt>
                <c:pt idx="3223">
                  <c:v>1.3202</c:v>
                </c:pt>
                <c:pt idx="3224">
                  <c:v>1.3275999999999999</c:v>
                </c:pt>
                <c:pt idx="3225">
                  <c:v>1.3249</c:v>
                </c:pt>
                <c:pt idx="3226">
                  <c:v>1.3254999999999999</c:v>
                </c:pt>
                <c:pt idx="3227">
                  <c:v>1.3119000000000001</c:v>
                </c:pt>
                <c:pt idx="3228">
                  <c:v>1.3332999999999999</c:v>
                </c:pt>
                <c:pt idx="3229">
                  <c:v>1.3268</c:v>
                </c:pt>
                <c:pt idx="3230">
                  <c:v>1.3151999999999999</c:v>
                </c:pt>
                <c:pt idx="3231">
                  <c:v>1.3093999999999999</c:v>
                </c:pt>
                <c:pt idx="3232">
                  <c:v>1.3063</c:v>
                </c:pt>
                <c:pt idx="3233">
                  <c:v>1.3220000000000001</c:v>
                </c:pt>
                <c:pt idx="3234">
                  <c:v>1.3211999999999999</c:v>
                </c:pt>
                <c:pt idx="3235">
                  <c:v>1.3217000000000001</c:v>
                </c:pt>
                <c:pt idx="3236">
                  <c:v>1.3225</c:v>
                </c:pt>
                <c:pt idx="3237">
                  <c:v>1.3249</c:v>
                </c:pt>
                <c:pt idx="3238">
                  <c:v>1.3341000000000001</c:v>
                </c:pt>
                <c:pt idx="3239">
                  <c:v>1.3234999999999999</c:v>
                </c:pt>
                <c:pt idx="3240">
                  <c:v>1.3226</c:v>
                </c:pt>
                <c:pt idx="3241">
                  <c:v>1.3188</c:v>
                </c:pt>
                <c:pt idx="3242">
                  <c:v>1.3178000000000001</c:v>
                </c:pt>
                <c:pt idx="3243">
                  <c:v>1.3322000000000001</c:v>
                </c:pt>
                <c:pt idx="3244">
                  <c:v>1.3408</c:v>
                </c:pt>
                <c:pt idx="3245">
                  <c:v>1.3378000000000001</c:v>
                </c:pt>
                <c:pt idx="3246">
                  <c:v>1.333</c:v>
                </c:pt>
                <c:pt idx="3247">
                  <c:v>1.3302</c:v>
                </c:pt>
                <c:pt idx="3248">
                  <c:v>1.3302</c:v>
                </c:pt>
                <c:pt idx="3249">
                  <c:v>1.3260000000000001</c:v>
                </c:pt>
                <c:pt idx="3250">
                  <c:v>1.3131999999999999</c:v>
                </c:pt>
                <c:pt idx="3251">
                  <c:v>1.3111999999999999</c:v>
                </c:pt>
                <c:pt idx="3252">
                  <c:v>1.3091999999999999</c:v>
                </c:pt>
                <c:pt idx="3253">
                  <c:v>1.3188</c:v>
                </c:pt>
                <c:pt idx="3254">
                  <c:v>1.3169999999999999</c:v>
                </c:pt>
                <c:pt idx="3255">
                  <c:v>1.3255999999999999</c:v>
                </c:pt>
                <c:pt idx="3256">
                  <c:v>1.3261000000000001</c:v>
                </c:pt>
                <c:pt idx="3257">
                  <c:v>1.3230999999999999</c:v>
                </c:pt>
                <c:pt idx="3258">
                  <c:v>1.3269</c:v>
                </c:pt>
                <c:pt idx="3259">
                  <c:v>1.3241000000000001</c:v>
                </c:pt>
                <c:pt idx="3260">
                  <c:v>1.3162</c:v>
                </c:pt>
                <c:pt idx="3261">
                  <c:v>1.3201000000000001</c:v>
                </c:pt>
                <c:pt idx="3262">
                  <c:v>1.3344</c:v>
                </c:pt>
                <c:pt idx="3263">
                  <c:v>1.3358000000000001</c:v>
                </c:pt>
                <c:pt idx="3264">
                  <c:v>1.3403</c:v>
                </c:pt>
                <c:pt idx="3265">
                  <c:v>1.329</c:v>
                </c:pt>
                <c:pt idx="3266">
                  <c:v>1.3234999999999999</c:v>
                </c:pt>
                <c:pt idx="3267">
                  <c:v>1.3201000000000001</c:v>
                </c:pt>
                <c:pt idx="3268">
                  <c:v>1.3248</c:v>
                </c:pt>
                <c:pt idx="3269">
                  <c:v>1.3208</c:v>
                </c:pt>
                <c:pt idx="3270">
                  <c:v>1.3294999999999999</c:v>
                </c:pt>
                <c:pt idx="3271">
                  <c:v>1.3327</c:v>
                </c:pt>
                <c:pt idx="3272">
                  <c:v>1.3270999999999999</c:v>
                </c:pt>
                <c:pt idx="3273">
                  <c:v>1.3314999999999999</c:v>
                </c:pt>
                <c:pt idx="3274">
                  <c:v>1.323</c:v>
                </c:pt>
                <c:pt idx="3275">
                  <c:v>1.3318000000000001</c:v>
                </c:pt>
                <c:pt idx="3276">
                  <c:v>1.3401000000000001</c:v>
                </c:pt>
                <c:pt idx="3277">
                  <c:v>1.3310999999999999</c:v>
                </c:pt>
                <c:pt idx="3278">
                  <c:v>1.3252999999999999</c:v>
                </c:pt>
                <c:pt idx="3279">
                  <c:v>1.3245</c:v>
                </c:pt>
                <c:pt idx="3280">
                  <c:v>1.3224</c:v>
                </c:pt>
                <c:pt idx="3281">
                  <c:v>1.3254999999999999</c:v>
                </c:pt>
                <c:pt idx="3282">
                  <c:v>1.3369</c:v>
                </c:pt>
                <c:pt idx="3283">
                  <c:v>1.3322000000000001</c:v>
                </c:pt>
                <c:pt idx="3284">
                  <c:v>1.3254999999999999</c:v>
                </c:pt>
                <c:pt idx="3285">
                  <c:v>1.3299000000000001</c:v>
                </c:pt>
                <c:pt idx="3286">
                  <c:v>1.3392999999999999</c:v>
                </c:pt>
                <c:pt idx="3287">
                  <c:v>1.3424</c:v>
                </c:pt>
                <c:pt idx="3288">
                  <c:v>1.3445</c:v>
                </c:pt>
                <c:pt idx="3289">
                  <c:v>1.3351</c:v>
                </c:pt>
                <c:pt idx="3290">
                  <c:v>1.3301000000000001</c:v>
                </c:pt>
                <c:pt idx="3291">
                  <c:v>1.3282</c:v>
                </c:pt>
                <c:pt idx="3292">
                  <c:v>1.3389</c:v>
                </c:pt>
                <c:pt idx="3293">
                  <c:v>1.3354999999999999</c:v>
                </c:pt>
                <c:pt idx="3294">
                  <c:v>1.337</c:v>
                </c:pt>
                <c:pt idx="3295">
                  <c:v>1.3243</c:v>
                </c:pt>
                <c:pt idx="3296">
                  <c:v>1.3222</c:v>
                </c:pt>
                <c:pt idx="3297">
                  <c:v>1.3284</c:v>
                </c:pt>
                <c:pt idx="3298">
                  <c:v>1.3314999999999999</c:v>
                </c:pt>
                <c:pt idx="3299">
                  <c:v>1.3291999999999999</c:v>
                </c:pt>
                <c:pt idx="3300">
                  <c:v>1.319</c:v>
                </c:pt>
                <c:pt idx="3301">
                  <c:v>1.3129</c:v>
                </c:pt>
                <c:pt idx="3302">
                  <c:v>1.3211999999999999</c:v>
                </c:pt>
                <c:pt idx="3303">
                  <c:v>1.3248</c:v>
                </c:pt>
                <c:pt idx="3304">
                  <c:v>1.3173999999999999</c:v>
                </c:pt>
                <c:pt idx="3305">
                  <c:v>1.3220000000000001</c:v>
                </c:pt>
                <c:pt idx="3306">
                  <c:v>1.3222</c:v>
                </c:pt>
                <c:pt idx="3307">
                  <c:v>1.3152999999999999</c:v>
                </c:pt>
                <c:pt idx="3308">
                  <c:v>1.3243</c:v>
                </c:pt>
                <c:pt idx="3309">
                  <c:v>1.3317000000000001</c:v>
                </c:pt>
                <c:pt idx="3310">
                  <c:v>1.3319000000000001</c:v>
                </c:pt>
                <c:pt idx="3311">
                  <c:v>1.3394999999999999</c:v>
                </c:pt>
                <c:pt idx="3312">
                  <c:v>1.3363</c:v>
                </c:pt>
                <c:pt idx="3313">
                  <c:v>1.3347</c:v>
                </c:pt>
                <c:pt idx="3314">
                  <c:v>1.3297000000000001</c:v>
                </c:pt>
                <c:pt idx="3315">
                  <c:v>1.3342000000000001</c:v>
                </c:pt>
                <c:pt idx="3316">
                  <c:v>1.3341000000000001</c:v>
                </c:pt>
                <c:pt idx="3317">
                  <c:v>1.3324</c:v>
                </c:pt>
                <c:pt idx="3318">
                  <c:v>1.3292999999999999</c:v>
                </c:pt>
                <c:pt idx="3319">
                  <c:v>1.3217000000000001</c:v>
                </c:pt>
                <c:pt idx="3320">
                  <c:v>1.3240000000000001</c:v>
                </c:pt>
                <c:pt idx="3321">
                  <c:v>1.3262</c:v>
                </c:pt>
                <c:pt idx="3322">
                  <c:v>1.3173999999999999</c:v>
                </c:pt>
                <c:pt idx="3323">
                  <c:v>1.3206</c:v>
                </c:pt>
                <c:pt idx="3324">
                  <c:v>1.3158000000000001</c:v>
                </c:pt>
                <c:pt idx="3325">
                  <c:v>1.3191999999999999</c:v>
                </c:pt>
                <c:pt idx="3326">
                  <c:v>1.3319000000000001</c:v>
                </c:pt>
                <c:pt idx="3327">
                  <c:v>1.3379000000000001</c:v>
                </c:pt>
                <c:pt idx="3328">
                  <c:v>1.3297000000000001</c:v>
                </c:pt>
                <c:pt idx="3329">
                  <c:v>1.3329</c:v>
                </c:pt>
                <c:pt idx="3330">
                  <c:v>1.3351</c:v>
                </c:pt>
                <c:pt idx="3331">
                  <c:v>1.3427</c:v>
                </c:pt>
                <c:pt idx="3332">
                  <c:v>1.3593999999999999</c:v>
                </c:pt>
                <c:pt idx="3333">
                  <c:v>1.3508</c:v>
                </c:pt>
                <c:pt idx="3334">
                  <c:v>1.3446</c:v>
                </c:pt>
                <c:pt idx="3335">
                  <c:v>1.3386</c:v>
                </c:pt>
                <c:pt idx="3336">
                  <c:v>1.3319000000000001</c:v>
                </c:pt>
                <c:pt idx="3337">
                  <c:v>1.3288</c:v>
                </c:pt>
                <c:pt idx="3338">
                  <c:v>1.3288</c:v>
                </c:pt>
                <c:pt idx="3339">
                  <c:v>1.3413999999999999</c:v>
                </c:pt>
                <c:pt idx="3340">
                  <c:v>1.3494999999999999</c:v>
                </c:pt>
                <c:pt idx="3341">
                  <c:v>1.3405</c:v>
                </c:pt>
                <c:pt idx="3342">
                  <c:v>1.3382000000000001</c:v>
                </c:pt>
                <c:pt idx="3343">
                  <c:v>1.3407</c:v>
                </c:pt>
                <c:pt idx="3344">
                  <c:v>1.3386</c:v>
                </c:pt>
                <c:pt idx="3345">
                  <c:v>1.3305</c:v>
                </c:pt>
                <c:pt idx="3346">
                  <c:v>1.3308</c:v>
                </c:pt>
                <c:pt idx="3347">
                  <c:v>1.3281000000000001</c:v>
                </c:pt>
                <c:pt idx="3348">
                  <c:v>1.3247</c:v>
                </c:pt>
                <c:pt idx="3349">
                  <c:v>1.3253999999999999</c:v>
                </c:pt>
                <c:pt idx="3350">
                  <c:v>1.3295999999999999</c:v>
                </c:pt>
                <c:pt idx="3351">
                  <c:v>1.3313999999999999</c:v>
                </c:pt>
                <c:pt idx="3352">
                  <c:v>1.3306</c:v>
                </c:pt>
                <c:pt idx="3353">
                  <c:v>1.3327</c:v>
                </c:pt>
                <c:pt idx="3354">
                  <c:v>1.3307</c:v>
                </c:pt>
                <c:pt idx="3355">
                  <c:v>1.323</c:v>
                </c:pt>
                <c:pt idx="3356">
                  <c:v>1.3212999999999999</c:v>
                </c:pt>
                <c:pt idx="3357">
                  <c:v>1.3168</c:v>
                </c:pt>
                <c:pt idx="3358">
                  <c:v>1.3127</c:v>
                </c:pt>
                <c:pt idx="3359">
                  <c:v>1.3143</c:v>
                </c:pt>
                <c:pt idx="3360">
                  <c:v>1.3169</c:v>
                </c:pt>
                <c:pt idx="3361">
                  <c:v>1.3223</c:v>
                </c:pt>
                <c:pt idx="3362">
                  <c:v>1.3240000000000001</c:v>
                </c:pt>
                <c:pt idx="3363">
                  <c:v>1.3134999999999999</c:v>
                </c:pt>
                <c:pt idx="3364">
                  <c:v>1.3133999999999999</c:v>
                </c:pt>
                <c:pt idx="3365">
                  <c:v>1.3087</c:v>
                </c:pt>
                <c:pt idx="3366">
                  <c:v>1.3171999999999999</c:v>
                </c:pt>
                <c:pt idx="3367">
                  <c:v>1.3354999999999999</c:v>
                </c:pt>
                <c:pt idx="3368">
                  <c:v>1.3290999999999999</c:v>
                </c:pt>
                <c:pt idx="3369">
                  <c:v>1.3229</c:v>
                </c:pt>
                <c:pt idx="3370">
                  <c:v>1.3206</c:v>
                </c:pt>
                <c:pt idx="3371">
                  <c:v>1.3249</c:v>
                </c:pt>
                <c:pt idx="3372">
                  <c:v>1.3226</c:v>
                </c:pt>
                <c:pt idx="3373">
                  <c:v>1.3165</c:v>
                </c:pt>
                <c:pt idx="3374">
                  <c:v>1.3081</c:v>
                </c:pt>
                <c:pt idx="3375">
                  <c:v>1.3182</c:v>
                </c:pt>
                <c:pt idx="3376">
                  <c:v>1.3243</c:v>
                </c:pt>
                <c:pt idx="3377">
                  <c:v>1.3268</c:v>
                </c:pt>
                <c:pt idx="3378">
                  <c:v>1.3251999999999999</c:v>
                </c:pt>
                <c:pt idx="3379">
                  <c:v>1.3244</c:v>
                </c:pt>
                <c:pt idx="3380">
                  <c:v>1.3383</c:v>
                </c:pt>
                <c:pt idx="3381">
                  <c:v>1.3383</c:v>
                </c:pt>
                <c:pt idx="3382">
                  <c:v>1.3429</c:v>
                </c:pt>
                <c:pt idx="3383">
                  <c:v>1.3472</c:v>
                </c:pt>
                <c:pt idx="3384">
                  <c:v>1.3360000000000001</c:v>
                </c:pt>
                <c:pt idx="3385">
                  <c:v>1.327</c:v>
                </c:pt>
                <c:pt idx="3386">
                  <c:v>1.3214999999999999</c:v>
                </c:pt>
                <c:pt idx="3387">
                  <c:v>1.325</c:v>
                </c:pt>
                <c:pt idx="3388">
                  <c:v>1.3247</c:v>
                </c:pt>
                <c:pt idx="3389">
                  <c:v>1.3211999999999999</c:v>
                </c:pt>
                <c:pt idx="3390">
                  <c:v>1.3250999999999999</c:v>
                </c:pt>
                <c:pt idx="3391">
                  <c:v>1.3257000000000001</c:v>
                </c:pt>
                <c:pt idx="3392">
                  <c:v>1.3206</c:v>
                </c:pt>
                <c:pt idx="3393">
                  <c:v>1.3213999999999999</c:v>
                </c:pt>
                <c:pt idx="3394">
                  <c:v>1.3199000000000001</c:v>
                </c:pt>
                <c:pt idx="3395">
                  <c:v>1.3213999999999999</c:v>
                </c:pt>
                <c:pt idx="3396">
                  <c:v>1.3159000000000001</c:v>
                </c:pt>
                <c:pt idx="3397">
                  <c:v>1.3305</c:v>
                </c:pt>
                <c:pt idx="3398">
                  <c:v>1.3347</c:v>
                </c:pt>
                <c:pt idx="3399">
                  <c:v>1.3345</c:v>
                </c:pt>
                <c:pt idx="3400">
                  <c:v>1.335</c:v>
                </c:pt>
                <c:pt idx="3401">
                  <c:v>1.3375999999999999</c:v>
                </c:pt>
                <c:pt idx="3402">
                  <c:v>1.3348</c:v>
                </c:pt>
                <c:pt idx="3403">
                  <c:v>1.3373999999999999</c:v>
                </c:pt>
                <c:pt idx="3404">
                  <c:v>1.3423</c:v>
                </c:pt>
                <c:pt idx="3405">
                  <c:v>1.3331999999999999</c:v>
                </c:pt>
                <c:pt idx="3406">
                  <c:v>1.3323</c:v>
                </c:pt>
                <c:pt idx="3407">
                  <c:v>1.3323</c:v>
                </c:pt>
                <c:pt idx="3408">
                  <c:v>1.3380000000000001</c:v>
                </c:pt>
                <c:pt idx="3409">
                  <c:v>1.3320000000000001</c:v>
                </c:pt>
                <c:pt idx="3410">
                  <c:v>1.3389</c:v>
                </c:pt>
                <c:pt idx="3411">
                  <c:v>1.3351</c:v>
                </c:pt>
                <c:pt idx="3412">
                  <c:v>1.3282</c:v>
                </c:pt>
                <c:pt idx="3413">
                  <c:v>1.3241000000000001</c:v>
                </c:pt>
                <c:pt idx="3414">
                  <c:v>1.3240000000000001</c:v>
                </c:pt>
                <c:pt idx="3415">
                  <c:v>1.3309</c:v>
                </c:pt>
                <c:pt idx="3416">
                  <c:v>1.325</c:v>
                </c:pt>
                <c:pt idx="3417">
                  <c:v>1.3267</c:v>
                </c:pt>
                <c:pt idx="3418">
                  <c:v>1.3262</c:v>
                </c:pt>
                <c:pt idx="3419">
                  <c:v>1.3280000000000001</c:v>
                </c:pt>
                <c:pt idx="3420">
                  <c:v>1.3307</c:v>
                </c:pt>
                <c:pt idx="3421">
                  <c:v>1.3327</c:v>
                </c:pt>
                <c:pt idx="3422">
                  <c:v>1.327</c:v>
                </c:pt>
                <c:pt idx="3423">
                  <c:v>1.3212999999999999</c:v>
                </c:pt>
                <c:pt idx="3424">
                  <c:v>1.3298000000000001</c:v>
                </c:pt>
                <c:pt idx="3425">
                  <c:v>1.3321000000000001</c:v>
                </c:pt>
                <c:pt idx="3426">
                  <c:v>1.3299000000000001</c:v>
                </c:pt>
                <c:pt idx="3427">
                  <c:v>1.3266</c:v>
                </c:pt>
                <c:pt idx="3428">
                  <c:v>1.329</c:v>
                </c:pt>
                <c:pt idx="3429">
                  <c:v>1.3253999999999999</c:v>
                </c:pt>
                <c:pt idx="3430">
                  <c:v>1.3231999999999999</c:v>
                </c:pt>
                <c:pt idx="3431">
                  <c:v>1.3225</c:v>
                </c:pt>
                <c:pt idx="3432">
                  <c:v>1.3243</c:v>
                </c:pt>
                <c:pt idx="3433">
                  <c:v>1.3274999999999999</c:v>
                </c:pt>
                <c:pt idx="3434">
                  <c:v>1.3297000000000001</c:v>
                </c:pt>
                <c:pt idx="3435">
                  <c:v>1.3306</c:v>
                </c:pt>
                <c:pt idx="3436">
                  <c:v>1.3381000000000001</c:v>
                </c:pt>
                <c:pt idx="3437">
                  <c:v>1.3424</c:v>
                </c:pt>
                <c:pt idx="3438">
                  <c:v>1.3342000000000001</c:v>
                </c:pt>
                <c:pt idx="3439">
                  <c:v>1.3303</c:v>
                </c:pt>
                <c:pt idx="3440">
                  <c:v>1.3220000000000001</c:v>
                </c:pt>
                <c:pt idx="3441">
                  <c:v>1.3351</c:v>
                </c:pt>
                <c:pt idx="3442">
                  <c:v>1.3385</c:v>
                </c:pt>
                <c:pt idx="3443">
                  <c:v>1.3326</c:v>
                </c:pt>
                <c:pt idx="3444">
                  <c:v>1.3319000000000001</c:v>
                </c:pt>
                <c:pt idx="3445">
                  <c:v>1.3419000000000001</c:v>
                </c:pt>
                <c:pt idx="3446">
                  <c:v>1.3363</c:v>
                </c:pt>
                <c:pt idx="3447">
                  <c:v>1.3345</c:v>
                </c:pt>
                <c:pt idx="3448">
                  <c:v>1.3319000000000001</c:v>
                </c:pt>
                <c:pt idx="3449">
                  <c:v>1.3238000000000001</c:v>
                </c:pt>
                <c:pt idx="3450">
                  <c:v>1.3334999999999999</c:v>
                </c:pt>
                <c:pt idx="3451">
                  <c:v>1.3309</c:v>
                </c:pt>
                <c:pt idx="3452">
                  <c:v>1.3365</c:v>
                </c:pt>
                <c:pt idx="3453">
                  <c:v>1.3514999999999999</c:v>
                </c:pt>
                <c:pt idx="3454">
                  <c:v>1.3468</c:v>
                </c:pt>
                <c:pt idx="3455">
                  <c:v>1.3414999999999999</c:v>
                </c:pt>
                <c:pt idx="3456">
                  <c:v>1.3429</c:v>
                </c:pt>
                <c:pt idx="3457">
                  <c:v>1.3402000000000001</c:v>
                </c:pt>
                <c:pt idx="3458">
                  <c:v>1.3313999999999999</c:v>
                </c:pt>
                <c:pt idx="3459">
                  <c:v>1.3372999999999999</c:v>
                </c:pt>
                <c:pt idx="3460">
                  <c:v>1.3475999999999999</c:v>
                </c:pt>
                <c:pt idx="3461">
                  <c:v>1.3367</c:v>
                </c:pt>
                <c:pt idx="3462">
                  <c:v>1.3369</c:v>
                </c:pt>
                <c:pt idx="3463">
                  <c:v>1.3404</c:v>
                </c:pt>
                <c:pt idx="3464">
                  <c:v>1.3398000000000001</c:v>
                </c:pt>
                <c:pt idx="3465">
                  <c:v>1.3419000000000001</c:v>
                </c:pt>
                <c:pt idx="3466">
                  <c:v>1.3354999999999999</c:v>
                </c:pt>
                <c:pt idx="3467">
                  <c:v>1.3324</c:v>
                </c:pt>
                <c:pt idx="3468">
                  <c:v>1.3325</c:v>
                </c:pt>
                <c:pt idx="3469">
                  <c:v>1.3372999999999999</c:v>
                </c:pt>
                <c:pt idx="3470">
                  <c:v>1.3429</c:v>
                </c:pt>
                <c:pt idx="3471">
                  <c:v>1.3368</c:v>
                </c:pt>
                <c:pt idx="3472">
                  <c:v>1.3289</c:v>
                </c:pt>
                <c:pt idx="3473">
                  <c:v>1.3210999999999999</c:v>
                </c:pt>
                <c:pt idx="3474">
                  <c:v>1.3329</c:v>
                </c:pt>
                <c:pt idx="3475">
                  <c:v>1.3246</c:v>
                </c:pt>
                <c:pt idx="3476">
                  <c:v>1.3318000000000001</c:v>
                </c:pt>
                <c:pt idx="3477">
                  <c:v>1.3283</c:v>
                </c:pt>
                <c:pt idx="3478">
                  <c:v>1.3247</c:v>
                </c:pt>
                <c:pt idx="3479">
                  <c:v>1.3261000000000001</c:v>
                </c:pt>
                <c:pt idx="3480">
                  <c:v>1.3270999999999999</c:v>
                </c:pt>
                <c:pt idx="3481">
                  <c:v>1.3279000000000001</c:v>
                </c:pt>
                <c:pt idx="3482">
                  <c:v>1.33</c:v>
                </c:pt>
                <c:pt idx="3483">
                  <c:v>1.3293999999999999</c:v>
                </c:pt>
                <c:pt idx="3484">
                  <c:v>1.3272999999999999</c:v>
                </c:pt>
                <c:pt idx="3485">
                  <c:v>1.3233999999999999</c:v>
                </c:pt>
                <c:pt idx="3486">
                  <c:v>1.3226</c:v>
                </c:pt>
                <c:pt idx="3487">
                  <c:v>1.3240000000000001</c:v>
                </c:pt>
                <c:pt idx="3488">
                  <c:v>1.3303</c:v>
                </c:pt>
                <c:pt idx="3489">
                  <c:v>1.3301000000000001</c:v>
                </c:pt>
                <c:pt idx="3490">
                  <c:v>1.3340000000000001</c:v>
                </c:pt>
                <c:pt idx="3491">
                  <c:v>1.3315999999999999</c:v>
                </c:pt>
                <c:pt idx="3492">
                  <c:v>1.3233999999999999</c:v>
                </c:pt>
                <c:pt idx="3493">
                  <c:v>1.3105</c:v>
                </c:pt>
                <c:pt idx="3494">
                  <c:v>1.3125</c:v>
                </c:pt>
                <c:pt idx="3495">
                  <c:v>1.3205</c:v>
                </c:pt>
                <c:pt idx="3496">
                  <c:v>1.3250999999999999</c:v>
                </c:pt>
                <c:pt idx="3497">
                  <c:v>1.3196000000000001</c:v>
                </c:pt>
                <c:pt idx="3498">
                  <c:v>1.3162</c:v>
                </c:pt>
                <c:pt idx="3499">
                  <c:v>1.3282</c:v>
                </c:pt>
                <c:pt idx="3500">
                  <c:v>1.3254999999999999</c:v>
                </c:pt>
                <c:pt idx="3501">
                  <c:v>1.3246</c:v>
                </c:pt>
                <c:pt idx="3502">
                  <c:v>1.3171999999999999</c:v>
                </c:pt>
                <c:pt idx="3503">
                  <c:v>1.3187</c:v>
                </c:pt>
                <c:pt idx="3504">
                  <c:v>1.3177000000000001</c:v>
                </c:pt>
                <c:pt idx="3505">
                  <c:v>1.3185</c:v>
                </c:pt>
                <c:pt idx="3506">
                  <c:v>1.3125</c:v>
                </c:pt>
                <c:pt idx="3507">
                  <c:v>1.3072999999999999</c:v>
                </c:pt>
                <c:pt idx="3508">
                  <c:v>1.3104</c:v>
                </c:pt>
                <c:pt idx="3509">
                  <c:v>1.3199000000000001</c:v>
                </c:pt>
                <c:pt idx="3510">
                  <c:v>1.3236000000000001</c:v>
                </c:pt>
                <c:pt idx="3511">
                  <c:v>1.3124</c:v>
                </c:pt>
                <c:pt idx="3512">
                  <c:v>1.3104</c:v>
                </c:pt>
                <c:pt idx="3513">
                  <c:v>1.3101</c:v>
                </c:pt>
                <c:pt idx="3514">
                  <c:v>1.3160000000000001</c:v>
                </c:pt>
                <c:pt idx="3515">
                  <c:v>1.3281000000000001</c:v>
                </c:pt>
                <c:pt idx="3516">
                  <c:v>1.3223</c:v>
                </c:pt>
                <c:pt idx="3517">
                  <c:v>1.3305</c:v>
                </c:pt>
                <c:pt idx="3518">
                  <c:v>1.3303</c:v>
                </c:pt>
                <c:pt idx="3519">
                  <c:v>1.3401000000000001</c:v>
                </c:pt>
                <c:pt idx="3520">
                  <c:v>1.3367</c:v>
                </c:pt>
                <c:pt idx="3521">
                  <c:v>1.3348</c:v>
                </c:pt>
                <c:pt idx="3522">
                  <c:v>1.3278000000000001</c:v>
                </c:pt>
                <c:pt idx="3523">
                  <c:v>1.3352999999999999</c:v>
                </c:pt>
                <c:pt idx="3524">
                  <c:v>1.3264</c:v>
                </c:pt>
                <c:pt idx="3525">
                  <c:v>1.3291999999999999</c:v>
                </c:pt>
                <c:pt idx="3526">
                  <c:v>1.3353999999999999</c:v>
                </c:pt>
                <c:pt idx="3527">
                  <c:v>1.3429</c:v>
                </c:pt>
                <c:pt idx="3528">
                  <c:v>1.3394999999999999</c:v>
                </c:pt>
                <c:pt idx="3529">
                  <c:v>1.3371</c:v>
                </c:pt>
                <c:pt idx="3530">
                  <c:v>1.3406</c:v>
                </c:pt>
                <c:pt idx="3531">
                  <c:v>1.3459000000000001</c:v>
                </c:pt>
                <c:pt idx="3532">
                  <c:v>1.3544</c:v>
                </c:pt>
                <c:pt idx="3533">
                  <c:v>1.3502000000000001</c:v>
                </c:pt>
                <c:pt idx="3534">
                  <c:v>1.3515999999999999</c:v>
                </c:pt>
                <c:pt idx="3535">
                  <c:v>1.349</c:v>
                </c:pt>
                <c:pt idx="3536">
                  <c:v>1.3471</c:v>
                </c:pt>
                <c:pt idx="3537">
                  <c:v>1.3379000000000001</c:v>
                </c:pt>
                <c:pt idx="3538">
                  <c:v>1.3349</c:v>
                </c:pt>
                <c:pt idx="3539">
                  <c:v>1.3382000000000001</c:v>
                </c:pt>
                <c:pt idx="3540">
                  <c:v>1.3428</c:v>
                </c:pt>
                <c:pt idx="3541">
                  <c:v>1.3394999999999999</c:v>
                </c:pt>
                <c:pt idx="3542">
                  <c:v>1.3409</c:v>
                </c:pt>
                <c:pt idx="3543">
                  <c:v>1.3469</c:v>
                </c:pt>
                <c:pt idx="3544">
                  <c:v>1.3511</c:v>
                </c:pt>
                <c:pt idx="3545">
                  <c:v>1.3458000000000001</c:v>
                </c:pt>
                <c:pt idx="3546">
                  <c:v>1.3493999999999999</c:v>
                </c:pt>
                <c:pt idx="3547">
                  <c:v>1.3452</c:v>
                </c:pt>
                <c:pt idx="3548">
                  <c:v>1.3391</c:v>
                </c:pt>
                <c:pt idx="3549">
                  <c:v>1.3282</c:v>
                </c:pt>
                <c:pt idx="3550">
                  <c:v>1.3243</c:v>
                </c:pt>
                <c:pt idx="3551">
                  <c:v>1.3257000000000001</c:v>
                </c:pt>
                <c:pt idx="3552">
                  <c:v>1.3323</c:v>
                </c:pt>
                <c:pt idx="3553">
                  <c:v>1.3253999999999999</c:v>
                </c:pt>
                <c:pt idx="3554">
                  <c:v>1.3236000000000001</c:v>
                </c:pt>
                <c:pt idx="3555">
                  <c:v>1.3240000000000001</c:v>
                </c:pt>
                <c:pt idx="3556">
                  <c:v>1.3209</c:v>
                </c:pt>
                <c:pt idx="3557">
                  <c:v>1.3160000000000001</c:v>
                </c:pt>
                <c:pt idx="3558">
                  <c:v>1.3153999999999999</c:v>
                </c:pt>
                <c:pt idx="3559">
                  <c:v>1.325</c:v>
                </c:pt>
                <c:pt idx="3560">
                  <c:v>1.3252999999999999</c:v>
                </c:pt>
                <c:pt idx="3561">
                  <c:v>1.3271999999999999</c:v>
                </c:pt>
                <c:pt idx="3562">
                  <c:v>1.3198000000000001</c:v>
                </c:pt>
                <c:pt idx="3563">
                  <c:v>1.3282</c:v>
                </c:pt>
                <c:pt idx="3564">
                  <c:v>1.3228</c:v>
                </c:pt>
                <c:pt idx="3565">
                  <c:v>1.3245</c:v>
                </c:pt>
                <c:pt idx="3566">
                  <c:v>1.3280000000000001</c:v>
                </c:pt>
                <c:pt idx="3567">
                  <c:v>1.3176000000000001</c:v>
                </c:pt>
                <c:pt idx="3568">
                  <c:v>1.3238000000000001</c:v>
                </c:pt>
                <c:pt idx="3569">
                  <c:v>1.3326</c:v>
                </c:pt>
                <c:pt idx="3570">
                  <c:v>1.3391</c:v>
                </c:pt>
                <c:pt idx="3571">
                  <c:v>1.3372999999999999</c:v>
                </c:pt>
                <c:pt idx="3572">
                  <c:v>1.3431</c:v>
                </c:pt>
                <c:pt idx="3573">
                  <c:v>1.3311999999999999</c:v>
                </c:pt>
                <c:pt idx="3574">
                  <c:v>1.3395999999999999</c:v>
                </c:pt>
                <c:pt idx="3575">
                  <c:v>1.3475999999999999</c:v>
                </c:pt>
                <c:pt idx="3576">
                  <c:v>1.3436999999999999</c:v>
                </c:pt>
                <c:pt idx="3577">
                  <c:v>1.3369</c:v>
                </c:pt>
                <c:pt idx="3578">
                  <c:v>1.3340000000000001</c:v>
                </c:pt>
                <c:pt idx="3579">
                  <c:v>1.3476999999999999</c:v>
                </c:pt>
                <c:pt idx="3580">
                  <c:v>1.3493999999999999</c:v>
                </c:pt>
                <c:pt idx="3581">
                  <c:v>1.3499000000000001</c:v>
                </c:pt>
                <c:pt idx="3582">
                  <c:v>1.3504</c:v>
                </c:pt>
                <c:pt idx="3583">
                  <c:v>1.3442000000000001</c:v>
                </c:pt>
                <c:pt idx="3584">
                  <c:v>1.3474999999999999</c:v>
                </c:pt>
                <c:pt idx="3585">
                  <c:v>1.3492</c:v>
                </c:pt>
                <c:pt idx="3586">
                  <c:v>1.3374999999999999</c:v>
                </c:pt>
                <c:pt idx="3587">
                  <c:v>1.3332999999999999</c:v>
                </c:pt>
                <c:pt idx="3588">
                  <c:v>1.3371999999999999</c:v>
                </c:pt>
                <c:pt idx="3589">
                  <c:v>1.3452</c:v>
                </c:pt>
                <c:pt idx="3590">
                  <c:v>1.3440000000000001</c:v>
                </c:pt>
                <c:pt idx="3591">
                  <c:v>1.3480000000000001</c:v>
                </c:pt>
                <c:pt idx="3592">
                  <c:v>1.3493999999999999</c:v>
                </c:pt>
                <c:pt idx="3593">
                  <c:v>1.3466</c:v>
                </c:pt>
                <c:pt idx="3594">
                  <c:v>1.3519000000000001</c:v>
                </c:pt>
                <c:pt idx="3595">
                  <c:v>1.3567</c:v>
                </c:pt>
                <c:pt idx="3596">
                  <c:v>1.3547</c:v>
                </c:pt>
                <c:pt idx="3597">
                  <c:v>1.3431999999999999</c:v>
                </c:pt>
                <c:pt idx="3598">
                  <c:v>1.3374999999999999</c:v>
                </c:pt>
                <c:pt idx="3599">
                  <c:v>1.3464</c:v>
                </c:pt>
                <c:pt idx="3600">
                  <c:v>1.3434999999999999</c:v>
                </c:pt>
                <c:pt idx="3601">
                  <c:v>1.3428</c:v>
                </c:pt>
                <c:pt idx="3602">
                  <c:v>1.3328</c:v>
                </c:pt>
                <c:pt idx="3603">
                  <c:v>1.3331999999999999</c:v>
                </c:pt>
                <c:pt idx="3604">
                  <c:v>1.3324</c:v>
                </c:pt>
                <c:pt idx="3605">
                  <c:v>1.3210999999999999</c:v>
                </c:pt>
                <c:pt idx="3606">
                  <c:v>1.3268</c:v>
                </c:pt>
                <c:pt idx="3607">
                  <c:v>1.3260000000000001</c:v>
                </c:pt>
                <c:pt idx="3608">
                  <c:v>1.3213999999999999</c:v>
                </c:pt>
                <c:pt idx="3609">
                  <c:v>1.3161</c:v>
                </c:pt>
                <c:pt idx="3610">
                  <c:v>1.3190999999999999</c:v>
                </c:pt>
                <c:pt idx="3611">
                  <c:v>1.3250999999999999</c:v>
                </c:pt>
                <c:pt idx="3612">
                  <c:v>1.3132999999999999</c:v>
                </c:pt>
                <c:pt idx="3613">
                  <c:v>1.3166</c:v>
                </c:pt>
                <c:pt idx="3614">
                  <c:v>1.3142</c:v>
                </c:pt>
                <c:pt idx="3615">
                  <c:v>1.3191999999999999</c:v>
                </c:pt>
                <c:pt idx="3616">
                  <c:v>1.3116000000000001</c:v>
                </c:pt>
                <c:pt idx="3617">
                  <c:v>1.3158000000000001</c:v>
                </c:pt>
                <c:pt idx="3618">
                  <c:v>1.3145</c:v>
                </c:pt>
                <c:pt idx="3619">
                  <c:v>1.3123</c:v>
                </c:pt>
                <c:pt idx="3620">
                  <c:v>1.3179000000000001</c:v>
                </c:pt>
                <c:pt idx="3621">
                  <c:v>1.3232999999999999</c:v>
                </c:pt>
                <c:pt idx="3622">
                  <c:v>1.3226</c:v>
                </c:pt>
                <c:pt idx="3623">
                  <c:v>1.3273999999999999</c:v>
                </c:pt>
                <c:pt idx="3624">
                  <c:v>1.3214999999999999</c:v>
                </c:pt>
                <c:pt idx="3625">
                  <c:v>1.3288</c:v>
                </c:pt>
                <c:pt idx="3626">
                  <c:v>1.3262</c:v>
                </c:pt>
                <c:pt idx="3627">
                  <c:v>1.3211999999999999</c:v>
                </c:pt>
                <c:pt idx="3628">
                  <c:v>1.3266</c:v>
                </c:pt>
                <c:pt idx="3629">
                  <c:v>1.3333999999999999</c:v>
                </c:pt>
                <c:pt idx="3630">
                  <c:v>1.3365</c:v>
                </c:pt>
                <c:pt idx="3631">
                  <c:v>1.3389</c:v>
                </c:pt>
                <c:pt idx="3632">
                  <c:v>1.3481000000000001</c:v>
                </c:pt>
                <c:pt idx="3633">
                  <c:v>1.3447</c:v>
                </c:pt>
                <c:pt idx="3634">
                  <c:v>1.3382000000000001</c:v>
                </c:pt>
                <c:pt idx="3635">
                  <c:v>1.3368</c:v>
                </c:pt>
                <c:pt idx="3636">
                  <c:v>1.337</c:v>
                </c:pt>
                <c:pt idx="3637">
                  <c:v>1.3367</c:v>
                </c:pt>
                <c:pt idx="3638">
                  <c:v>1.3331999999999999</c:v>
                </c:pt>
                <c:pt idx="3639">
                  <c:v>1.3354999999999999</c:v>
                </c:pt>
                <c:pt idx="3640">
                  <c:v>1.3317000000000001</c:v>
                </c:pt>
                <c:pt idx="3641">
                  <c:v>1.3264</c:v>
                </c:pt>
                <c:pt idx="3642">
                  <c:v>1.3286</c:v>
                </c:pt>
                <c:pt idx="3643">
                  <c:v>1.3182</c:v>
                </c:pt>
                <c:pt idx="3644">
                  <c:v>1.3024</c:v>
                </c:pt>
                <c:pt idx="3645">
                  <c:v>1.3112999999999999</c:v>
                </c:pt>
                <c:pt idx="3646">
                  <c:v>1.3069999999999999</c:v>
                </c:pt>
                <c:pt idx="3647">
                  <c:v>1.3106</c:v>
                </c:pt>
                <c:pt idx="3648">
                  <c:v>1.3069999999999999</c:v>
                </c:pt>
                <c:pt idx="3649">
                  <c:v>1.3050999999999999</c:v>
                </c:pt>
                <c:pt idx="3650">
                  <c:v>1.3174999999999999</c:v>
                </c:pt>
                <c:pt idx="3651">
                  <c:v>1.3255999999999999</c:v>
                </c:pt>
                <c:pt idx="3652">
                  <c:v>1.3299000000000001</c:v>
                </c:pt>
                <c:pt idx="3653">
                  <c:v>1.3328</c:v>
                </c:pt>
                <c:pt idx="3654">
                  <c:v>1.33</c:v>
                </c:pt>
                <c:pt idx="3655">
                  <c:v>1.3283</c:v>
                </c:pt>
                <c:pt idx="3656">
                  <c:v>1.3302</c:v>
                </c:pt>
                <c:pt idx="3657">
                  <c:v>1.3344</c:v>
                </c:pt>
                <c:pt idx="3658">
                  <c:v>1.3231999999999999</c:v>
                </c:pt>
                <c:pt idx="3659">
                  <c:v>1.3149999999999999</c:v>
                </c:pt>
                <c:pt idx="3660">
                  <c:v>1.3156000000000001</c:v>
                </c:pt>
                <c:pt idx="3661">
                  <c:v>1.321</c:v>
                </c:pt>
                <c:pt idx="3662">
                  <c:v>1.3240000000000001</c:v>
                </c:pt>
                <c:pt idx="3663">
                  <c:v>1.3285</c:v>
                </c:pt>
                <c:pt idx="3664">
                  <c:v>1.3218000000000001</c:v>
                </c:pt>
                <c:pt idx="3665">
                  <c:v>1.3248</c:v>
                </c:pt>
                <c:pt idx="3666">
                  <c:v>1.3194999999999999</c:v>
                </c:pt>
                <c:pt idx="3667">
                  <c:v>1.3267</c:v>
                </c:pt>
                <c:pt idx="3668">
                  <c:v>1.3204</c:v>
                </c:pt>
                <c:pt idx="3669">
                  <c:v>1.3241000000000001</c:v>
                </c:pt>
                <c:pt idx="3670">
                  <c:v>1.3281000000000001</c:v>
                </c:pt>
                <c:pt idx="3671">
                  <c:v>1.3228</c:v>
                </c:pt>
                <c:pt idx="3672">
                  <c:v>1.3271999999999999</c:v>
                </c:pt>
                <c:pt idx="3673">
                  <c:v>1.331</c:v>
                </c:pt>
                <c:pt idx="3674">
                  <c:v>1.3237000000000001</c:v>
                </c:pt>
                <c:pt idx="3675">
                  <c:v>1.3275999999999999</c:v>
                </c:pt>
                <c:pt idx="3676">
                  <c:v>1.331</c:v>
                </c:pt>
                <c:pt idx="3677">
                  <c:v>1.3279000000000001</c:v>
                </c:pt>
                <c:pt idx="3678">
                  <c:v>1.3107</c:v>
                </c:pt>
                <c:pt idx="3679">
                  <c:v>1.3189</c:v>
                </c:pt>
                <c:pt idx="3680">
                  <c:v>1.3241000000000001</c:v>
                </c:pt>
                <c:pt idx="3681">
                  <c:v>1.3337000000000001</c:v>
                </c:pt>
                <c:pt idx="3682">
                  <c:v>1.3361000000000001</c:v>
                </c:pt>
                <c:pt idx="3683">
                  <c:v>1.3383</c:v>
                </c:pt>
                <c:pt idx="3684">
                  <c:v>1.3337000000000001</c:v>
                </c:pt>
                <c:pt idx="3685">
                  <c:v>1.3267</c:v>
                </c:pt>
                <c:pt idx="3686">
                  <c:v>1.3307</c:v>
                </c:pt>
                <c:pt idx="3687">
                  <c:v>1.327</c:v>
                </c:pt>
                <c:pt idx="3688">
                  <c:v>1.3408</c:v>
                </c:pt>
                <c:pt idx="3689">
                  <c:v>1.3393999999999999</c:v>
                </c:pt>
                <c:pt idx="3690">
                  <c:v>1.3381000000000001</c:v>
                </c:pt>
                <c:pt idx="3691">
                  <c:v>1.325</c:v>
                </c:pt>
                <c:pt idx="3692">
                  <c:v>1.3127</c:v>
                </c:pt>
                <c:pt idx="3693">
                  <c:v>1.3069999999999999</c:v>
                </c:pt>
                <c:pt idx="3694">
                  <c:v>1.3198000000000001</c:v>
                </c:pt>
                <c:pt idx="3695">
                  <c:v>1.3244</c:v>
                </c:pt>
                <c:pt idx="3696">
                  <c:v>1.3240000000000001</c:v>
                </c:pt>
                <c:pt idx="3697">
                  <c:v>1.3201000000000001</c:v>
                </c:pt>
                <c:pt idx="3698">
                  <c:v>1.3220000000000001</c:v>
                </c:pt>
                <c:pt idx="3699">
                  <c:v>1.3341000000000001</c:v>
                </c:pt>
                <c:pt idx="3700">
                  <c:v>1.3289</c:v>
                </c:pt>
                <c:pt idx="3701">
                  <c:v>1.3264</c:v>
                </c:pt>
                <c:pt idx="3702">
                  <c:v>1.3303</c:v>
                </c:pt>
                <c:pt idx="3703">
                  <c:v>1.3325</c:v>
                </c:pt>
                <c:pt idx="3704">
                  <c:v>1.3343</c:v>
                </c:pt>
                <c:pt idx="3705">
                  <c:v>1.3384</c:v>
                </c:pt>
                <c:pt idx="3706">
                  <c:v>1.3401000000000001</c:v>
                </c:pt>
                <c:pt idx="3707">
                  <c:v>1.3372999999999999</c:v>
                </c:pt>
                <c:pt idx="3708">
                  <c:v>1.3337000000000001</c:v>
                </c:pt>
                <c:pt idx="3709">
                  <c:v>1.3287</c:v>
                </c:pt>
                <c:pt idx="3710">
                  <c:v>1.3237000000000001</c:v>
                </c:pt>
                <c:pt idx="3711">
                  <c:v>1.3295999999999999</c:v>
                </c:pt>
                <c:pt idx="3712">
                  <c:v>1.339</c:v>
                </c:pt>
                <c:pt idx="3713">
                  <c:v>1.3376999999999999</c:v>
                </c:pt>
                <c:pt idx="3714">
                  <c:v>1.3313999999999999</c:v>
                </c:pt>
                <c:pt idx="3715">
                  <c:v>1.327</c:v>
                </c:pt>
                <c:pt idx="3716">
                  <c:v>1.3228</c:v>
                </c:pt>
                <c:pt idx="3717">
                  <c:v>1.3261000000000001</c:v>
                </c:pt>
                <c:pt idx="3718">
                  <c:v>1.3286</c:v>
                </c:pt>
                <c:pt idx="3719">
                  <c:v>1.3289</c:v>
                </c:pt>
                <c:pt idx="3720">
                  <c:v>1.3310999999999999</c:v>
                </c:pt>
                <c:pt idx="3721">
                  <c:v>1.3290999999999999</c:v>
                </c:pt>
                <c:pt idx="3722">
                  <c:v>1.3274999999999999</c:v>
                </c:pt>
                <c:pt idx="3723">
                  <c:v>1.3128</c:v>
                </c:pt>
                <c:pt idx="3724">
                  <c:v>1.3206</c:v>
                </c:pt>
                <c:pt idx="3725">
                  <c:v>1.3275999999999999</c:v>
                </c:pt>
                <c:pt idx="3726">
                  <c:v>1.3217000000000001</c:v>
                </c:pt>
                <c:pt idx="3727">
                  <c:v>1.3192999999999999</c:v>
                </c:pt>
                <c:pt idx="3728">
                  <c:v>1.3168</c:v>
                </c:pt>
                <c:pt idx="3729">
                  <c:v>1.33</c:v>
                </c:pt>
                <c:pt idx="3730">
                  <c:v>1.3248</c:v>
                </c:pt>
                <c:pt idx="3731">
                  <c:v>1.3279000000000001</c:v>
                </c:pt>
                <c:pt idx="3732">
                  <c:v>1.3348</c:v>
                </c:pt>
                <c:pt idx="3733">
                  <c:v>1.3353999999999999</c:v>
                </c:pt>
                <c:pt idx="3734">
                  <c:v>1.3414999999999999</c:v>
                </c:pt>
                <c:pt idx="3735">
                  <c:v>1.3380000000000001</c:v>
                </c:pt>
                <c:pt idx="3736">
                  <c:v>1.3310999999999999</c:v>
                </c:pt>
                <c:pt idx="3737">
                  <c:v>1.3218000000000001</c:v>
                </c:pt>
                <c:pt idx="3738">
                  <c:v>1.3197000000000001</c:v>
                </c:pt>
                <c:pt idx="3739">
                  <c:v>1.3205</c:v>
                </c:pt>
                <c:pt idx="3740">
                  <c:v>1.3243</c:v>
                </c:pt>
                <c:pt idx="3741">
                  <c:v>1.3151999999999999</c:v>
                </c:pt>
                <c:pt idx="3742">
                  <c:v>1.3233999999999999</c:v>
                </c:pt>
                <c:pt idx="3743">
                  <c:v>1.3161</c:v>
                </c:pt>
                <c:pt idx="3744">
                  <c:v>1.3203</c:v>
                </c:pt>
                <c:pt idx="3745">
                  <c:v>1.3271999999999999</c:v>
                </c:pt>
                <c:pt idx="3746">
                  <c:v>1.3375999999999999</c:v>
                </c:pt>
                <c:pt idx="3747">
                  <c:v>1.3505</c:v>
                </c:pt>
                <c:pt idx="3748">
                  <c:v>1.3553999999999999</c:v>
                </c:pt>
                <c:pt idx="3749">
                  <c:v>1.3467</c:v>
                </c:pt>
                <c:pt idx="3750">
                  <c:v>1.3480000000000001</c:v>
                </c:pt>
                <c:pt idx="3751">
                  <c:v>1.3574999999999999</c:v>
                </c:pt>
                <c:pt idx="3752">
                  <c:v>1.351</c:v>
                </c:pt>
                <c:pt idx="3753">
                  <c:v>1.3426</c:v>
                </c:pt>
                <c:pt idx="3754">
                  <c:v>1.3401000000000001</c:v>
                </c:pt>
                <c:pt idx="3755">
                  <c:v>1.3440000000000001</c:v>
                </c:pt>
                <c:pt idx="3756">
                  <c:v>1.3347</c:v>
                </c:pt>
                <c:pt idx="3757">
                  <c:v>1.3378000000000001</c:v>
                </c:pt>
                <c:pt idx="3758">
                  <c:v>1.3277000000000001</c:v>
                </c:pt>
                <c:pt idx="3759">
                  <c:v>1.3271999999999999</c:v>
                </c:pt>
                <c:pt idx="3760">
                  <c:v>1.3176000000000001</c:v>
                </c:pt>
                <c:pt idx="3761">
                  <c:v>1.3174999999999999</c:v>
                </c:pt>
                <c:pt idx="3762">
                  <c:v>1.3177000000000001</c:v>
                </c:pt>
                <c:pt idx="3763">
                  <c:v>1.3143</c:v>
                </c:pt>
                <c:pt idx="3764">
                  <c:v>1.3258000000000001</c:v>
                </c:pt>
                <c:pt idx="3765">
                  <c:v>1.3191999999999999</c:v>
                </c:pt>
                <c:pt idx="3766">
                  <c:v>1.3311999999999999</c:v>
                </c:pt>
                <c:pt idx="3767">
                  <c:v>1.3331</c:v>
                </c:pt>
                <c:pt idx="3768">
                  <c:v>1.3380000000000001</c:v>
                </c:pt>
                <c:pt idx="3769">
                  <c:v>1.3391999999999999</c:v>
                </c:pt>
                <c:pt idx="3770">
                  <c:v>1.3321000000000001</c:v>
                </c:pt>
                <c:pt idx="3771">
                  <c:v>1.3213999999999999</c:v>
                </c:pt>
                <c:pt idx="3772">
                  <c:v>1.3248</c:v>
                </c:pt>
                <c:pt idx="3773">
                  <c:v>1.3261000000000001</c:v>
                </c:pt>
                <c:pt idx="3774">
                  <c:v>1.3322000000000001</c:v>
                </c:pt>
                <c:pt idx="3775">
                  <c:v>1.3263</c:v>
                </c:pt>
                <c:pt idx="3776">
                  <c:v>1.3285</c:v>
                </c:pt>
                <c:pt idx="3777">
                  <c:v>1.3282</c:v>
                </c:pt>
                <c:pt idx="3778">
                  <c:v>1.3332999999999999</c:v>
                </c:pt>
                <c:pt idx="3779">
                  <c:v>1.3254999999999999</c:v>
                </c:pt>
                <c:pt idx="3780">
                  <c:v>1.3392999999999999</c:v>
                </c:pt>
                <c:pt idx="3781">
                  <c:v>1.3428</c:v>
                </c:pt>
                <c:pt idx="3782">
                  <c:v>1.3343</c:v>
                </c:pt>
                <c:pt idx="3783">
                  <c:v>1.3245</c:v>
                </c:pt>
                <c:pt idx="3784">
                  <c:v>1.3227</c:v>
                </c:pt>
                <c:pt idx="3785">
                  <c:v>1.3212999999999999</c:v>
                </c:pt>
                <c:pt idx="3786">
                  <c:v>1.3288</c:v>
                </c:pt>
                <c:pt idx="3787">
                  <c:v>1.3331999999999999</c:v>
                </c:pt>
                <c:pt idx="3788">
                  <c:v>1.3265</c:v>
                </c:pt>
                <c:pt idx="3789">
                  <c:v>1.3264</c:v>
                </c:pt>
                <c:pt idx="3790">
                  <c:v>1.3262</c:v>
                </c:pt>
                <c:pt idx="3791">
                  <c:v>1.3285</c:v>
                </c:pt>
                <c:pt idx="3792">
                  <c:v>1.3249</c:v>
                </c:pt>
                <c:pt idx="3793">
                  <c:v>1.3339000000000001</c:v>
                </c:pt>
                <c:pt idx="3794">
                  <c:v>1.3341000000000001</c:v>
                </c:pt>
                <c:pt idx="3795">
                  <c:v>1.3312999999999999</c:v>
                </c:pt>
                <c:pt idx="3796">
                  <c:v>1.3395999999999999</c:v>
                </c:pt>
                <c:pt idx="3797">
                  <c:v>1.3313999999999999</c:v>
                </c:pt>
                <c:pt idx="3798">
                  <c:v>1.3321000000000001</c:v>
                </c:pt>
                <c:pt idx="3799">
                  <c:v>1.3402000000000001</c:v>
                </c:pt>
                <c:pt idx="3800">
                  <c:v>1.3325</c:v>
                </c:pt>
                <c:pt idx="3801">
                  <c:v>1.3270999999999999</c:v>
                </c:pt>
                <c:pt idx="3802">
                  <c:v>1.3270999999999999</c:v>
                </c:pt>
                <c:pt idx="3803">
                  <c:v>1.3182</c:v>
                </c:pt>
                <c:pt idx="3804">
                  <c:v>1.3129</c:v>
                </c:pt>
                <c:pt idx="3805">
                  <c:v>1.3008999999999999</c:v>
                </c:pt>
                <c:pt idx="3806">
                  <c:v>1.3109</c:v>
                </c:pt>
                <c:pt idx="3807">
                  <c:v>1.31</c:v>
                </c:pt>
                <c:pt idx="3808">
                  <c:v>1.3131999999999999</c:v>
                </c:pt>
                <c:pt idx="3809">
                  <c:v>1.3244</c:v>
                </c:pt>
                <c:pt idx="3810">
                  <c:v>1.3273999999999999</c:v>
                </c:pt>
                <c:pt idx="3811">
                  <c:v>1.3236000000000001</c:v>
                </c:pt>
                <c:pt idx="3812">
                  <c:v>1.3357000000000001</c:v>
                </c:pt>
                <c:pt idx="3813">
                  <c:v>1.3319000000000001</c:v>
                </c:pt>
                <c:pt idx="3814">
                  <c:v>1.3419000000000001</c:v>
                </c:pt>
                <c:pt idx="3815">
                  <c:v>1.3339000000000001</c:v>
                </c:pt>
                <c:pt idx="3816">
                  <c:v>1.3260000000000001</c:v>
                </c:pt>
                <c:pt idx="3817">
                  <c:v>1.3294999999999999</c:v>
                </c:pt>
                <c:pt idx="3818">
                  <c:v>1.3369</c:v>
                </c:pt>
                <c:pt idx="3819">
                  <c:v>1.3298000000000001</c:v>
                </c:pt>
                <c:pt idx="3820">
                  <c:v>1.3233999999999999</c:v>
                </c:pt>
                <c:pt idx="3821">
                  <c:v>1.3191999999999999</c:v>
                </c:pt>
                <c:pt idx="3822">
                  <c:v>1.3193999999999999</c:v>
                </c:pt>
                <c:pt idx="3823">
                  <c:v>1.3246</c:v>
                </c:pt>
                <c:pt idx="3824">
                  <c:v>1.3264</c:v>
                </c:pt>
                <c:pt idx="3825">
                  <c:v>1.3229</c:v>
                </c:pt>
                <c:pt idx="3826">
                  <c:v>1.3189</c:v>
                </c:pt>
                <c:pt idx="3827">
                  <c:v>1.3196000000000001</c:v>
                </c:pt>
                <c:pt idx="3828">
                  <c:v>1.3187</c:v>
                </c:pt>
                <c:pt idx="3829">
                  <c:v>1.3199000000000001</c:v>
                </c:pt>
                <c:pt idx="3830">
                  <c:v>1.3238000000000001</c:v>
                </c:pt>
                <c:pt idx="3831">
                  <c:v>1.3234999999999999</c:v>
                </c:pt>
                <c:pt idx="3832">
                  <c:v>1.3220000000000001</c:v>
                </c:pt>
                <c:pt idx="3833">
                  <c:v>1.3281000000000001</c:v>
                </c:pt>
                <c:pt idx="3834">
                  <c:v>1.3267</c:v>
                </c:pt>
                <c:pt idx="3835">
                  <c:v>1.3378000000000001</c:v>
                </c:pt>
                <c:pt idx="3836">
                  <c:v>1.3369</c:v>
                </c:pt>
                <c:pt idx="3837">
                  <c:v>1.3378000000000001</c:v>
                </c:pt>
                <c:pt idx="3838">
                  <c:v>1.3244</c:v>
                </c:pt>
                <c:pt idx="3839">
                  <c:v>1.3243</c:v>
                </c:pt>
                <c:pt idx="3840">
                  <c:v>1.3202</c:v>
                </c:pt>
                <c:pt idx="3841">
                  <c:v>1.3170999999999999</c:v>
                </c:pt>
                <c:pt idx="3842">
                  <c:v>1.3216000000000001</c:v>
                </c:pt>
                <c:pt idx="3843">
                  <c:v>1.3222</c:v>
                </c:pt>
                <c:pt idx="3844">
                  <c:v>1.3225</c:v>
                </c:pt>
                <c:pt idx="3845">
                  <c:v>1.3388</c:v>
                </c:pt>
                <c:pt idx="3846">
                  <c:v>1.3362000000000001</c:v>
                </c:pt>
                <c:pt idx="3847">
                  <c:v>1.3420000000000001</c:v>
                </c:pt>
                <c:pt idx="3848">
                  <c:v>1.3441000000000001</c:v>
                </c:pt>
                <c:pt idx="3849">
                  <c:v>1.353</c:v>
                </c:pt>
                <c:pt idx="3850">
                  <c:v>1.3489</c:v>
                </c:pt>
                <c:pt idx="3851">
                  <c:v>1.3405</c:v>
                </c:pt>
                <c:pt idx="3852">
                  <c:v>1.331</c:v>
                </c:pt>
                <c:pt idx="3853">
                  <c:v>1.3285</c:v>
                </c:pt>
                <c:pt idx="3854">
                  <c:v>1.3279000000000001</c:v>
                </c:pt>
                <c:pt idx="3855">
                  <c:v>1.3266</c:v>
                </c:pt>
                <c:pt idx="3856">
                  <c:v>1.325</c:v>
                </c:pt>
                <c:pt idx="3857">
                  <c:v>1.3216000000000001</c:v>
                </c:pt>
                <c:pt idx="3858">
                  <c:v>1.3180000000000001</c:v>
                </c:pt>
                <c:pt idx="3859">
                  <c:v>1.32</c:v>
                </c:pt>
                <c:pt idx="3860">
                  <c:v>1.3264</c:v>
                </c:pt>
                <c:pt idx="3861">
                  <c:v>1.3247</c:v>
                </c:pt>
                <c:pt idx="3862">
                  <c:v>1.3202</c:v>
                </c:pt>
                <c:pt idx="3863">
                  <c:v>1.3286</c:v>
                </c:pt>
                <c:pt idx="3864">
                  <c:v>1.3280000000000001</c:v>
                </c:pt>
                <c:pt idx="3865">
                  <c:v>1.3290999999999999</c:v>
                </c:pt>
                <c:pt idx="3866">
                  <c:v>1.3253999999999999</c:v>
                </c:pt>
                <c:pt idx="3867">
                  <c:v>1.3297000000000001</c:v>
                </c:pt>
                <c:pt idx="3868">
                  <c:v>1.329</c:v>
                </c:pt>
                <c:pt idx="3869">
                  <c:v>1.3250999999999999</c:v>
                </c:pt>
                <c:pt idx="3870">
                  <c:v>1.3233999999999999</c:v>
                </c:pt>
                <c:pt idx="3871">
                  <c:v>1.3284</c:v>
                </c:pt>
                <c:pt idx="3872">
                  <c:v>1.3323</c:v>
                </c:pt>
                <c:pt idx="3873">
                  <c:v>1.3205</c:v>
                </c:pt>
                <c:pt idx="3874">
                  <c:v>1.3209</c:v>
                </c:pt>
                <c:pt idx="3875">
                  <c:v>1.3199000000000001</c:v>
                </c:pt>
                <c:pt idx="3876">
                  <c:v>1.3162</c:v>
                </c:pt>
                <c:pt idx="3877">
                  <c:v>1.3257000000000001</c:v>
                </c:pt>
                <c:pt idx="3878">
                  <c:v>1.33</c:v>
                </c:pt>
                <c:pt idx="3879">
                  <c:v>1.3221000000000001</c:v>
                </c:pt>
                <c:pt idx="3880">
                  <c:v>1.3331</c:v>
                </c:pt>
                <c:pt idx="3881">
                  <c:v>1.3406</c:v>
                </c:pt>
                <c:pt idx="3882">
                  <c:v>1.337</c:v>
                </c:pt>
                <c:pt idx="3883">
                  <c:v>1.347</c:v>
                </c:pt>
                <c:pt idx="3884">
                  <c:v>1.3536999999999999</c:v>
                </c:pt>
                <c:pt idx="3885">
                  <c:v>1.3479000000000001</c:v>
                </c:pt>
                <c:pt idx="3886">
                  <c:v>1.3547</c:v>
                </c:pt>
                <c:pt idx="3887">
                  <c:v>1.3552999999999999</c:v>
                </c:pt>
                <c:pt idx="3888">
                  <c:v>1.3531</c:v>
                </c:pt>
                <c:pt idx="3889">
                  <c:v>1.3509</c:v>
                </c:pt>
                <c:pt idx="3890">
                  <c:v>1.3374999999999999</c:v>
                </c:pt>
                <c:pt idx="3891">
                  <c:v>1.3338000000000001</c:v>
                </c:pt>
                <c:pt idx="3892">
                  <c:v>1.337</c:v>
                </c:pt>
                <c:pt idx="3893">
                  <c:v>1.3440000000000001</c:v>
                </c:pt>
                <c:pt idx="3894">
                  <c:v>1.3433999999999999</c:v>
                </c:pt>
                <c:pt idx="3895">
                  <c:v>1.3422000000000001</c:v>
                </c:pt>
                <c:pt idx="3896">
                  <c:v>1.3406</c:v>
                </c:pt>
                <c:pt idx="3897">
                  <c:v>1.3384</c:v>
                </c:pt>
                <c:pt idx="3898">
                  <c:v>1.3357000000000001</c:v>
                </c:pt>
                <c:pt idx="3899">
                  <c:v>1.3345</c:v>
                </c:pt>
                <c:pt idx="3900">
                  <c:v>1.3280000000000001</c:v>
                </c:pt>
                <c:pt idx="3901">
                  <c:v>1.3266</c:v>
                </c:pt>
                <c:pt idx="3902">
                  <c:v>1.3344</c:v>
                </c:pt>
                <c:pt idx="3903">
                  <c:v>1.3337000000000001</c:v>
                </c:pt>
                <c:pt idx="3904">
                  <c:v>1.3258000000000001</c:v>
                </c:pt>
                <c:pt idx="3905">
                  <c:v>1.3274999999999999</c:v>
                </c:pt>
                <c:pt idx="3906">
                  <c:v>1.3292999999999999</c:v>
                </c:pt>
                <c:pt idx="3907">
                  <c:v>1.3216000000000001</c:v>
                </c:pt>
                <c:pt idx="3908">
                  <c:v>1.3183</c:v>
                </c:pt>
                <c:pt idx="3909">
                  <c:v>1.3181</c:v>
                </c:pt>
                <c:pt idx="3910">
                  <c:v>1.3187</c:v>
                </c:pt>
                <c:pt idx="3911">
                  <c:v>1.3105</c:v>
                </c:pt>
                <c:pt idx="3912">
                  <c:v>1.3179000000000001</c:v>
                </c:pt>
                <c:pt idx="3913">
                  <c:v>1.3134999999999999</c:v>
                </c:pt>
                <c:pt idx="3914">
                  <c:v>1.3304</c:v>
                </c:pt>
                <c:pt idx="3915">
                  <c:v>1.3488</c:v>
                </c:pt>
                <c:pt idx="3916">
                  <c:v>1.3586</c:v>
                </c:pt>
                <c:pt idx="3917">
                  <c:v>1.3392999999999999</c:v>
                </c:pt>
                <c:pt idx="3918">
                  <c:v>1.3472</c:v>
                </c:pt>
                <c:pt idx="3919">
                  <c:v>1.3456999999999999</c:v>
                </c:pt>
                <c:pt idx="3920">
                  <c:v>1.3453999999999999</c:v>
                </c:pt>
                <c:pt idx="3921">
                  <c:v>1.3480000000000001</c:v>
                </c:pt>
                <c:pt idx="3922">
                  <c:v>1.3376999999999999</c:v>
                </c:pt>
                <c:pt idx="3923">
                  <c:v>1.3371</c:v>
                </c:pt>
                <c:pt idx="3924">
                  <c:v>1.3332999999999999</c:v>
                </c:pt>
                <c:pt idx="3925">
                  <c:v>1.3341000000000001</c:v>
                </c:pt>
                <c:pt idx="3926">
                  <c:v>1.3321000000000001</c:v>
                </c:pt>
                <c:pt idx="3927">
                  <c:v>1.3307</c:v>
                </c:pt>
                <c:pt idx="3928">
                  <c:v>1.3295999999999999</c:v>
                </c:pt>
                <c:pt idx="3929">
                  <c:v>1.3305</c:v>
                </c:pt>
                <c:pt idx="3930">
                  <c:v>1.3429</c:v>
                </c:pt>
                <c:pt idx="3931">
                  <c:v>1.3345</c:v>
                </c:pt>
                <c:pt idx="3932">
                  <c:v>1.3247</c:v>
                </c:pt>
                <c:pt idx="3933">
                  <c:v>1.3403</c:v>
                </c:pt>
                <c:pt idx="3934">
                  <c:v>1.3310999999999999</c:v>
                </c:pt>
                <c:pt idx="3935">
                  <c:v>1.3295999999999999</c:v>
                </c:pt>
                <c:pt idx="3936">
                  <c:v>1.3279000000000001</c:v>
                </c:pt>
                <c:pt idx="3937">
                  <c:v>1.3332999999999999</c:v>
                </c:pt>
                <c:pt idx="3938">
                  <c:v>1.3225</c:v>
                </c:pt>
                <c:pt idx="3939">
                  <c:v>1.3278000000000001</c:v>
                </c:pt>
                <c:pt idx="3940">
                  <c:v>1.3320000000000001</c:v>
                </c:pt>
                <c:pt idx="3941">
                  <c:v>1.3345</c:v>
                </c:pt>
                <c:pt idx="3942">
                  <c:v>1.3332999999999999</c:v>
                </c:pt>
                <c:pt idx="3943">
                  <c:v>1.3369</c:v>
                </c:pt>
                <c:pt idx="3944">
                  <c:v>1.3406</c:v>
                </c:pt>
                <c:pt idx="3945">
                  <c:v>1.3388</c:v>
                </c:pt>
                <c:pt idx="3946">
                  <c:v>1.3339000000000001</c:v>
                </c:pt>
                <c:pt idx="3947">
                  <c:v>1.3342000000000001</c:v>
                </c:pt>
                <c:pt idx="3948">
                  <c:v>1.3368</c:v>
                </c:pt>
                <c:pt idx="3949">
                  <c:v>1.345</c:v>
                </c:pt>
                <c:pt idx="3950">
                  <c:v>1.3361000000000001</c:v>
                </c:pt>
                <c:pt idx="3951">
                  <c:v>1.3349</c:v>
                </c:pt>
                <c:pt idx="3952">
                  <c:v>1.3259000000000001</c:v>
                </c:pt>
                <c:pt idx="3953">
                  <c:v>1.3280000000000001</c:v>
                </c:pt>
                <c:pt idx="3954">
                  <c:v>1.3298000000000001</c:v>
                </c:pt>
                <c:pt idx="3955">
                  <c:v>1.3237000000000001</c:v>
                </c:pt>
                <c:pt idx="3956">
                  <c:v>1.3240000000000001</c:v>
                </c:pt>
                <c:pt idx="3957">
                  <c:v>1.3079000000000001</c:v>
                </c:pt>
                <c:pt idx="3958">
                  <c:v>1.3150999999999999</c:v>
                </c:pt>
                <c:pt idx="3959">
                  <c:v>1.3088</c:v>
                </c:pt>
                <c:pt idx="3960">
                  <c:v>1.3189</c:v>
                </c:pt>
                <c:pt idx="3961">
                  <c:v>1.3129</c:v>
                </c:pt>
                <c:pt idx="3962">
                  <c:v>1.3171999999999999</c:v>
                </c:pt>
                <c:pt idx="3963">
                  <c:v>1.3149</c:v>
                </c:pt>
                <c:pt idx="3964">
                  <c:v>1.3184</c:v>
                </c:pt>
                <c:pt idx="3965">
                  <c:v>1.3169</c:v>
                </c:pt>
                <c:pt idx="3966">
                  <c:v>1.3212999999999999</c:v>
                </c:pt>
                <c:pt idx="3967">
                  <c:v>1.3243</c:v>
                </c:pt>
                <c:pt idx="3968">
                  <c:v>1.3165</c:v>
                </c:pt>
                <c:pt idx="3969">
                  <c:v>1.3206</c:v>
                </c:pt>
                <c:pt idx="3970">
                  <c:v>1.3118000000000001</c:v>
                </c:pt>
                <c:pt idx="3971">
                  <c:v>1.3110999999999999</c:v>
                </c:pt>
                <c:pt idx="3972">
                  <c:v>1.3124</c:v>
                </c:pt>
                <c:pt idx="3973">
                  <c:v>1.3208</c:v>
                </c:pt>
                <c:pt idx="3974">
                  <c:v>1.3252999999999999</c:v>
                </c:pt>
                <c:pt idx="3975">
                  <c:v>1.3199000000000001</c:v>
                </c:pt>
                <c:pt idx="3976">
                  <c:v>1.3144</c:v>
                </c:pt>
                <c:pt idx="3977">
                  <c:v>1.3128</c:v>
                </c:pt>
                <c:pt idx="3978">
                  <c:v>1.3157000000000001</c:v>
                </c:pt>
                <c:pt idx="3979">
                  <c:v>1.3191999999999999</c:v>
                </c:pt>
                <c:pt idx="3980">
                  <c:v>1.3216000000000001</c:v>
                </c:pt>
                <c:pt idx="3981">
                  <c:v>1.3248</c:v>
                </c:pt>
                <c:pt idx="3982">
                  <c:v>1.3301000000000001</c:v>
                </c:pt>
                <c:pt idx="3983">
                  <c:v>1.3284</c:v>
                </c:pt>
                <c:pt idx="3984">
                  <c:v>1.3310999999999999</c:v>
                </c:pt>
                <c:pt idx="3985">
                  <c:v>1.3291999999999999</c:v>
                </c:pt>
                <c:pt idx="3986">
                  <c:v>1.3151999999999999</c:v>
                </c:pt>
                <c:pt idx="3987">
                  <c:v>1.3112999999999999</c:v>
                </c:pt>
                <c:pt idx="3988">
                  <c:v>1.3278000000000001</c:v>
                </c:pt>
                <c:pt idx="3989">
                  <c:v>1.3363</c:v>
                </c:pt>
                <c:pt idx="3990">
                  <c:v>1.3344</c:v>
                </c:pt>
                <c:pt idx="3991">
                  <c:v>1.3293999999999999</c:v>
                </c:pt>
                <c:pt idx="3992">
                  <c:v>1.3306</c:v>
                </c:pt>
                <c:pt idx="3993">
                  <c:v>1.3385</c:v>
                </c:pt>
                <c:pt idx="3994">
                  <c:v>1.3310999999999999</c:v>
                </c:pt>
                <c:pt idx="3995">
                  <c:v>1.3364</c:v>
                </c:pt>
                <c:pt idx="3996">
                  <c:v>1.3335999999999999</c:v>
                </c:pt>
                <c:pt idx="3997">
                  <c:v>1.3431999999999999</c:v>
                </c:pt>
                <c:pt idx="3998">
                  <c:v>1.3458000000000001</c:v>
                </c:pt>
                <c:pt idx="3999">
                  <c:v>1.3447</c:v>
                </c:pt>
                <c:pt idx="4000">
                  <c:v>1.3265</c:v>
                </c:pt>
                <c:pt idx="4001">
                  <c:v>1.3174999999999999</c:v>
                </c:pt>
                <c:pt idx="4002">
                  <c:v>1.3071999999999999</c:v>
                </c:pt>
                <c:pt idx="4003">
                  <c:v>1.2999000000000001</c:v>
                </c:pt>
                <c:pt idx="4004">
                  <c:v>1.2944</c:v>
                </c:pt>
                <c:pt idx="4005">
                  <c:v>1.2818000000000001</c:v>
                </c:pt>
                <c:pt idx="4006">
                  <c:v>1.2778</c:v>
                </c:pt>
                <c:pt idx="4007">
                  <c:v>1.2802</c:v>
                </c:pt>
                <c:pt idx="4008">
                  <c:v>1.2844</c:v>
                </c:pt>
                <c:pt idx="4009">
                  <c:v>1.2776000000000001</c:v>
                </c:pt>
                <c:pt idx="4010">
                  <c:v>1.2806999999999999</c:v>
                </c:pt>
                <c:pt idx="4011">
                  <c:v>1.2811999999999999</c:v>
                </c:pt>
                <c:pt idx="4012">
                  <c:v>1.2765</c:v>
                </c:pt>
                <c:pt idx="4013">
                  <c:v>1.2759</c:v>
                </c:pt>
                <c:pt idx="4014">
                  <c:v>1.286</c:v>
                </c:pt>
                <c:pt idx="4015">
                  <c:v>1.2719</c:v>
                </c:pt>
                <c:pt idx="4016">
                  <c:v>1.2831999999999999</c:v>
                </c:pt>
                <c:pt idx="4017">
                  <c:v>1.2678</c:v>
                </c:pt>
                <c:pt idx="4018">
                  <c:v>1.2749999999999999</c:v>
                </c:pt>
                <c:pt idx="4019">
                  <c:v>1.2687999999999999</c:v>
                </c:pt>
                <c:pt idx="4020">
                  <c:v>1.2666999999999999</c:v>
                </c:pt>
                <c:pt idx="4021">
                  <c:v>1.2585999999999999</c:v>
                </c:pt>
                <c:pt idx="4022">
                  <c:v>1.2588999999999999</c:v>
                </c:pt>
                <c:pt idx="4023">
                  <c:v>1.2525999999999999</c:v>
                </c:pt>
                <c:pt idx="4024">
                  <c:v>1.2519</c:v>
                </c:pt>
                <c:pt idx="4025">
                  <c:v>1.2523</c:v>
                </c:pt>
                <c:pt idx="4026">
                  <c:v>1.2485999999999999</c:v>
                </c:pt>
                <c:pt idx="4027">
                  <c:v>1.2536</c:v>
                </c:pt>
                <c:pt idx="4028">
                  <c:v>1.2614000000000001</c:v>
                </c:pt>
                <c:pt idx="4029">
                  <c:v>1.26</c:v>
                </c:pt>
                <c:pt idx="4030">
                  <c:v>1.2528999999999999</c:v>
                </c:pt>
                <c:pt idx="4031">
                  <c:v>1.2494000000000001</c:v>
                </c:pt>
                <c:pt idx="4032">
                  <c:v>1.2545999999999999</c:v>
                </c:pt>
                <c:pt idx="4033">
                  <c:v>1.2557</c:v>
                </c:pt>
                <c:pt idx="4034">
                  <c:v>1.2518</c:v>
                </c:pt>
                <c:pt idx="4035">
                  <c:v>1.2584</c:v>
                </c:pt>
                <c:pt idx="4036">
                  <c:v>1.2630999999999999</c:v>
                </c:pt>
                <c:pt idx="4037">
                  <c:v>1.2637</c:v>
                </c:pt>
                <c:pt idx="4038">
                  <c:v>1.2588999999999999</c:v>
                </c:pt>
                <c:pt idx="4039">
                  <c:v>1.2567999999999999</c:v>
                </c:pt>
                <c:pt idx="4040">
                  <c:v>1.2577</c:v>
                </c:pt>
                <c:pt idx="4041">
                  <c:v>1.2730999999999999</c:v>
                </c:pt>
                <c:pt idx="4042">
                  <c:v>1.2701</c:v>
                </c:pt>
                <c:pt idx="4043">
                  <c:v>1.2695000000000001</c:v>
                </c:pt>
                <c:pt idx="4044">
                  <c:v>1.2574000000000001</c:v>
                </c:pt>
                <c:pt idx="4045">
                  <c:v>1.258</c:v>
                </c:pt>
                <c:pt idx="4046">
                  <c:v>1.2647999999999999</c:v>
                </c:pt>
                <c:pt idx="4047">
                  <c:v>1.2642</c:v>
                </c:pt>
                <c:pt idx="4048">
                  <c:v>1.2696000000000001</c:v>
                </c:pt>
                <c:pt idx="4049">
                  <c:v>1.2717000000000001</c:v>
                </c:pt>
                <c:pt idx="4050">
                  <c:v>1.2771999999999999</c:v>
                </c:pt>
                <c:pt idx="4051">
                  <c:v>1.2777000000000001</c:v>
                </c:pt>
                <c:pt idx="4052">
                  <c:v>1.2805</c:v>
                </c:pt>
                <c:pt idx="4053">
                  <c:v>1.2697000000000001</c:v>
                </c:pt>
                <c:pt idx="4054">
                  <c:v>1.2677</c:v>
                </c:pt>
                <c:pt idx="4055">
                  <c:v>1.2644</c:v>
                </c:pt>
                <c:pt idx="4056">
                  <c:v>1.2699</c:v>
                </c:pt>
                <c:pt idx="4057">
                  <c:v>1.2719</c:v>
                </c:pt>
                <c:pt idx="4058">
                  <c:v>1.2655000000000001</c:v>
                </c:pt>
                <c:pt idx="4059">
                  <c:v>1.2676000000000001</c:v>
                </c:pt>
                <c:pt idx="4060">
                  <c:v>1.2645999999999999</c:v>
                </c:pt>
                <c:pt idx="4061">
                  <c:v>1.2638</c:v>
                </c:pt>
                <c:pt idx="4062">
                  <c:v>1.2662</c:v>
                </c:pt>
                <c:pt idx="4063">
                  <c:v>1.2705</c:v>
                </c:pt>
                <c:pt idx="4064">
                  <c:v>1.2618</c:v>
                </c:pt>
                <c:pt idx="4065">
                  <c:v>1.2596000000000001</c:v>
                </c:pt>
                <c:pt idx="4066">
                  <c:v>1.2575000000000001</c:v>
                </c:pt>
                <c:pt idx="4067">
                  <c:v>1.2602</c:v>
                </c:pt>
                <c:pt idx="4068">
                  <c:v>1.2666999999999999</c:v>
                </c:pt>
                <c:pt idx="4069">
                  <c:v>1.2591000000000001</c:v>
                </c:pt>
                <c:pt idx="4070">
                  <c:v>1.2554000000000001</c:v>
                </c:pt>
                <c:pt idx="4071">
                  <c:v>1.2617</c:v>
                </c:pt>
                <c:pt idx="4072">
                  <c:v>1.2578</c:v>
                </c:pt>
                <c:pt idx="4073">
                  <c:v>1.2532000000000001</c:v>
                </c:pt>
                <c:pt idx="4074">
                  <c:v>1.2638</c:v>
                </c:pt>
                <c:pt idx="4075">
                  <c:v>1.2605</c:v>
                </c:pt>
                <c:pt idx="4076">
                  <c:v>1.2543</c:v>
                </c:pt>
                <c:pt idx="4077">
                  <c:v>1.2504</c:v>
                </c:pt>
                <c:pt idx="4078">
                  <c:v>1.2568999999999999</c:v>
                </c:pt>
                <c:pt idx="4079">
                  <c:v>1.2567999999999999</c:v>
                </c:pt>
                <c:pt idx="4080">
                  <c:v>1.266</c:v>
                </c:pt>
                <c:pt idx="4081">
                  <c:v>1.2701</c:v>
                </c:pt>
                <c:pt idx="4082">
                  <c:v>1.2681</c:v>
                </c:pt>
                <c:pt idx="4083">
                  <c:v>1.2692000000000001</c:v>
                </c:pt>
                <c:pt idx="4084">
                  <c:v>1.2703</c:v>
                </c:pt>
                <c:pt idx="4085">
                  <c:v>1.2696000000000001</c:v>
                </c:pt>
                <c:pt idx="4086">
                  <c:v>1.2813000000000001</c:v>
                </c:pt>
                <c:pt idx="4087">
                  <c:v>1.2727999999999999</c:v>
                </c:pt>
                <c:pt idx="4088">
                  <c:v>1.2756000000000001</c:v>
                </c:pt>
                <c:pt idx="4089">
                  <c:v>1.2625999999999999</c:v>
                </c:pt>
                <c:pt idx="4090">
                  <c:v>1.2647999999999999</c:v>
                </c:pt>
                <c:pt idx="4091">
                  <c:v>1.2698</c:v>
                </c:pt>
                <c:pt idx="4092">
                  <c:v>1.2701</c:v>
                </c:pt>
                <c:pt idx="4093">
                  <c:v>1.2690999999999999</c:v>
                </c:pt>
                <c:pt idx="4094">
                  <c:v>1.2658</c:v>
                </c:pt>
                <c:pt idx="4095">
                  <c:v>1.2717000000000001</c:v>
                </c:pt>
                <c:pt idx="4096">
                  <c:v>1.2666999999999999</c:v>
                </c:pt>
                <c:pt idx="4097">
                  <c:v>1.2634000000000001</c:v>
                </c:pt>
                <c:pt idx="4098">
                  <c:v>1.2732000000000001</c:v>
                </c:pt>
                <c:pt idx="4099">
                  <c:v>1.2723</c:v>
                </c:pt>
                <c:pt idx="4100">
                  <c:v>1.2779</c:v>
                </c:pt>
                <c:pt idx="4101">
                  <c:v>1.2758</c:v>
                </c:pt>
                <c:pt idx="4102">
                  <c:v>1.2705</c:v>
                </c:pt>
                <c:pt idx="4103">
                  <c:v>1.2747999999999999</c:v>
                </c:pt>
                <c:pt idx="4104">
                  <c:v>1.272</c:v>
                </c:pt>
                <c:pt idx="4105">
                  <c:v>1.2675000000000001</c:v>
                </c:pt>
                <c:pt idx="4106">
                  <c:v>1.2733000000000001</c:v>
                </c:pt>
                <c:pt idx="4107">
                  <c:v>1.2724</c:v>
                </c:pt>
                <c:pt idx="4108">
                  <c:v>1.2797000000000001</c:v>
                </c:pt>
                <c:pt idx="4109">
                  <c:v>1.2737000000000001</c:v>
                </c:pt>
                <c:pt idx="4110">
                  <c:v>1.2602</c:v>
                </c:pt>
                <c:pt idx="4111">
                  <c:v>1.2630999999999999</c:v>
                </c:pt>
                <c:pt idx="4112">
                  <c:v>1.2699</c:v>
                </c:pt>
                <c:pt idx="4113">
                  <c:v>1.2682</c:v>
                </c:pt>
                <c:pt idx="4114">
                  <c:v>1.2708999999999999</c:v>
                </c:pt>
                <c:pt idx="4115">
                  <c:v>1.2595000000000001</c:v>
                </c:pt>
                <c:pt idx="4116">
                  <c:v>1.2564</c:v>
                </c:pt>
                <c:pt idx="4117">
                  <c:v>1.2463</c:v>
                </c:pt>
                <c:pt idx="4118">
                  <c:v>1.2583</c:v>
                </c:pt>
                <c:pt idx="4119">
                  <c:v>1.2690999999999999</c:v>
                </c:pt>
                <c:pt idx="4120">
                  <c:v>1.2663</c:v>
                </c:pt>
                <c:pt idx="4121">
                  <c:v>1.2642</c:v>
                </c:pt>
                <c:pt idx="4122">
                  <c:v>1.2567999999999999</c:v>
                </c:pt>
                <c:pt idx="4123">
                  <c:v>1.2633000000000001</c:v>
                </c:pt>
                <c:pt idx="4124">
                  <c:v>1.2666999999999999</c:v>
                </c:pt>
                <c:pt idx="4125">
                  <c:v>1.264</c:v>
                </c:pt>
                <c:pt idx="4126">
                  <c:v>1.2658</c:v>
                </c:pt>
                <c:pt idx="4127">
                  <c:v>1.2658</c:v>
                </c:pt>
                <c:pt idx="4128">
                  <c:v>1.2654000000000001</c:v>
                </c:pt>
                <c:pt idx="4129">
                  <c:v>1.2606999999999999</c:v>
                </c:pt>
                <c:pt idx="4130">
                  <c:v>1.264</c:v>
                </c:pt>
                <c:pt idx="4131">
                  <c:v>1.2679</c:v>
                </c:pt>
                <c:pt idx="4132">
                  <c:v>1.2723</c:v>
                </c:pt>
                <c:pt idx="4133">
                  <c:v>1.2770999999999999</c:v>
                </c:pt>
                <c:pt idx="4134">
                  <c:v>1.2728999999999999</c:v>
                </c:pt>
                <c:pt idx="4135">
                  <c:v>1.2765</c:v>
                </c:pt>
                <c:pt idx="4136">
                  <c:v>1.2723</c:v>
                </c:pt>
                <c:pt idx="4137">
                  <c:v>1.2697000000000001</c:v>
                </c:pt>
                <c:pt idx="4138">
                  <c:v>1.2823</c:v>
                </c:pt>
                <c:pt idx="4139">
                  <c:v>1.2830999999999999</c:v>
                </c:pt>
                <c:pt idx="4140">
                  <c:v>1.2857000000000001</c:v>
                </c:pt>
                <c:pt idx="4141">
                  <c:v>1.2770999999999999</c:v>
                </c:pt>
                <c:pt idx="4142">
                  <c:v>1.2798</c:v>
                </c:pt>
                <c:pt idx="4143">
                  <c:v>1.2755000000000001</c:v>
                </c:pt>
                <c:pt idx="4144">
                  <c:v>1.2816000000000001</c:v>
                </c:pt>
                <c:pt idx="4145">
                  <c:v>1.278</c:v>
                </c:pt>
                <c:pt idx="4146">
                  <c:v>1.2778</c:v>
                </c:pt>
                <c:pt idx="4147">
                  <c:v>1.2701</c:v>
                </c:pt>
                <c:pt idx="4148">
                  <c:v>1.2782</c:v>
                </c:pt>
                <c:pt idx="4149">
                  <c:v>1.2746</c:v>
                </c:pt>
                <c:pt idx="4150">
                  <c:v>1.2717000000000001</c:v>
                </c:pt>
                <c:pt idx="4151">
                  <c:v>1.2681</c:v>
                </c:pt>
                <c:pt idx="4152">
                  <c:v>1.2650999999999999</c:v>
                </c:pt>
                <c:pt idx="4153">
                  <c:v>1.2625999999999999</c:v>
                </c:pt>
                <c:pt idx="4154">
                  <c:v>1.2609999999999999</c:v>
                </c:pt>
                <c:pt idx="4155">
                  <c:v>1.2693000000000001</c:v>
                </c:pt>
                <c:pt idx="4156">
                  <c:v>1.278</c:v>
                </c:pt>
                <c:pt idx="4157">
                  <c:v>1.2791999999999999</c:v>
                </c:pt>
                <c:pt idx="4158">
                  <c:v>1.2744</c:v>
                </c:pt>
                <c:pt idx="4159">
                  <c:v>1.2665999999999999</c:v>
                </c:pt>
                <c:pt idx="4160">
                  <c:v>1.2632000000000001</c:v>
                </c:pt>
                <c:pt idx="4161">
                  <c:v>1.2614000000000001</c:v>
                </c:pt>
                <c:pt idx="4162">
                  <c:v>1.2628999999999999</c:v>
                </c:pt>
                <c:pt idx="4163">
                  <c:v>1.2638</c:v>
                </c:pt>
                <c:pt idx="4164">
                  <c:v>1.2666999999999999</c:v>
                </c:pt>
                <c:pt idx="4165">
                  <c:v>1.2605999999999999</c:v>
                </c:pt>
                <c:pt idx="4166">
                  <c:v>1.2605</c:v>
                </c:pt>
                <c:pt idx="4167">
                  <c:v>1.2625</c:v>
                </c:pt>
                <c:pt idx="4168">
                  <c:v>1.2698</c:v>
                </c:pt>
                <c:pt idx="4169">
                  <c:v>1.2655000000000001</c:v>
                </c:pt>
                <c:pt idx="4170">
                  <c:v>1.2625999999999999</c:v>
                </c:pt>
                <c:pt idx="4171">
                  <c:v>1.2672000000000001</c:v>
                </c:pt>
                <c:pt idx="4172">
                  <c:v>1.278</c:v>
                </c:pt>
                <c:pt idx="4173">
                  <c:v>1.276</c:v>
                </c:pt>
                <c:pt idx="4174">
                  <c:v>1.2804</c:v>
                </c:pt>
                <c:pt idx="4175">
                  <c:v>1.2778</c:v>
                </c:pt>
                <c:pt idx="4176">
                  <c:v>1.2770999999999999</c:v>
                </c:pt>
                <c:pt idx="4177">
                  <c:v>1.2742</c:v>
                </c:pt>
                <c:pt idx="4178">
                  <c:v>1.2850999999999999</c:v>
                </c:pt>
                <c:pt idx="4179">
                  <c:v>1.2732000000000001</c:v>
                </c:pt>
                <c:pt idx="4180">
                  <c:v>1.2637</c:v>
                </c:pt>
                <c:pt idx="4181">
                  <c:v>1.2586999999999999</c:v>
                </c:pt>
                <c:pt idx="4182">
                  <c:v>1.2634000000000001</c:v>
                </c:pt>
                <c:pt idx="4183">
                  <c:v>1.2727999999999999</c:v>
                </c:pt>
                <c:pt idx="4184">
                  <c:v>1.2656000000000001</c:v>
                </c:pt>
                <c:pt idx="4185">
                  <c:v>1.2669999999999999</c:v>
                </c:pt>
                <c:pt idx="4186">
                  <c:v>1.256</c:v>
                </c:pt>
                <c:pt idx="4187">
                  <c:v>1.2601</c:v>
                </c:pt>
                <c:pt idx="4188">
                  <c:v>1.2493000000000001</c:v>
                </c:pt>
                <c:pt idx="4189">
                  <c:v>1.2511000000000001</c:v>
                </c:pt>
                <c:pt idx="4190">
                  <c:v>1.2504</c:v>
                </c:pt>
                <c:pt idx="4191">
                  <c:v>1.2548999999999999</c:v>
                </c:pt>
                <c:pt idx="4192">
                  <c:v>1.2582</c:v>
                </c:pt>
                <c:pt idx="4193">
                  <c:v>1.2622</c:v>
                </c:pt>
                <c:pt idx="4194">
                  <c:v>1.2563</c:v>
                </c:pt>
                <c:pt idx="4195">
                  <c:v>1.2586999999999999</c:v>
                </c:pt>
                <c:pt idx="4196">
                  <c:v>1.2684</c:v>
                </c:pt>
                <c:pt idx="4197">
                  <c:v>1.2725</c:v>
                </c:pt>
                <c:pt idx="4198">
                  <c:v>1.2719</c:v>
                </c:pt>
                <c:pt idx="4199">
                  <c:v>1.2710999999999999</c:v>
                </c:pt>
                <c:pt idx="4200">
                  <c:v>1.2719</c:v>
                </c:pt>
                <c:pt idx="4201">
                  <c:v>1.2738</c:v>
                </c:pt>
                <c:pt idx="4202">
                  <c:v>1.2678</c:v>
                </c:pt>
                <c:pt idx="4203">
                  <c:v>1.2685999999999999</c:v>
                </c:pt>
                <c:pt idx="4204">
                  <c:v>1.2693000000000001</c:v>
                </c:pt>
                <c:pt idx="4205">
                  <c:v>1.2755000000000001</c:v>
                </c:pt>
                <c:pt idx="4206">
                  <c:v>1.2776000000000001</c:v>
                </c:pt>
                <c:pt idx="4207">
                  <c:v>1.2703</c:v>
                </c:pt>
                <c:pt idx="4208">
                  <c:v>1.2611000000000001</c:v>
                </c:pt>
                <c:pt idx="4209">
                  <c:v>1.2583</c:v>
                </c:pt>
                <c:pt idx="4210">
                  <c:v>1.2589999999999999</c:v>
                </c:pt>
                <c:pt idx="4211">
                  <c:v>1.2664</c:v>
                </c:pt>
                <c:pt idx="4212">
                  <c:v>1.2776000000000001</c:v>
                </c:pt>
                <c:pt idx="4213">
                  <c:v>1.2833000000000001</c:v>
                </c:pt>
                <c:pt idx="4214">
                  <c:v>1.2716000000000001</c:v>
                </c:pt>
                <c:pt idx="4215">
                  <c:v>1.2702</c:v>
                </c:pt>
                <c:pt idx="4216">
                  <c:v>1.2665</c:v>
                </c:pt>
                <c:pt idx="4217">
                  <c:v>1.2544</c:v>
                </c:pt>
                <c:pt idx="4218">
                  <c:v>1.2602</c:v>
                </c:pt>
                <c:pt idx="4219">
                  <c:v>1.2546999999999999</c:v>
                </c:pt>
                <c:pt idx="4220">
                  <c:v>1.2541</c:v>
                </c:pt>
                <c:pt idx="4221">
                  <c:v>1.2614000000000001</c:v>
                </c:pt>
                <c:pt idx="4222">
                  <c:v>1.2615000000000001</c:v>
                </c:pt>
                <c:pt idx="4223">
                  <c:v>1.2645999999999999</c:v>
                </c:pt>
                <c:pt idx="4224">
                  <c:v>1.2594000000000001</c:v>
                </c:pt>
                <c:pt idx="4225">
                  <c:v>1.2595000000000001</c:v>
                </c:pt>
                <c:pt idx="4226">
                  <c:v>1.2703</c:v>
                </c:pt>
                <c:pt idx="4227">
                  <c:v>1.2735000000000001</c:v>
                </c:pt>
                <c:pt idx="4228">
                  <c:v>1.2678</c:v>
                </c:pt>
                <c:pt idx="4229">
                  <c:v>1.2706999999999999</c:v>
                </c:pt>
                <c:pt idx="4230">
                  <c:v>1.2628999999999999</c:v>
                </c:pt>
                <c:pt idx="4231">
                  <c:v>1.2702</c:v>
                </c:pt>
                <c:pt idx="4232">
                  <c:v>1.2615000000000001</c:v>
                </c:pt>
                <c:pt idx="4233">
                  <c:v>1.2617</c:v>
                </c:pt>
                <c:pt idx="4234">
                  <c:v>1.2678</c:v>
                </c:pt>
                <c:pt idx="4235">
                  <c:v>1.2685</c:v>
                </c:pt>
                <c:pt idx="4236">
                  <c:v>1.2569999999999999</c:v>
                </c:pt>
                <c:pt idx="4237">
                  <c:v>1.2575000000000001</c:v>
                </c:pt>
                <c:pt idx="4238">
                  <c:v>1.2613000000000001</c:v>
                </c:pt>
                <c:pt idx="4239">
                  <c:v>1.2617</c:v>
                </c:pt>
                <c:pt idx="4240">
                  <c:v>1.2601</c:v>
                </c:pt>
                <c:pt idx="4241">
                  <c:v>1.2658</c:v>
                </c:pt>
                <c:pt idx="4242">
                  <c:v>1.2654000000000001</c:v>
                </c:pt>
                <c:pt idx="4243">
                  <c:v>1.2693000000000001</c:v>
                </c:pt>
                <c:pt idx="4244">
                  <c:v>1.2705</c:v>
                </c:pt>
                <c:pt idx="4245">
                  <c:v>1.2770999999999999</c:v>
                </c:pt>
                <c:pt idx="4246">
                  <c:v>1.2716000000000001</c:v>
                </c:pt>
                <c:pt idx="4247">
                  <c:v>1.2654000000000001</c:v>
                </c:pt>
                <c:pt idx="4248">
                  <c:v>1.2612000000000001</c:v>
                </c:pt>
                <c:pt idx="4249">
                  <c:v>1.2614000000000001</c:v>
                </c:pt>
                <c:pt idx="4250">
                  <c:v>1.2515000000000001</c:v>
                </c:pt>
                <c:pt idx="4251">
                  <c:v>1.2545999999999999</c:v>
                </c:pt>
                <c:pt idx="4252">
                  <c:v>1.2524</c:v>
                </c:pt>
                <c:pt idx="4253">
                  <c:v>1.2525999999999999</c:v>
                </c:pt>
                <c:pt idx="4254">
                  <c:v>1.2556</c:v>
                </c:pt>
                <c:pt idx="4255">
                  <c:v>1.2483</c:v>
                </c:pt>
                <c:pt idx="4256">
                  <c:v>1.2625999999999999</c:v>
                </c:pt>
                <c:pt idx="4257">
                  <c:v>1.2504999999999999</c:v>
                </c:pt>
                <c:pt idx="4258">
                  <c:v>1.2598</c:v>
                </c:pt>
                <c:pt idx="4259">
                  <c:v>1.2673000000000001</c:v>
                </c:pt>
                <c:pt idx="4260">
                  <c:v>1.2648999999999999</c:v>
                </c:pt>
                <c:pt idx="4261">
                  <c:v>1.2626999999999999</c:v>
                </c:pt>
                <c:pt idx="4262">
                  <c:v>1.2613000000000001</c:v>
                </c:pt>
                <c:pt idx="4263">
                  <c:v>1.2630999999999999</c:v>
                </c:pt>
                <c:pt idx="4264">
                  <c:v>1.2681</c:v>
                </c:pt>
                <c:pt idx="4265">
                  <c:v>1.2721</c:v>
                </c:pt>
                <c:pt idx="4266">
                  <c:v>1.2670999999999999</c:v>
                </c:pt>
                <c:pt idx="4267">
                  <c:v>1.2758</c:v>
                </c:pt>
                <c:pt idx="4268">
                  <c:v>1.2757000000000001</c:v>
                </c:pt>
                <c:pt idx="4269">
                  <c:v>1.2781</c:v>
                </c:pt>
                <c:pt idx="4270">
                  <c:v>1.2681</c:v>
                </c:pt>
                <c:pt idx="4271">
                  <c:v>1.2684</c:v>
                </c:pt>
                <c:pt idx="4272">
                  <c:v>1.2728999999999999</c:v>
                </c:pt>
                <c:pt idx="4273">
                  <c:v>1.2736000000000001</c:v>
                </c:pt>
                <c:pt idx="4274">
                  <c:v>1.2681</c:v>
                </c:pt>
                <c:pt idx="4275">
                  <c:v>1.2674000000000001</c:v>
                </c:pt>
                <c:pt idx="4276">
                  <c:v>1.2698</c:v>
                </c:pt>
                <c:pt idx="4277">
                  <c:v>1.2661</c:v>
                </c:pt>
                <c:pt idx="4278">
                  <c:v>1.2710999999999999</c:v>
                </c:pt>
                <c:pt idx="4279">
                  <c:v>1.2733000000000001</c:v>
                </c:pt>
                <c:pt idx="4280">
                  <c:v>1.2843</c:v>
                </c:pt>
                <c:pt idx="4281">
                  <c:v>1.2927999999999999</c:v>
                </c:pt>
                <c:pt idx="4282">
                  <c:v>1.2841</c:v>
                </c:pt>
                <c:pt idx="4283">
                  <c:v>1.2765</c:v>
                </c:pt>
                <c:pt idx="4284">
                  <c:v>1.2778</c:v>
                </c:pt>
                <c:pt idx="4285">
                  <c:v>1.2982</c:v>
                </c:pt>
                <c:pt idx="4286">
                  <c:v>1.2948</c:v>
                </c:pt>
                <c:pt idx="4287">
                  <c:v>1.284</c:v>
                </c:pt>
                <c:pt idx="4288">
                  <c:v>1.2754000000000001</c:v>
                </c:pt>
                <c:pt idx="4289">
                  <c:v>1.2750999999999999</c:v>
                </c:pt>
                <c:pt idx="4290">
                  <c:v>1.2744</c:v>
                </c:pt>
                <c:pt idx="4291">
                  <c:v>1.2891999999999999</c:v>
                </c:pt>
                <c:pt idx="4292">
                  <c:v>1.2850999999999999</c:v>
                </c:pt>
                <c:pt idx="4293">
                  <c:v>1.2855000000000001</c:v>
                </c:pt>
                <c:pt idx="4294">
                  <c:v>1.2808999999999999</c:v>
                </c:pt>
                <c:pt idx="4295">
                  <c:v>1.2851999999999999</c:v>
                </c:pt>
                <c:pt idx="4296">
                  <c:v>1.2738</c:v>
                </c:pt>
                <c:pt idx="4297">
                  <c:v>1.2652000000000001</c:v>
                </c:pt>
                <c:pt idx="4298">
                  <c:v>1.2628999999999999</c:v>
                </c:pt>
                <c:pt idx="4299">
                  <c:v>1.2658</c:v>
                </c:pt>
                <c:pt idx="4300">
                  <c:v>1.2751999999999999</c:v>
                </c:pt>
                <c:pt idx="4301">
                  <c:v>1.278</c:v>
                </c:pt>
                <c:pt idx="4302">
                  <c:v>1.2854000000000001</c:v>
                </c:pt>
                <c:pt idx="4303">
                  <c:v>1.2873000000000001</c:v>
                </c:pt>
                <c:pt idx="4304">
                  <c:v>1.2823</c:v>
                </c:pt>
                <c:pt idx="4305">
                  <c:v>1.2819</c:v>
                </c:pt>
                <c:pt idx="4306">
                  <c:v>1.2833000000000001</c:v>
                </c:pt>
                <c:pt idx="4307">
                  <c:v>1.2847999999999999</c:v>
                </c:pt>
                <c:pt idx="4308">
                  <c:v>1.2816000000000001</c:v>
                </c:pt>
                <c:pt idx="4309">
                  <c:v>1.2735000000000001</c:v>
                </c:pt>
                <c:pt idx="4310">
                  <c:v>1.2706</c:v>
                </c:pt>
                <c:pt idx="4311">
                  <c:v>1.2774000000000001</c:v>
                </c:pt>
                <c:pt idx="4312">
                  <c:v>1.2767999999999999</c:v>
                </c:pt>
                <c:pt idx="4313">
                  <c:v>1.2746999999999999</c:v>
                </c:pt>
                <c:pt idx="4314">
                  <c:v>1.2737000000000001</c:v>
                </c:pt>
                <c:pt idx="4315">
                  <c:v>1.2787999999999999</c:v>
                </c:pt>
                <c:pt idx="4316">
                  <c:v>1.2877000000000001</c:v>
                </c:pt>
                <c:pt idx="4317">
                  <c:v>1.2784</c:v>
                </c:pt>
                <c:pt idx="4318">
                  <c:v>1.2822</c:v>
                </c:pt>
                <c:pt idx="4319">
                  <c:v>1.2726999999999999</c:v>
                </c:pt>
                <c:pt idx="4320">
                  <c:v>1.2735000000000001</c:v>
                </c:pt>
                <c:pt idx="4321">
                  <c:v>1.2727999999999999</c:v>
                </c:pt>
                <c:pt idx="4322">
                  <c:v>1.2698</c:v>
                </c:pt>
                <c:pt idx="4323">
                  <c:v>1.2688999999999999</c:v>
                </c:pt>
                <c:pt idx="4324">
                  <c:v>1.2751999999999999</c:v>
                </c:pt>
                <c:pt idx="4325">
                  <c:v>1.2803</c:v>
                </c:pt>
                <c:pt idx="4326">
                  <c:v>1.2824</c:v>
                </c:pt>
                <c:pt idx="4327">
                  <c:v>1.2786</c:v>
                </c:pt>
                <c:pt idx="4328">
                  <c:v>1.2836000000000001</c:v>
                </c:pt>
                <c:pt idx="4329">
                  <c:v>1.2769999999999999</c:v>
                </c:pt>
                <c:pt idx="4330">
                  <c:v>1.274</c:v>
                </c:pt>
                <c:pt idx="4331">
                  <c:v>1.2811999999999999</c:v>
                </c:pt>
                <c:pt idx="4332">
                  <c:v>1.2746999999999999</c:v>
                </c:pt>
                <c:pt idx="4333">
                  <c:v>1.2756000000000001</c:v>
                </c:pt>
                <c:pt idx="4334">
                  <c:v>1.2737000000000001</c:v>
                </c:pt>
                <c:pt idx="4335">
                  <c:v>1.2789999999999999</c:v>
                </c:pt>
                <c:pt idx="4336">
                  <c:v>1.2733000000000001</c:v>
                </c:pt>
                <c:pt idx="4337">
                  <c:v>1.2788999999999999</c:v>
                </c:pt>
                <c:pt idx="4338">
                  <c:v>1.2807999999999999</c:v>
                </c:pt>
                <c:pt idx="4339">
                  <c:v>1.2815000000000001</c:v>
                </c:pt>
                <c:pt idx="4340">
                  <c:v>1.2825</c:v>
                </c:pt>
                <c:pt idx="4341">
                  <c:v>1.2877000000000001</c:v>
                </c:pt>
                <c:pt idx="4342">
                  <c:v>1.288</c:v>
                </c:pt>
                <c:pt idx="4343">
                  <c:v>1.2695000000000001</c:v>
                </c:pt>
                <c:pt idx="4344">
                  <c:v>1.2732000000000001</c:v>
                </c:pt>
                <c:pt idx="4345">
                  <c:v>1.2668999999999999</c:v>
                </c:pt>
                <c:pt idx="4346">
                  <c:v>1.2627999999999999</c:v>
                </c:pt>
                <c:pt idx="4347">
                  <c:v>1.27</c:v>
                </c:pt>
                <c:pt idx="4348">
                  <c:v>1.2730999999999999</c:v>
                </c:pt>
                <c:pt idx="4349">
                  <c:v>1.2712000000000001</c:v>
                </c:pt>
                <c:pt idx="4350">
                  <c:v>1.2606999999999999</c:v>
                </c:pt>
                <c:pt idx="4351">
                  <c:v>1.2547999999999999</c:v>
                </c:pt>
                <c:pt idx="4352">
                  <c:v>1.2498</c:v>
                </c:pt>
                <c:pt idx="4353">
                  <c:v>1.2541</c:v>
                </c:pt>
                <c:pt idx="4354">
                  <c:v>1.2621</c:v>
                </c:pt>
                <c:pt idx="4355">
                  <c:v>1.2613000000000001</c:v>
                </c:pt>
                <c:pt idx="4356">
                  <c:v>1.2645999999999999</c:v>
                </c:pt>
                <c:pt idx="4357">
                  <c:v>1.266</c:v>
                </c:pt>
                <c:pt idx="4358">
                  <c:v>1.2627999999999999</c:v>
                </c:pt>
                <c:pt idx="4359">
                  <c:v>1.2545999999999999</c:v>
                </c:pt>
                <c:pt idx="4360">
                  <c:v>1.2546999999999999</c:v>
                </c:pt>
                <c:pt idx="4361">
                  <c:v>1.2546999999999999</c:v>
                </c:pt>
                <c:pt idx="4362">
                  <c:v>1.2541</c:v>
                </c:pt>
                <c:pt idx="4363">
                  <c:v>1.2546999999999999</c:v>
                </c:pt>
                <c:pt idx="4364">
                  <c:v>1.2533000000000001</c:v>
                </c:pt>
                <c:pt idx="4365">
                  <c:v>1.2641</c:v>
                </c:pt>
                <c:pt idx="4366">
                  <c:v>1.2547999999999999</c:v>
                </c:pt>
                <c:pt idx="4367">
                  <c:v>1.2598</c:v>
                </c:pt>
                <c:pt idx="4368">
                  <c:v>1.2697000000000001</c:v>
                </c:pt>
                <c:pt idx="4369">
                  <c:v>1.2723</c:v>
                </c:pt>
                <c:pt idx="4370">
                  <c:v>1.2738</c:v>
                </c:pt>
                <c:pt idx="4371">
                  <c:v>1.2761</c:v>
                </c:pt>
                <c:pt idx="4372">
                  <c:v>1.2745</c:v>
                </c:pt>
                <c:pt idx="4373">
                  <c:v>1.2737000000000001</c:v>
                </c:pt>
                <c:pt idx="4374">
                  <c:v>1.2755000000000001</c:v>
                </c:pt>
                <c:pt idx="4375">
                  <c:v>1.2687999999999999</c:v>
                </c:pt>
                <c:pt idx="4376">
                  <c:v>1.2664</c:v>
                </c:pt>
                <c:pt idx="4377">
                  <c:v>1.2584</c:v>
                </c:pt>
                <c:pt idx="4378">
                  <c:v>1.256</c:v>
                </c:pt>
                <c:pt idx="4379">
                  <c:v>1.2524999999999999</c:v>
                </c:pt>
                <c:pt idx="4380">
                  <c:v>1.2496</c:v>
                </c:pt>
                <c:pt idx="4381">
                  <c:v>1.2407999999999999</c:v>
                </c:pt>
                <c:pt idx="4382">
                  <c:v>1.2531000000000001</c:v>
                </c:pt>
                <c:pt idx="4383">
                  <c:v>1.2638</c:v>
                </c:pt>
                <c:pt idx="4384">
                  <c:v>1.2586999999999999</c:v>
                </c:pt>
                <c:pt idx="4385">
                  <c:v>1.2612000000000001</c:v>
                </c:pt>
                <c:pt idx="4386">
                  <c:v>1.2581</c:v>
                </c:pt>
                <c:pt idx="4387">
                  <c:v>1.2554000000000001</c:v>
                </c:pt>
                <c:pt idx="4388">
                  <c:v>1.2513000000000001</c:v>
                </c:pt>
                <c:pt idx="4389">
                  <c:v>1.2483</c:v>
                </c:pt>
                <c:pt idx="4390">
                  <c:v>1.2611000000000001</c:v>
                </c:pt>
                <c:pt idx="4391">
                  <c:v>1.2643</c:v>
                </c:pt>
                <c:pt idx="4392">
                  <c:v>1.2574000000000001</c:v>
                </c:pt>
                <c:pt idx="4393">
                  <c:v>1.2635000000000001</c:v>
                </c:pt>
                <c:pt idx="4394">
                  <c:v>1.2592000000000001</c:v>
                </c:pt>
                <c:pt idx="4395">
                  <c:v>1.256</c:v>
                </c:pt>
                <c:pt idx="4396">
                  <c:v>1.2495000000000001</c:v>
                </c:pt>
                <c:pt idx="4397">
                  <c:v>1.2479</c:v>
                </c:pt>
                <c:pt idx="4398">
                  <c:v>1.2503</c:v>
                </c:pt>
                <c:pt idx="4399">
                  <c:v>1.2476</c:v>
                </c:pt>
                <c:pt idx="4400">
                  <c:v>1.2459</c:v>
                </c:pt>
                <c:pt idx="4401">
                  <c:v>1.2402</c:v>
                </c:pt>
                <c:pt idx="4402">
                  <c:v>1.2444</c:v>
                </c:pt>
                <c:pt idx="4403">
                  <c:v>1.2562</c:v>
                </c:pt>
                <c:pt idx="4404">
                  <c:v>1.2582</c:v>
                </c:pt>
                <c:pt idx="4405">
                  <c:v>1.2555000000000001</c:v>
                </c:pt>
                <c:pt idx="4406">
                  <c:v>1.2692000000000001</c:v>
                </c:pt>
                <c:pt idx="4407">
                  <c:v>1.2672000000000001</c:v>
                </c:pt>
                <c:pt idx="4408">
                  <c:v>1.2644</c:v>
                </c:pt>
                <c:pt idx="4409">
                  <c:v>1.2655000000000001</c:v>
                </c:pt>
                <c:pt idx="4410">
                  <c:v>1.2598</c:v>
                </c:pt>
                <c:pt idx="4411">
                  <c:v>1.2578</c:v>
                </c:pt>
                <c:pt idx="4412">
                  <c:v>1.2589999999999999</c:v>
                </c:pt>
                <c:pt idx="4413">
                  <c:v>1.2625999999999999</c:v>
                </c:pt>
                <c:pt idx="4414">
                  <c:v>1.2688999999999999</c:v>
                </c:pt>
                <c:pt idx="4415">
                  <c:v>1.2730999999999999</c:v>
                </c:pt>
                <c:pt idx="4416">
                  <c:v>1.2645999999999999</c:v>
                </c:pt>
                <c:pt idx="4417">
                  <c:v>1.2641</c:v>
                </c:pt>
                <c:pt idx="4418">
                  <c:v>1.2627999999999999</c:v>
                </c:pt>
                <c:pt idx="4419">
                  <c:v>1.2710999999999999</c:v>
                </c:pt>
                <c:pt idx="4420">
                  <c:v>1.2592000000000001</c:v>
                </c:pt>
                <c:pt idx="4421">
                  <c:v>1.2504</c:v>
                </c:pt>
                <c:pt idx="4422">
                  <c:v>1.2516</c:v>
                </c:pt>
                <c:pt idx="4423">
                  <c:v>1.2562</c:v>
                </c:pt>
                <c:pt idx="4424">
                  <c:v>1.2555000000000001</c:v>
                </c:pt>
                <c:pt idx="4425">
                  <c:v>1.2589999999999999</c:v>
                </c:pt>
                <c:pt idx="4426">
                  <c:v>1.2557</c:v>
                </c:pt>
                <c:pt idx="4427">
                  <c:v>1.256</c:v>
                </c:pt>
                <c:pt idx="4428">
                  <c:v>1.2650999999999999</c:v>
                </c:pt>
                <c:pt idx="4429">
                  <c:v>1.2625999999999999</c:v>
                </c:pt>
                <c:pt idx="4430">
                  <c:v>1.2636000000000001</c:v>
                </c:pt>
                <c:pt idx="4431">
                  <c:v>1.2655000000000001</c:v>
                </c:pt>
                <c:pt idx="4432">
                  <c:v>1.2708999999999999</c:v>
                </c:pt>
                <c:pt idx="4433">
                  <c:v>1.2726999999999999</c:v>
                </c:pt>
                <c:pt idx="4434">
                  <c:v>1.2745</c:v>
                </c:pt>
                <c:pt idx="4435">
                  <c:v>1.2873000000000001</c:v>
                </c:pt>
                <c:pt idx="4436">
                  <c:v>1.2979000000000001</c:v>
                </c:pt>
                <c:pt idx="4437">
                  <c:v>1.29</c:v>
                </c:pt>
                <c:pt idx="4438">
                  <c:v>1.2775000000000001</c:v>
                </c:pt>
                <c:pt idx="4439">
                  <c:v>1.2798</c:v>
                </c:pt>
                <c:pt idx="4440">
                  <c:v>1.2746</c:v>
                </c:pt>
                <c:pt idx="4441">
                  <c:v>1.2618</c:v>
                </c:pt>
                <c:pt idx="4442">
                  <c:v>1.2637</c:v>
                </c:pt>
                <c:pt idx="4443">
                  <c:v>1.2670999999999999</c:v>
                </c:pt>
                <c:pt idx="4444">
                  <c:v>1.2595000000000001</c:v>
                </c:pt>
                <c:pt idx="4445">
                  <c:v>1.2648999999999999</c:v>
                </c:pt>
                <c:pt idx="4446">
                  <c:v>1.2732000000000001</c:v>
                </c:pt>
                <c:pt idx="4447">
                  <c:v>1.2724</c:v>
                </c:pt>
                <c:pt idx="4448">
                  <c:v>1.2685</c:v>
                </c:pt>
                <c:pt idx="4449">
                  <c:v>1.2665</c:v>
                </c:pt>
                <c:pt idx="4450">
                  <c:v>1.2638</c:v>
                </c:pt>
                <c:pt idx="4451">
                  <c:v>1.258</c:v>
                </c:pt>
                <c:pt idx="4452">
                  <c:v>1.2618</c:v>
                </c:pt>
                <c:pt idx="4453">
                  <c:v>1.2582</c:v>
                </c:pt>
                <c:pt idx="4454">
                  <c:v>1.2682</c:v>
                </c:pt>
                <c:pt idx="4455">
                  <c:v>1.2670999999999999</c:v>
                </c:pt>
                <c:pt idx="4456">
                  <c:v>1.2709999999999999</c:v>
                </c:pt>
                <c:pt idx="4457">
                  <c:v>1.2611000000000001</c:v>
                </c:pt>
                <c:pt idx="4458">
                  <c:v>1.2721</c:v>
                </c:pt>
                <c:pt idx="4459">
                  <c:v>1.2734000000000001</c:v>
                </c:pt>
                <c:pt idx="4460">
                  <c:v>1.2734000000000001</c:v>
                </c:pt>
                <c:pt idx="4461">
                  <c:v>1.2748999999999999</c:v>
                </c:pt>
                <c:pt idx="4462">
                  <c:v>1.2738</c:v>
                </c:pt>
                <c:pt idx="4463">
                  <c:v>1.2717000000000001</c:v>
                </c:pt>
                <c:pt idx="4464">
                  <c:v>1.2779</c:v>
                </c:pt>
                <c:pt idx="4465">
                  <c:v>1.2754000000000001</c:v>
                </c:pt>
                <c:pt idx="4466">
                  <c:v>1.2653000000000001</c:v>
                </c:pt>
                <c:pt idx="4467">
                  <c:v>1.2608999999999999</c:v>
                </c:pt>
                <c:pt idx="4468">
                  <c:v>1.2686999999999999</c:v>
                </c:pt>
                <c:pt idx="4469">
                  <c:v>1.2732000000000001</c:v>
                </c:pt>
                <c:pt idx="4470">
                  <c:v>1.2692000000000001</c:v>
                </c:pt>
                <c:pt idx="4471">
                  <c:v>1.2642</c:v>
                </c:pt>
                <c:pt idx="4472">
                  <c:v>1.2625</c:v>
                </c:pt>
                <c:pt idx="4473">
                  <c:v>1.2576000000000001</c:v>
                </c:pt>
                <c:pt idx="4474">
                  <c:v>1.2591000000000001</c:v>
                </c:pt>
                <c:pt idx="4475">
                  <c:v>1.2504999999999999</c:v>
                </c:pt>
                <c:pt idx="4476">
                  <c:v>1.2505999999999999</c:v>
                </c:pt>
                <c:pt idx="4477">
                  <c:v>1.2547999999999999</c:v>
                </c:pt>
                <c:pt idx="4478">
                  <c:v>1.2667999999999999</c:v>
                </c:pt>
                <c:pt idx="4479">
                  <c:v>1.2659</c:v>
                </c:pt>
                <c:pt idx="4480">
                  <c:v>1.2611000000000001</c:v>
                </c:pt>
                <c:pt idx="4481">
                  <c:v>1.2632000000000001</c:v>
                </c:pt>
                <c:pt idx="4482">
                  <c:v>1.2576000000000001</c:v>
                </c:pt>
                <c:pt idx="4483">
                  <c:v>1.2556</c:v>
                </c:pt>
                <c:pt idx="4484">
                  <c:v>1.2613000000000001</c:v>
                </c:pt>
                <c:pt idx="4485">
                  <c:v>1.2690999999999999</c:v>
                </c:pt>
                <c:pt idx="4486">
                  <c:v>1.2709999999999999</c:v>
                </c:pt>
                <c:pt idx="4487">
                  <c:v>1.2708999999999999</c:v>
                </c:pt>
                <c:pt idx="4488">
                  <c:v>1.2712000000000001</c:v>
                </c:pt>
                <c:pt idx="4489">
                  <c:v>1.2719</c:v>
                </c:pt>
                <c:pt idx="4490">
                  <c:v>1.2766</c:v>
                </c:pt>
                <c:pt idx="4491">
                  <c:v>1.2679</c:v>
                </c:pt>
                <c:pt idx="4492">
                  <c:v>1.2705</c:v>
                </c:pt>
                <c:pt idx="4493">
                  <c:v>1.2674000000000001</c:v>
                </c:pt>
                <c:pt idx="4494">
                  <c:v>1.2628999999999999</c:v>
                </c:pt>
                <c:pt idx="4495">
                  <c:v>1.2698</c:v>
                </c:pt>
                <c:pt idx="4496">
                  <c:v>1.2827</c:v>
                </c:pt>
                <c:pt idx="4497">
                  <c:v>1.2762</c:v>
                </c:pt>
                <c:pt idx="4498">
                  <c:v>1.2633000000000001</c:v>
                </c:pt>
                <c:pt idx="4499">
                  <c:v>1.2581</c:v>
                </c:pt>
                <c:pt idx="4500">
                  <c:v>1.2548999999999999</c:v>
                </c:pt>
                <c:pt idx="4501">
                  <c:v>1.2617</c:v>
                </c:pt>
                <c:pt idx="4502">
                  <c:v>1.2761</c:v>
                </c:pt>
                <c:pt idx="4503">
                  <c:v>1.2827999999999999</c:v>
                </c:pt>
                <c:pt idx="4504">
                  <c:v>1.2854000000000001</c:v>
                </c:pt>
                <c:pt idx="4505">
                  <c:v>1.2801</c:v>
                </c:pt>
                <c:pt idx="4506">
                  <c:v>1.2845</c:v>
                </c:pt>
                <c:pt idx="4507">
                  <c:v>1.282</c:v>
                </c:pt>
                <c:pt idx="4508">
                  <c:v>1.2721</c:v>
                </c:pt>
                <c:pt idx="4509">
                  <c:v>1.2770999999999999</c:v>
                </c:pt>
                <c:pt idx="4510">
                  <c:v>1.2730999999999999</c:v>
                </c:pt>
                <c:pt idx="4511">
                  <c:v>1.2751999999999999</c:v>
                </c:pt>
                <c:pt idx="4512">
                  <c:v>1.2605999999999999</c:v>
                </c:pt>
                <c:pt idx="4513">
                  <c:v>1.2557</c:v>
                </c:pt>
                <c:pt idx="4514">
                  <c:v>1.2528999999999999</c:v>
                </c:pt>
                <c:pt idx="4515">
                  <c:v>1.2514000000000001</c:v>
                </c:pt>
                <c:pt idx="4516">
                  <c:v>1.2436</c:v>
                </c:pt>
                <c:pt idx="4517">
                  <c:v>1.2512000000000001</c:v>
                </c:pt>
                <c:pt idx="4518">
                  <c:v>1.2536</c:v>
                </c:pt>
                <c:pt idx="4519">
                  <c:v>1.2585</c:v>
                </c:pt>
                <c:pt idx="4520">
                  <c:v>1.2625</c:v>
                </c:pt>
                <c:pt idx="4521">
                  <c:v>1.2619</c:v>
                </c:pt>
                <c:pt idx="4522">
                  <c:v>1.2661</c:v>
                </c:pt>
                <c:pt idx="4523">
                  <c:v>1.2771999999999999</c:v>
                </c:pt>
                <c:pt idx="4524">
                  <c:v>1.2658</c:v>
                </c:pt>
                <c:pt idx="4525">
                  <c:v>1.2769999999999999</c:v>
                </c:pt>
                <c:pt idx="4526">
                  <c:v>1.2806</c:v>
                </c:pt>
                <c:pt idx="4527">
                  <c:v>1.2823</c:v>
                </c:pt>
                <c:pt idx="4528">
                  <c:v>1.2813000000000001</c:v>
                </c:pt>
                <c:pt idx="4529">
                  <c:v>1.2703</c:v>
                </c:pt>
                <c:pt idx="4530">
                  <c:v>1.2703</c:v>
                </c:pt>
                <c:pt idx="4531">
                  <c:v>1.2625999999999999</c:v>
                </c:pt>
                <c:pt idx="4532">
                  <c:v>1.2664</c:v>
                </c:pt>
                <c:pt idx="4533">
                  <c:v>1.2756000000000001</c:v>
                </c:pt>
                <c:pt idx="4534">
                  <c:v>1.2670999999999999</c:v>
                </c:pt>
                <c:pt idx="4535">
                  <c:v>1.2706999999999999</c:v>
                </c:pt>
                <c:pt idx="4536">
                  <c:v>1.2790999999999999</c:v>
                </c:pt>
                <c:pt idx="4537">
                  <c:v>1.2718</c:v>
                </c:pt>
                <c:pt idx="4538">
                  <c:v>1.2730999999999999</c:v>
                </c:pt>
                <c:pt idx="4539">
                  <c:v>1.2674000000000001</c:v>
                </c:pt>
                <c:pt idx="4540">
                  <c:v>1.2705</c:v>
                </c:pt>
                <c:pt idx="4541">
                  <c:v>1.2744</c:v>
                </c:pt>
                <c:pt idx="4542">
                  <c:v>1.2714000000000001</c:v>
                </c:pt>
                <c:pt idx="4543">
                  <c:v>1.2758</c:v>
                </c:pt>
                <c:pt idx="4544">
                  <c:v>1.2662</c:v>
                </c:pt>
                <c:pt idx="4545">
                  <c:v>1.2656000000000001</c:v>
                </c:pt>
                <c:pt idx="4546">
                  <c:v>1.2655000000000001</c:v>
                </c:pt>
                <c:pt idx="4547">
                  <c:v>1.2586999999999999</c:v>
                </c:pt>
                <c:pt idx="4548">
                  <c:v>1.2544999999999999</c:v>
                </c:pt>
                <c:pt idx="4549">
                  <c:v>1.2607999999999999</c:v>
                </c:pt>
                <c:pt idx="4550">
                  <c:v>1.2658</c:v>
                </c:pt>
                <c:pt idx="4551">
                  <c:v>1.2638</c:v>
                </c:pt>
                <c:pt idx="4552">
                  <c:v>1.2667999999999999</c:v>
                </c:pt>
                <c:pt idx="4553">
                  <c:v>1.2688999999999999</c:v>
                </c:pt>
                <c:pt idx="4554">
                  <c:v>1.2687999999999999</c:v>
                </c:pt>
                <c:pt idx="4555">
                  <c:v>1.2703</c:v>
                </c:pt>
                <c:pt idx="4556">
                  <c:v>1.2690999999999999</c:v>
                </c:pt>
                <c:pt idx="4557">
                  <c:v>1.2653000000000001</c:v>
                </c:pt>
                <c:pt idx="4558">
                  <c:v>1.2625</c:v>
                </c:pt>
                <c:pt idx="4559">
                  <c:v>1.2627999999999999</c:v>
                </c:pt>
                <c:pt idx="4560">
                  <c:v>1.2661</c:v>
                </c:pt>
                <c:pt idx="4561">
                  <c:v>1.2641</c:v>
                </c:pt>
                <c:pt idx="4562">
                  <c:v>1.2665999999999999</c:v>
                </c:pt>
                <c:pt idx="4563">
                  <c:v>1.2503</c:v>
                </c:pt>
                <c:pt idx="4564">
                  <c:v>1.2525999999999999</c:v>
                </c:pt>
                <c:pt idx="4565">
                  <c:v>1.2605999999999999</c:v>
                </c:pt>
                <c:pt idx="4566">
                  <c:v>1.2546999999999999</c:v>
                </c:pt>
                <c:pt idx="4567">
                  <c:v>1.2647999999999999</c:v>
                </c:pt>
                <c:pt idx="4568">
                  <c:v>1.2554000000000001</c:v>
                </c:pt>
                <c:pt idx="4569">
                  <c:v>1.2598</c:v>
                </c:pt>
                <c:pt idx="4570">
                  <c:v>1.2557</c:v>
                </c:pt>
                <c:pt idx="4571">
                  <c:v>1.2567999999999999</c:v>
                </c:pt>
                <c:pt idx="4572">
                  <c:v>1.2548999999999999</c:v>
                </c:pt>
                <c:pt idx="4573">
                  <c:v>1.2616000000000001</c:v>
                </c:pt>
                <c:pt idx="4574">
                  <c:v>1.2619</c:v>
                </c:pt>
                <c:pt idx="4575">
                  <c:v>1.2574000000000001</c:v>
                </c:pt>
                <c:pt idx="4576">
                  <c:v>1.2527999999999999</c:v>
                </c:pt>
                <c:pt idx="4577">
                  <c:v>1.2514000000000001</c:v>
                </c:pt>
                <c:pt idx="4578">
                  <c:v>1.2619</c:v>
                </c:pt>
                <c:pt idx="4579">
                  <c:v>1.2611000000000001</c:v>
                </c:pt>
                <c:pt idx="4580">
                  <c:v>1.2609999999999999</c:v>
                </c:pt>
                <c:pt idx="4581">
                  <c:v>1.2688999999999999</c:v>
                </c:pt>
                <c:pt idx="4582">
                  <c:v>1.2742</c:v>
                </c:pt>
                <c:pt idx="4583">
                  <c:v>1.2667999999999999</c:v>
                </c:pt>
                <c:pt idx="4584">
                  <c:v>1.2657</c:v>
                </c:pt>
                <c:pt idx="4585">
                  <c:v>1.2796000000000001</c:v>
                </c:pt>
                <c:pt idx="4586">
                  <c:v>1.2751999999999999</c:v>
                </c:pt>
                <c:pt idx="4587">
                  <c:v>1.2602</c:v>
                </c:pt>
                <c:pt idx="4588">
                  <c:v>1.2562</c:v>
                </c:pt>
                <c:pt idx="4589">
                  <c:v>1.2575000000000001</c:v>
                </c:pt>
                <c:pt idx="4590">
                  <c:v>1.2581</c:v>
                </c:pt>
                <c:pt idx="4591">
                  <c:v>1.2625999999999999</c:v>
                </c:pt>
                <c:pt idx="4592">
                  <c:v>1.2628999999999999</c:v>
                </c:pt>
                <c:pt idx="4593">
                  <c:v>1.266</c:v>
                </c:pt>
                <c:pt idx="4594">
                  <c:v>1.2669999999999999</c:v>
                </c:pt>
                <c:pt idx="4595">
                  <c:v>1.2756000000000001</c:v>
                </c:pt>
                <c:pt idx="4596">
                  <c:v>1.272</c:v>
                </c:pt>
                <c:pt idx="4597">
                  <c:v>1.2786999999999999</c:v>
                </c:pt>
                <c:pt idx="4598">
                  <c:v>1.2745</c:v>
                </c:pt>
                <c:pt idx="4599">
                  <c:v>1.2634000000000001</c:v>
                </c:pt>
                <c:pt idx="4600">
                  <c:v>1.2597</c:v>
                </c:pt>
                <c:pt idx="4601">
                  <c:v>1.2617</c:v>
                </c:pt>
                <c:pt idx="4602">
                  <c:v>1.2777000000000001</c:v>
                </c:pt>
                <c:pt idx="4603">
                  <c:v>1.2674000000000001</c:v>
                </c:pt>
                <c:pt idx="4604">
                  <c:v>1.2542</c:v>
                </c:pt>
                <c:pt idx="4605">
                  <c:v>1.2597</c:v>
                </c:pt>
                <c:pt idx="4606">
                  <c:v>1.2647999999999999</c:v>
                </c:pt>
                <c:pt idx="4607">
                  <c:v>1.2576000000000001</c:v>
                </c:pt>
                <c:pt idx="4608">
                  <c:v>1.2611000000000001</c:v>
                </c:pt>
                <c:pt idx="4609">
                  <c:v>1.2684</c:v>
                </c:pt>
                <c:pt idx="4610">
                  <c:v>1.2737000000000001</c:v>
                </c:pt>
                <c:pt idx="4611">
                  <c:v>1.2736000000000001</c:v>
                </c:pt>
                <c:pt idx="4612">
                  <c:v>1.2634000000000001</c:v>
                </c:pt>
                <c:pt idx="4613">
                  <c:v>1.2717000000000001</c:v>
                </c:pt>
                <c:pt idx="4614">
                  <c:v>1.2647999999999999</c:v>
                </c:pt>
                <c:pt idx="4615">
                  <c:v>1.2638</c:v>
                </c:pt>
                <c:pt idx="4616">
                  <c:v>1.2619</c:v>
                </c:pt>
                <c:pt idx="4617">
                  <c:v>1.2572000000000001</c:v>
                </c:pt>
                <c:pt idx="4618">
                  <c:v>1.2513000000000001</c:v>
                </c:pt>
                <c:pt idx="4619">
                  <c:v>1.2524999999999999</c:v>
                </c:pt>
                <c:pt idx="4620">
                  <c:v>1.2604</c:v>
                </c:pt>
                <c:pt idx="4621">
                  <c:v>1.2628999999999999</c:v>
                </c:pt>
                <c:pt idx="4622">
                  <c:v>1.2670999999999999</c:v>
                </c:pt>
                <c:pt idx="4623">
                  <c:v>1.2718</c:v>
                </c:pt>
                <c:pt idx="4624">
                  <c:v>1.2738</c:v>
                </c:pt>
                <c:pt idx="4625">
                  <c:v>1.2790999999999999</c:v>
                </c:pt>
                <c:pt idx="4626">
                  <c:v>1.2689999999999999</c:v>
                </c:pt>
                <c:pt idx="4627">
                  <c:v>1.2717000000000001</c:v>
                </c:pt>
                <c:pt idx="4628">
                  <c:v>1.2704</c:v>
                </c:pt>
                <c:pt idx="4629">
                  <c:v>1.2712000000000001</c:v>
                </c:pt>
                <c:pt idx="4630">
                  <c:v>1.2682</c:v>
                </c:pt>
                <c:pt idx="4631">
                  <c:v>1.2778</c:v>
                </c:pt>
                <c:pt idx="4632">
                  <c:v>1.2705</c:v>
                </c:pt>
                <c:pt idx="4633">
                  <c:v>1.2693000000000001</c:v>
                </c:pt>
                <c:pt idx="4634">
                  <c:v>1.2679</c:v>
                </c:pt>
                <c:pt idx="4635">
                  <c:v>1.2748999999999999</c:v>
                </c:pt>
                <c:pt idx="4636">
                  <c:v>1.2777000000000001</c:v>
                </c:pt>
                <c:pt idx="4637">
                  <c:v>1.2742</c:v>
                </c:pt>
                <c:pt idx="4638">
                  <c:v>1.266</c:v>
                </c:pt>
                <c:pt idx="4639">
                  <c:v>1.2595000000000001</c:v>
                </c:pt>
                <c:pt idx="4640">
                  <c:v>1.2603</c:v>
                </c:pt>
                <c:pt idx="4641">
                  <c:v>1.2674000000000001</c:v>
                </c:pt>
                <c:pt idx="4642">
                  <c:v>1.2603</c:v>
                </c:pt>
                <c:pt idx="4643">
                  <c:v>1.2507999999999999</c:v>
                </c:pt>
                <c:pt idx="4644">
                  <c:v>1.2547999999999999</c:v>
                </c:pt>
                <c:pt idx="4645">
                  <c:v>1.2572000000000001</c:v>
                </c:pt>
                <c:pt idx="4646">
                  <c:v>1.26</c:v>
                </c:pt>
                <c:pt idx="4647">
                  <c:v>1.2585999999999999</c:v>
                </c:pt>
                <c:pt idx="4648">
                  <c:v>1.2655000000000001</c:v>
                </c:pt>
                <c:pt idx="4649">
                  <c:v>1.2598</c:v>
                </c:pt>
                <c:pt idx="4650">
                  <c:v>1.2582</c:v>
                </c:pt>
                <c:pt idx="4651">
                  <c:v>1.26</c:v>
                </c:pt>
                <c:pt idx="4652">
                  <c:v>1.2639</c:v>
                </c:pt>
                <c:pt idx="4653">
                  <c:v>1.2642</c:v>
                </c:pt>
                <c:pt idx="4654">
                  <c:v>1.2664</c:v>
                </c:pt>
                <c:pt idx="4655">
                  <c:v>1.2768999999999999</c:v>
                </c:pt>
                <c:pt idx="4656">
                  <c:v>1.2795000000000001</c:v>
                </c:pt>
                <c:pt idx="4657">
                  <c:v>1.2649999999999999</c:v>
                </c:pt>
                <c:pt idx="4658">
                  <c:v>1.2529999999999999</c:v>
                </c:pt>
                <c:pt idx="4659">
                  <c:v>1.2618</c:v>
                </c:pt>
                <c:pt idx="4660">
                  <c:v>1.2627999999999999</c:v>
                </c:pt>
                <c:pt idx="4661">
                  <c:v>1.2741</c:v>
                </c:pt>
                <c:pt idx="4662">
                  <c:v>1.2706</c:v>
                </c:pt>
                <c:pt idx="4663">
                  <c:v>1.2697000000000001</c:v>
                </c:pt>
                <c:pt idx="4664">
                  <c:v>1.2748999999999999</c:v>
                </c:pt>
                <c:pt idx="4665">
                  <c:v>1.2739</c:v>
                </c:pt>
                <c:pt idx="4666">
                  <c:v>1.2791999999999999</c:v>
                </c:pt>
                <c:pt idx="4667">
                  <c:v>1.2777000000000001</c:v>
                </c:pt>
                <c:pt idx="4668">
                  <c:v>1.2742</c:v>
                </c:pt>
                <c:pt idx="4669">
                  <c:v>1.2779</c:v>
                </c:pt>
                <c:pt idx="4670">
                  <c:v>1.282</c:v>
                </c:pt>
                <c:pt idx="4671">
                  <c:v>1.2762</c:v>
                </c:pt>
                <c:pt idx="4672">
                  <c:v>1.2847</c:v>
                </c:pt>
                <c:pt idx="4673">
                  <c:v>1.2816000000000001</c:v>
                </c:pt>
                <c:pt idx="4674">
                  <c:v>1.2822</c:v>
                </c:pt>
                <c:pt idx="4675">
                  <c:v>1.2762</c:v>
                </c:pt>
                <c:pt idx="4676">
                  <c:v>1.2714000000000001</c:v>
                </c:pt>
                <c:pt idx="4677">
                  <c:v>1.2749999999999999</c:v>
                </c:pt>
                <c:pt idx="4678">
                  <c:v>1.2807999999999999</c:v>
                </c:pt>
                <c:pt idx="4679">
                  <c:v>1.2743</c:v>
                </c:pt>
                <c:pt idx="4680">
                  <c:v>1.2678</c:v>
                </c:pt>
                <c:pt idx="4681">
                  <c:v>1.2714000000000001</c:v>
                </c:pt>
                <c:pt idx="4682">
                  <c:v>1.2667999999999999</c:v>
                </c:pt>
                <c:pt idx="4683">
                  <c:v>1.2641</c:v>
                </c:pt>
                <c:pt idx="4684">
                  <c:v>1.2689999999999999</c:v>
                </c:pt>
                <c:pt idx="4685">
                  <c:v>1.2735000000000001</c:v>
                </c:pt>
                <c:pt idx="4686">
                  <c:v>1.2742</c:v>
                </c:pt>
                <c:pt idx="4687">
                  <c:v>1.2725</c:v>
                </c:pt>
                <c:pt idx="4688">
                  <c:v>1.2751999999999999</c:v>
                </c:pt>
                <c:pt idx="4689">
                  <c:v>1.2823</c:v>
                </c:pt>
                <c:pt idx="4690">
                  <c:v>1.2875000000000001</c:v>
                </c:pt>
                <c:pt idx="4691">
                  <c:v>1.2905</c:v>
                </c:pt>
                <c:pt idx="4692">
                  <c:v>1.2896000000000001</c:v>
                </c:pt>
                <c:pt idx="4693">
                  <c:v>1.2788999999999999</c:v>
                </c:pt>
                <c:pt idx="4694">
                  <c:v>1.2836000000000001</c:v>
                </c:pt>
                <c:pt idx="4695">
                  <c:v>1.2804</c:v>
                </c:pt>
                <c:pt idx="4696">
                  <c:v>1.2827999999999999</c:v>
                </c:pt>
                <c:pt idx="4697">
                  <c:v>1.2781</c:v>
                </c:pt>
                <c:pt idx="4698">
                  <c:v>1.2681</c:v>
                </c:pt>
                <c:pt idx="4699">
                  <c:v>1.258</c:v>
                </c:pt>
                <c:pt idx="4700">
                  <c:v>1.2629999999999999</c:v>
                </c:pt>
                <c:pt idx="4701">
                  <c:v>1.2687999999999999</c:v>
                </c:pt>
                <c:pt idx="4702">
                  <c:v>1.2717000000000001</c:v>
                </c:pt>
                <c:pt idx="4703">
                  <c:v>1.2664</c:v>
                </c:pt>
                <c:pt idx="4704">
                  <c:v>1.2645999999999999</c:v>
                </c:pt>
                <c:pt idx="4705">
                  <c:v>1.2634000000000001</c:v>
                </c:pt>
                <c:pt idx="4706">
                  <c:v>1.2685</c:v>
                </c:pt>
                <c:pt idx="4707">
                  <c:v>1.272</c:v>
                </c:pt>
                <c:pt idx="4708">
                  <c:v>1.2677</c:v>
                </c:pt>
                <c:pt idx="4709">
                  <c:v>1.274</c:v>
                </c:pt>
                <c:pt idx="4710">
                  <c:v>1.2846</c:v>
                </c:pt>
                <c:pt idx="4711">
                  <c:v>1.2846</c:v>
                </c:pt>
                <c:pt idx="4712">
                  <c:v>1.2939000000000001</c:v>
                </c:pt>
                <c:pt idx="4713">
                  <c:v>1.2951999999999999</c:v>
                </c:pt>
                <c:pt idx="4714">
                  <c:v>1.3011999999999999</c:v>
                </c:pt>
                <c:pt idx="4715">
                  <c:v>1.288</c:v>
                </c:pt>
                <c:pt idx="4716">
                  <c:v>1.2825</c:v>
                </c:pt>
                <c:pt idx="4717">
                  <c:v>1.2827999999999999</c:v>
                </c:pt>
                <c:pt idx="4718">
                  <c:v>1.2746999999999999</c:v>
                </c:pt>
                <c:pt idx="4719">
                  <c:v>1.2768999999999999</c:v>
                </c:pt>
                <c:pt idx="4720">
                  <c:v>1.2754000000000001</c:v>
                </c:pt>
                <c:pt idx="4721">
                  <c:v>1.2682</c:v>
                </c:pt>
                <c:pt idx="4722">
                  <c:v>1.2693000000000001</c:v>
                </c:pt>
                <c:pt idx="4723">
                  <c:v>1.2745</c:v>
                </c:pt>
                <c:pt idx="4724">
                  <c:v>1.2716000000000001</c:v>
                </c:pt>
                <c:pt idx="4725">
                  <c:v>1.2723</c:v>
                </c:pt>
                <c:pt idx="4726">
                  <c:v>1.2658</c:v>
                </c:pt>
                <c:pt idx="4727">
                  <c:v>1.2675000000000001</c:v>
                </c:pt>
                <c:pt idx="4728">
                  <c:v>1.2624</c:v>
                </c:pt>
                <c:pt idx="4729">
                  <c:v>1.2593000000000001</c:v>
                </c:pt>
                <c:pt idx="4730">
                  <c:v>1.252</c:v>
                </c:pt>
                <c:pt idx="4731">
                  <c:v>1.2483</c:v>
                </c:pt>
                <c:pt idx="4732">
                  <c:v>1.2612000000000001</c:v>
                </c:pt>
                <c:pt idx="4733">
                  <c:v>1.2583</c:v>
                </c:pt>
                <c:pt idx="4734">
                  <c:v>1.2602</c:v>
                </c:pt>
                <c:pt idx="4735">
                  <c:v>1.2609999999999999</c:v>
                </c:pt>
                <c:pt idx="4736">
                  <c:v>1.2613000000000001</c:v>
                </c:pt>
                <c:pt idx="4737">
                  <c:v>1.2673000000000001</c:v>
                </c:pt>
                <c:pt idx="4738">
                  <c:v>1.2725</c:v>
                </c:pt>
                <c:pt idx="4739">
                  <c:v>1.2642</c:v>
                </c:pt>
                <c:pt idx="4740">
                  <c:v>1.2636000000000001</c:v>
                </c:pt>
                <c:pt idx="4741">
                  <c:v>1.2699</c:v>
                </c:pt>
                <c:pt idx="4742">
                  <c:v>1.2747999999999999</c:v>
                </c:pt>
                <c:pt idx="4743">
                  <c:v>1.2726</c:v>
                </c:pt>
                <c:pt idx="4744">
                  <c:v>1.2693000000000001</c:v>
                </c:pt>
                <c:pt idx="4745">
                  <c:v>1.2677</c:v>
                </c:pt>
                <c:pt idx="4746">
                  <c:v>1.2664</c:v>
                </c:pt>
                <c:pt idx="4747">
                  <c:v>1.2621</c:v>
                </c:pt>
                <c:pt idx="4748">
                  <c:v>1.2725</c:v>
                </c:pt>
                <c:pt idx="4749">
                  <c:v>1.2667999999999999</c:v>
                </c:pt>
                <c:pt idx="4750">
                  <c:v>1.2648999999999999</c:v>
                </c:pt>
                <c:pt idx="4751">
                  <c:v>1.2665</c:v>
                </c:pt>
                <c:pt idx="4752">
                  <c:v>1.2702</c:v>
                </c:pt>
                <c:pt idx="4753">
                  <c:v>1.2678</c:v>
                </c:pt>
                <c:pt idx="4754">
                  <c:v>1.2677</c:v>
                </c:pt>
                <c:pt idx="4755">
                  <c:v>1.2766</c:v>
                </c:pt>
                <c:pt idx="4756">
                  <c:v>1.2774000000000001</c:v>
                </c:pt>
                <c:pt idx="4757">
                  <c:v>1.2689999999999999</c:v>
                </c:pt>
                <c:pt idx="4758">
                  <c:v>1.2769999999999999</c:v>
                </c:pt>
                <c:pt idx="4759">
                  <c:v>1.2734000000000001</c:v>
                </c:pt>
                <c:pt idx="4760">
                  <c:v>1.2747999999999999</c:v>
                </c:pt>
                <c:pt idx="4761">
                  <c:v>1.2848999999999999</c:v>
                </c:pt>
                <c:pt idx="4762">
                  <c:v>1.278</c:v>
                </c:pt>
                <c:pt idx="4763">
                  <c:v>1.2768999999999999</c:v>
                </c:pt>
                <c:pt idx="4764">
                  <c:v>1.2742</c:v>
                </c:pt>
                <c:pt idx="4765">
                  <c:v>1.2703</c:v>
                </c:pt>
                <c:pt idx="4766">
                  <c:v>1.2684</c:v>
                </c:pt>
                <c:pt idx="4767">
                  <c:v>1.2665</c:v>
                </c:pt>
                <c:pt idx="4768">
                  <c:v>1.2625999999999999</c:v>
                </c:pt>
                <c:pt idx="4769">
                  <c:v>1.2765</c:v>
                </c:pt>
                <c:pt idx="4770">
                  <c:v>1.2706999999999999</c:v>
                </c:pt>
                <c:pt idx="4771">
                  <c:v>1.2706999999999999</c:v>
                </c:pt>
                <c:pt idx="4772">
                  <c:v>1.2704</c:v>
                </c:pt>
                <c:pt idx="4773">
                  <c:v>1.2703</c:v>
                </c:pt>
                <c:pt idx="4774">
                  <c:v>1.2674000000000001</c:v>
                </c:pt>
                <c:pt idx="4775">
                  <c:v>1.2650999999999999</c:v>
                </c:pt>
                <c:pt idx="4776">
                  <c:v>1.2650999999999999</c:v>
                </c:pt>
                <c:pt idx="4777">
                  <c:v>1.2709999999999999</c:v>
                </c:pt>
                <c:pt idx="4778">
                  <c:v>1.2639</c:v>
                </c:pt>
                <c:pt idx="4779">
                  <c:v>1.2568999999999999</c:v>
                </c:pt>
                <c:pt idx="4780">
                  <c:v>1.2730999999999999</c:v>
                </c:pt>
                <c:pt idx="4781">
                  <c:v>1.2699</c:v>
                </c:pt>
                <c:pt idx="4782">
                  <c:v>1.2698</c:v>
                </c:pt>
                <c:pt idx="4783">
                  <c:v>1.27</c:v>
                </c:pt>
                <c:pt idx="4784">
                  <c:v>1.2729999999999999</c:v>
                </c:pt>
                <c:pt idx="4785">
                  <c:v>1.2687999999999999</c:v>
                </c:pt>
                <c:pt idx="4786">
                  <c:v>1.2692000000000001</c:v>
                </c:pt>
                <c:pt idx="4787">
                  <c:v>1.2625</c:v>
                </c:pt>
                <c:pt idx="4788">
                  <c:v>1.2630999999999999</c:v>
                </c:pt>
                <c:pt idx="4789">
                  <c:v>1.2735000000000001</c:v>
                </c:pt>
                <c:pt idx="4790">
                  <c:v>1.2729999999999999</c:v>
                </c:pt>
                <c:pt idx="4791">
                  <c:v>1.282</c:v>
                </c:pt>
                <c:pt idx="4792">
                  <c:v>1.2697000000000001</c:v>
                </c:pt>
                <c:pt idx="4793">
                  <c:v>1.2667999999999999</c:v>
                </c:pt>
                <c:pt idx="4794">
                  <c:v>1.268</c:v>
                </c:pt>
                <c:pt idx="4795">
                  <c:v>1.2605</c:v>
                </c:pt>
                <c:pt idx="4796">
                  <c:v>1.2636000000000001</c:v>
                </c:pt>
                <c:pt idx="4797">
                  <c:v>1.2688999999999999</c:v>
                </c:pt>
                <c:pt idx="4798">
                  <c:v>1.2682</c:v>
                </c:pt>
                <c:pt idx="4799">
                  <c:v>1.2707999999999999</c:v>
                </c:pt>
                <c:pt idx="4800">
                  <c:v>1.2643</c:v>
                </c:pt>
                <c:pt idx="4801">
                  <c:v>1.2645</c:v>
                </c:pt>
                <c:pt idx="4802">
                  <c:v>1.2605</c:v>
                </c:pt>
                <c:pt idx="4803">
                  <c:v>1.2626999999999999</c:v>
                </c:pt>
                <c:pt idx="4804">
                  <c:v>1.2591000000000001</c:v>
                </c:pt>
                <c:pt idx="4805">
                  <c:v>1.2564</c:v>
                </c:pt>
                <c:pt idx="4806">
                  <c:v>1.2579</c:v>
                </c:pt>
                <c:pt idx="4807">
                  <c:v>1.2572000000000001</c:v>
                </c:pt>
                <c:pt idx="4808">
                  <c:v>1.2484999999999999</c:v>
                </c:pt>
                <c:pt idx="4809">
                  <c:v>1.2536</c:v>
                </c:pt>
                <c:pt idx="4810">
                  <c:v>1.2479</c:v>
                </c:pt>
                <c:pt idx="4811">
                  <c:v>1.2637</c:v>
                </c:pt>
                <c:pt idx="4812">
                  <c:v>1.2581</c:v>
                </c:pt>
                <c:pt idx="4813">
                  <c:v>1.2653000000000001</c:v>
                </c:pt>
                <c:pt idx="4814">
                  <c:v>1.2650999999999999</c:v>
                </c:pt>
                <c:pt idx="4815">
                  <c:v>1.258</c:v>
                </c:pt>
                <c:pt idx="4816">
                  <c:v>1.2634000000000001</c:v>
                </c:pt>
                <c:pt idx="4817">
                  <c:v>1.2572000000000001</c:v>
                </c:pt>
                <c:pt idx="4818">
                  <c:v>1.2465999999999999</c:v>
                </c:pt>
                <c:pt idx="4819">
                  <c:v>1.2606999999999999</c:v>
                </c:pt>
                <c:pt idx="4820">
                  <c:v>1.272</c:v>
                </c:pt>
                <c:pt idx="4821">
                  <c:v>1.2818000000000001</c:v>
                </c:pt>
                <c:pt idx="4822">
                  <c:v>1.2701</c:v>
                </c:pt>
                <c:pt idx="4823">
                  <c:v>1.276</c:v>
                </c:pt>
                <c:pt idx="4824">
                  <c:v>1.2845</c:v>
                </c:pt>
                <c:pt idx="4825">
                  <c:v>1.2839</c:v>
                </c:pt>
                <c:pt idx="4826">
                  <c:v>1.2761</c:v>
                </c:pt>
                <c:pt idx="4827">
                  <c:v>1.2647999999999999</c:v>
                </c:pt>
                <c:pt idx="4828">
                  <c:v>1.2563</c:v>
                </c:pt>
                <c:pt idx="4829">
                  <c:v>1.26</c:v>
                </c:pt>
                <c:pt idx="4830">
                  <c:v>1.26</c:v>
                </c:pt>
                <c:pt idx="4831">
                  <c:v>1.2643</c:v>
                </c:pt>
                <c:pt idx="4832">
                  <c:v>1.2611000000000001</c:v>
                </c:pt>
                <c:pt idx="4833">
                  <c:v>1.2698</c:v>
                </c:pt>
                <c:pt idx="4834">
                  <c:v>1.264</c:v>
                </c:pt>
                <c:pt idx="4835">
                  <c:v>1.2648999999999999</c:v>
                </c:pt>
                <c:pt idx="4836">
                  <c:v>1.2611000000000001</c:v>
                </c:pt>
                <c:pt idx="4837">
                  <c:v>1.2532000000000001</c:v>
                </c:pt>
                <c:pt idx="4838">
                  <c:v>1.2622</c:v>
                </c:pt>
                <c:pt idx="4839">
                  <c:v>1.2607999999999999</c:v>
                </c:pt>
                <c:pt idx="4840">
                  <c:v>1.2625</c:v>
                </c:pt>
                <c:pt idx="4841">
                  <c:v>1.2696000000000001</c:v>
                </c:pt>
                <c:pt idx="4842">
                  <c:v>1.2662</c:v>
                </c:pt>
                <c:pt idx="4843">
                  <c:v>1.2674000000000001</c:v>
                </c:pt>
                <c:pt idx="4844">
                  <c:v>1.2625</c:v>
                </c:pt>
                <c:pt idx="4845">
                  <c:v>1.2605999999999999</c:v>
                </c:pt>
                <c:pt idx="4846">
                  <c:v>1.2616000000000001</c:v>
                </c:pt>
                <c:pt idx="4847">
                  <c:v>1.2565999999999999</c:v>
                </c:pt>
                <c:pt idx="4848">
                  <c:v>1.2467999999999999</c:v>
                </c:pt>
                <c:pt idx="4849">
                  <c:v>1.2554000000000001</c:v>
                </c:pt>
                <c:pt idx="4850">
                  <c:v>1.2584</c:v>
                </c:pt>
                <c:pt idx="4851">
                  <c:v>1.2558</c:v>
                </c:pt>
                <c:pt idx="4852">
                  <c:v>1.2645</c:v>
                </c:pt>
                <c:pt idx="4853">
                  <c:v>1.262</c:v>
                </c:pt>
                <c:pt idx="4854">
                  <c:v>1.2504</c:v>
                </c:pt>
                <c:pt idx="4855">
                  <c:v>1.2523</c:v>
                </c:pt>
                <c:pt idx="4856">
                  <c:v>1.2502</c:v>
                </c:pt>
                <c:pt idx="4857">
                  <c:v>1.2506999999999999</c:v>
                </c:pt>
                <c:pt idx="4858">
                  <c:v>1.2502</c:v>
                </c:pt>
                <c:pt idx="4859">
                  <c:v>1.262</c:v>
                </c:pt>
                <c:pt idx="4860">
                  <c:v>1.2643</c:v>
                </c:pt>
                <c:pt idx="4861">
                  <c:v>1.2714000000000001</c:v>
                </c:pt>
                <c:pt idx="4862">
                  <c:v>1.2717000000000001</c:v>
                </c:pt>
                <c:pt idx="4863">
                  <c:v>1.2750999999999999</c:v>
                </c:pt>
                <c:pt idx="4864">
                  <c:v>1.2735000000000001</c:v>
                </c:pt>
                <c:pt idx="4865">
                  <c:v>1.2746</c:v>
                </c:pt>
                <c:pt idx="4866">
                  <c:v>1.2690999999999999</c:v>
                </c:pt>
                <c:pt idx="4867">
                  <c:v>1.262</c:v>
                </c:pt>
                <c:pt idx="4868">
                  <c:v>1.2497</c:v>
                </c:pt>
                <c:pt idx="4869">
                  <c:v>1.2538</c:v>
                </c:pt>
                <c:pt idx="4870">
                  <c:v>1.2618</c:v>
                </c:pt>
                <c:pt idx="4871">
                  <c:v>1.2659</c:v>
                </c:pt>
                <c:pt idx="4872">
                  <c:v>1.2674000000000001</c:v>
                </c:pt>
                <c:pt idx="4873">
                  <c:v>1.2709999999999999</c:v>
                </c:pt>
                <c:pt idx="4874">
                  <c:v>1.2679</c:v>
                </c:pt>
                <c:pt idx="4875">
                  <c:v>1.2669999999999999</c:v>
                </c:pt>
                <c:pt idx="4876">
                  <c:v>1.262</c:v>
                </c:pt>
                <c:pt idx="4877">
                  <c:v>1.2633000000000001</c:v>
                </c:pt>
                <c:pt idx="4878">
                  <c:v>1.2522</c:v>
                </c:pt>
                <c:pt idx="4879">
                  <c:v>1.2511000000000001</c:v>
                </c:pt>
                <c:pt idx="4880">
                  <c:v>1.2441</c:v>
                </c:pt>
                <c:pt idx="4881">
                  <c:v>1.2438</c:v>
                </c:pt>
                <c:pt idx="4882">
                  <c:v>1.2503</c:v>
                </c:pt>
                <c:pt idx="4883">
                  <c:v>1.2403</c:v>
                </c:pt>
                <c:pt idx="4884">
                  <c:v>1.2431000000000001</c:v>
                </c:pt>
                <c:pt idx="4885">
                  <c:v>1.2475000000000001</c:v>
                </c:pt>
                <c:pt idx="4886">
                  <c:v>1.2569999999999999</c:v>
                </c:pt>
                <c:pt idx="4887">
                  <c:v>1.2599</c:v>
                </c:pt>
                <c:pt idx="4888">
                  <c:v>1.2572000000000001</c:v>
                </c:pt>
                <c:pt idx="4889">
                  <c:v>1.2615000000000001</c:v>
                </c:pt>
                <c:pt idx="4890">
                  <c:v>1.2683</c:v>
                </c:pt>
                <c:pt idx="4891">
                  <c:v>1.2655000000000001</c:v>
                </c:pt>
                <c:pt idx="4892">
                  <c:v>1.2621</c:v>
                </c:pt>
                <c:pt idx="4893">
                  <c:v>1.2766</c:v>
                </c:pt>
                <c:pt idx="4894">
                  <c:v>1.2658</c:v>
                </c:pt>
                <c:pt idx="4895">
                  <c:v>1.2721</c:v>
                </c:pt>
                <c:pt idx="4896">
                  <c:v>1.266</c:v>
                </c:pt>
                <c:pt idx="4897">
                  <c:v>1.2614000000000001</c:v>
                </c:pt>
                <c:pt idx="4898">
                  <c:v>1.2525999999999999</c:v>
                </c:pt>
                <c:pt idx="4899">
                  <c:v>1.2581</c:v>
                </c:pt>
                <c:pt idx="4900">
                  <c:v>1.2599</c:v>
                </c:pt>
                <c:pt idx="4901">
                  <c:v>1.2566999999999999</c:v>
                </c:pt>
                <c:pt idx="4902">
                  <c:v>1.2733000000000001</c:v>
                </c:pt>
                <c:pt idx="4903">
                  <c:v>1.2776000000000001</c:v>
                </c:pt>
                <c:pt idx="4904">
                  <c:v>1.2672000000000001</c:v>
                </c:pt>
                <c:pt idx="4905">
                  <c:v>1.2708999999999999</c:v>
                </c:pt>
                <c:pt idx="4906">
                  <c:v>1.2678</c:v>
                </c:pt>
                <c:pt idx="4907">
                  <c:v>1.2773000000000001</c:v>
                </c:pt>
                <c:pt idx="4908">
                  <c:v>1.2764</c:v>
                </c:pt>
                <c:pt idx="4909">
                  <c:v>1.2809999999999999</c:v>
                </c:pt>
                <c:pt idx="4910">
                  <c:v>1.278</c:v>
                </c:pt>
                <c:pt idx="4911">
                  <c:v>1.2936000000000001</c:v>
                </c:pt>
                <c:pt idx="4912">
                  <c:v>1.2796000000000001</c:v>
                </c:pt>
                <c:pt idx="4913">
                  <c:v>1.28</c:v>
                </c:pt>
                <c:pt idx="4914">
                  <c:v>1.2723</c:v>
                </c:pt>
                <c:pt idx="4915">
                  <c:v>1.2707999999999999</c:v>
                </c:pt>
                <c:pt idx="4916">
                  <c:v>1.2704</c:v>
                </c:pt>
                <c:pt idx="4917">
                  <c:v>1.274</c:v>
                </c:pt>
                <c:pt idx="4918">
                  <c:v>1.27</c:v>
                </c:pt>
                <c:pt idx="4919">
                  <c:v>1.2813000000000001</c:v>
                </c:pt>
                <c:pt idx="4920">
                  <c:v>1.2864</c:v>
                </c:pt>
                <c:pt idx="4921">
                  <c:v>1.2818000000000001</c:v>
                </c:pt>
                <c:pt idx="4922">
                  <c:v>1.2755000000000001</c:v>
                </c:pt>
                <c:pt idx="4923">
                  <c:v>1.2762</c:v>
                </c:pt>
                <c:pt idx="4924">
                  <c:v>1.2861</c:v>
                </c:pt>
                <c:pt idx="4925">
                  <c:v>1.2767999999999999</c:v>
                </c:pt>
                <c:pt idx="4926">
                  <c:v>1.2811999999999999</c:v>
                </c:pt>
                <c:pt idx="4927">
                  <c:v>1.2746999999999999</c:v>
                </c:pt>
                <c:pt idx="4928">
                  <c:v>1.2859</c:v>
                </c:pt>
                <c:pt idx="4929">
                  <c:v>1.2813000000000001</c:v>
                </c:pt>
                <c:pt idx="4930">
                  <c:v>1.2734000000000001</c:v>
                </c:pt>
                <c:pt idx="4931">
                  <c:v>1.2724</c:v>
                </c:pt>
                <c:pt idx="4932">
                  <c:v>1.2712000000000001</c:v>
                </c:pt>
                <c:pt idx="4933">
                  <c:v>1.2738</c:v>
                </c:pt>
                <c:pt idx="4934">
                  <c:v>1.2619</c:v>
                </c:pt>
                <c:pt idx="4935">
                  <c:v>1.2458</c:v>
                </c:pt>
                <c:pt idx="4936">
                  <c:v>1.2519</c:v>
                </c:pt>
                <c:pt idx="4937">
                  <c:v>1.2576000000000001</c:v>
                </c:pt>
                <c:pt idx="4938">
                  <c:v>1.2609999999999999</c:v>
                </c:pt>
                <c:pt idx="4939">
                  <c:v>1.2636000000000001</c:v>
                </c:pt>
                <c:pt idx="4940">
                  <c:v>1.2618</c:v>
                </c:pt>
                <c:pt idx="4941">
                  <c:v>1.2577</c:v>
                </c:pt>
                <c:pt idx="4942">
                  <c:v>1.2630999999999999</c:v>
                </c:pt>
                <c:pt idx="4943">
                  <c:v>1.2688999999999999</c:v>
                </c:pt>
                <c:pt idx="4944">
                  <c:v>1.2755000000000001</c:v>
                </c:pt>
                <c:pt idx="4945">
                  <c:v>1.2791999999999999</c:v>
                </c:pt>
                <c:pt idx="4946">
                  <c:v>1.2749999999999999</c:v>
                </c:pt>
                <c:pt idx="4947">
                  <c:v>1.2705</c:v>
                </c:pt>
                <c:pt idx="4948">
                  <c:v>1.2690999999999999</c:v>
                </c:pt>
                <c:pt idx="4949">
                  <c:v>1.2745</c:v>
                </c:pt>
                <c:pt idx="4950">
                  <c:v>1.2713000000000001</c:v>
                </c:pt>
                <c:pt idx="4951">
                  <c:v>1.2786999999999999</c:v>
                </c:pt>
                <c:pt idx="4952">
                  <c:v>1.2766999999999999</c:v>
                </c:pt>
                <c:pt idx="4953">
                  <c:v>1.2774000000000001</c:v>
                </c:pt>
                <c:pt idx="4954">
                  <c:v>1.2739</c:v>
                </c:pt>
                <c:pt idx="4955">
                  <c:v>1.2596000000000001</c:v>
                </c:pt>
                <c:pt idx="4956">
                  <c:v>1.2586999999999999</c:v>
                </c:pt>
                <c:pt idx="4957">
                  <c:v>1.2616000000000001</c:v>
                </c:pt>
                <c:pt idx="4958">
                  <c:v>1.2681</c:v>
                </c:pt>
                <c:pt idx="4959">
                  <c:v>1.2707999999999999</c:v>
                </c:pt>
                <c:pt idx="4960">
                  <c:v>1.2751999999999999</c:v>
                </c:pt>
                <c:pt idx="4961">
                  <c:v>1.2783</c:v>
                </c:pt>
                <c:pt idx="4962">
                  <c:v>1.2829999999999999</c:v>
                </c:pt>
                <c:pt idx="4963">
                  <c:v>1.2798</c:v>
                </c:pt>
                <c:pt idx="4964">
                  <c:v>1.2689999999999999</c:v>
                </c:pt>
                <c:pt idx="4965">
                  <c:v>1.2643</c:v>
                </c:pt>
                <c:pt idx="4966">
                  <c:v>1.2724</c:v>
                </c:pt>
                <c:pt idx="4967">
                  <c:v>1.2719</c:v>
                </c:pt>
                <c:pt idx="4968">
                  <c:v>1.2712000000000001</c:v>
                </c:pt>
                <c:pt idx="4969">
                  <c:v>1.2572000000000001</c:v>
                </c:pt>
                <c:pt idx="4970">
                  <c:v>1.2507999999999999</c:v>
                </c:pt>
                <c:pt idx="4971">
                  <c:v>1.2650999999999999</c:v>
                </c:pt>
                <c:pt idx="4972">
                  <c:v>1.2703</c:v>
                </c:pt>
                <c:pt idx="4973">
                  <c:v>1.2649999999999999</c:v>
                </c:pt>
                <c:pt idx="4974">
                  <c:v>1.2655000000000001</c:v>
                </c:pt>
                <c:pt idx="4975">
                  <c:v>1.2635000000000001</c:v>
                </c:pt>
                <c:pt idx="4976">
                  <c:v>1.2716000000000001</c:v>
                </c:pt>
                <c:pt idx="4977">
                  <c:v>1.2605999999999999</c:v>
                </c:pt>
                <c:pt idx="4978">
                  <c:v>1.254</c:v>
                </c:pt>
                <c:pt idx="4979">
                  <c:v>1.2575000000000001</c:v>
                </c:pt>
                <c:pt idx="4980">
                  <c:v>1.2699</c:v>
                </c:pt>
                <c:pt idx="4981">
                  <c:v>1.2664</c:v>
                </c:pt>
                <c:pt idx="4982">
                  <c:v>1.2733000000000001</c:v>
                </c:pt>
                <c:pt idx="4983">
                  <c:v>1.2821</c:v>
                </c:pt>
                <c:pt idx="4984">
                  <c:v>1.292</c:v>
                </c:pt>
                <c:pt idx="4985">
                  <c:v>1.2866</c:v>
                </c:pt>
                <c:pt idx="4986">
                  <c:v>1.2862</c:v>
                </c:pt>
                <c:pt idx="4987">
                  <c:v>1.2739</c:v>
                </c:pt>
                <c:pt idx="4988">
                  <c:v>1.2786</c:v>
                </c:pt>
                <c:pt idx="4989">
                  <c:v>1.2676000000000001</c:v>
                </c:pt>
                <c:pt idx="4990">
                  <c:v>1.2699</c:v>
                </c:pt>
                <c:pt idx="4991">
                  <c:v>1.2701</c:v>
                </c:pt>
                <c:pt idx="4992">
                  <c:v>1.2647999999999999</c:v>
                </c:pt>
                <c:pt idx="4993">
                  <c:v>1.2634000000000001</c:v>
                </c:pt>
                <c:pt idx="4994">
                  <c:v>1.2712000000000001</c:v>
                </c:pt>
                <c:pt idx="4995">
                  <c:v>1.2588999999999999</c:v>
                </c:pt>
                <c:pt idx="4996">
                  <c:v>1.2695000000000001</c:v>
                </c:pt>
                <c:pt idx="4997">
                  <c:v>1.2634000000000001</c:v>
                </c:pt>
                <c:pt idx="4998">
                  <c:v>1.2645999999999999</c:v>
                </c:pt>
                <c:pt idx="4999">
                  <c:v>1.2557</c:v>
                </c:pt>
              </c:numCache>
            </c:numRef>
          </c:val>
          <c:smooth val="0"/>
          <c:extLst>
            <c:ext xmlns:c16="http://schemas.microsoft.com/office/drawing/2014/chart" uri="{C3380CC4-5D6E-409C-BE32-E72D297353CC}">
              <c16:uniqueId val="{00000001-F2EA-47FB-908A-7C33C7D9D756}"/>
            </c:ext>
          </c:extLst>
        </c:ser>
        <c:dLbls>
          <c:showLegendKey val="0"/>
          <c:showVal val="0"/>
          <c:showCatName val="0"/>
          <c:showSerName val="0"/>
          <c:showPercent val="0"/>
          <c:showBubbleSize val="0"/>
        </c:dLbls>
        <c:smooth val="0"/>
        <c:axId val="672766063"/>
        <c:axId val="682788799"/>
      </c:lineChart>
      <c:catAx>
        <c:axId val="6727660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Seasons'</a:t>
                </a:r>
                <a:r>
                  <a:rPr lang="en-GB" baseline="0"/>
                  <a:t> worth of training</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2788799"/>
        <c:crosses val="autoZero"/>
        <c:auto val="1"/>
        <c:lblAlgn val="ctr"/>
        <c:lblOffset val="100"/>
        <c:noMultiLvlLbl val="0"/>
      </c:catAx>
      <c:valAx>
        <c:axId val="6827887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Threshold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766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b" anchorCtr="0"/>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Random</a:t>
            </a:r>
            <a:r>
              <a:rPr lang="en-US" baseline="0"/>
              <a:t> Forest correct </a:t>
            </a:r>
            <a:r>
              <a:rPr lang="en-US"/>
              <a:t>prediction</a:t>
            </a:r>
            <a:r>
              <a:rPr lang="en-US" baseline="0"/>
              <a:t> rate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220603674540682"/>
          <c:y val="0.19486111111111112"/>
          <c:w val="0.85334951881014875"/>
          <c:h val="0.68729986876640425"/>
        </c:manualLayout>
      </c:layout>
      <c:lineChart>
        <c:grouping val="stacked"/>
        <c:varyColors val="0"/>
        <c:ser>
          <c:idx val="0"/>
          <c:order val="0"/>
          <c:tx>
            <c:strRef>
              <c:f>Sheet1!$C$1</c:f>
              <c:strCache>
                <c:ptCount val="1"/>
                <c:pt idx="0">
                  <c:v>prediction</c:v>
                </c:pt>
              </c:strCache>
            </c:strRef>
          </c:tx>
          <c:spPr>
            <a:ln w="28575" cap="rnd">
              <a:solidFill>
                <a:schemeClr val="accent1"/>
              </a:solidFill>
              <a:round/>
            </a:ln>
            <a:effectLst/>
          </c:spPr>
          <c:marker>
            <c:symbol val="none"/>
          </c:marker>
          <c:val>
            <c:numRef>
              <c:f>Sheet1!$C$2:$C$5001</c:f>
              <c:numCache>
                <c:formatCode>0.00%</c:formatCode>
                <c:ptCount val="5000"/>
                <c:pt idx="0">
                  <c:v>0.43947368421052602</c:v>
                </c:pt>
                <c:pt idx="1">
                  <c:v>0.40263157894736801</c:v>
                </c:pt>
                <c:pt idx="2">
                  <c:v>0.40526315789473599</c:v>
                </c:pt>
                <c:pt idx="3">
                  <c:v>0.394736842105263</c:v>
                </c:pt>
                <c:pt idx="4">
                  <c:v>0.39210526315789401</c:v>
                </c:pt>
                <c:pt idx="5">
                  <c:v>0.36315789473684201</c:v>
                </c:pt>
                <c:pt idx="6">
                  <c:v>0.43421052631578899</c:v>
                </c:pt>
                <c:pt idx="7">
                  <c:v>0.43947368421052602</c:v>
                </c:pt>
                <c:pt idx="8">
                  <c:v>0.35263157894736802</c:v>
                </c:pt>
                <c:pt idx="9">
                  <c:v>0.413157894736842</c:v>
                </c:pt>
                <c:pt idx="10">
                  <c:v>0.41842105263157803</c:v>
                </c:pt>
                <c:pt idx="11">
                  <c:v>0.40526315789473599</c:v>
                </c:pt>
                <c:pt idx="12">
                  <c:v>0.38157894736842102</c:v>
                </c:pt>
                <c:pt idx="13">
                  <c:v>0.41052631578947302</c:v>
                </c:pt>
                <c:pt idx="14">
                  <c:v>0.40263157894736801</c:v>
                </c:pt>
                <c:pt idx="15">
                  <c:v>0.384210526315789</c:v>
                </c:pt>
                <c:pt idx="16">
                  <c:v>0.37894736842105198</c:v>
                </c:pt>
                <c:pt idx="17">
                  <c:v>0.44473684210526299</c:v>
                </c:pt>
                <c:pt idx="18">
                  <c:v>0.37894736842105198</c:v>
                </c:pt>
                <c:pt idx="19">
                  <c:v>0.38157894736842102</c:v>
                </c:pt>
                <c:pt idx="20">
                  <c:v>0.39736842105263098</c:v>
                </c:pt>
                <c:pt idx="21">
                  <c:v>0.41842105263157803</c:v>
                </c:pt>
                <c:pt idx="22">
                  <c:v>0.4</c:v>
                </c:pt>
                <c:pt idx="23">
                  <c:v>0.39210526315789401</c:v>
                </c:pt>
                <c:pt idx="24">
                  <c:v>0.413157894736842</c:v>
                </c:pt>
                <c:pt idx="25">
                  <c:v>0.42631578947368398</c:v>
                </c:pt>
                <c:pt idx="26">
                  <c:v>0.38947368421052603</c:v>
                </c:pt>
                <c:pt idx="27">
                  <c:v>0.37368421052631501</c:v>
                </c:pt>
                <c:pt idx="28">
                  <c:v>0.43684210526315698</c:v>
                </c:pt>
                <c:pt idx="29">
                  <c:v>0.384210526315789</c:v>
                </c:pt>
                <c:pt idx="30">
                  <c:v>0.42105263157894701</c:v>
                </c:pt>
                <c:pt idx="31">
                  <c:v>0.37105263157894702</c:v>
                </c:pt>
                <c:pt idx="32">
                  <c:v>0.442105263157894</c:v>
                </c:pt>
                <c:pt idx="33">
                  <c:v>0.38684210526315699</c:v>
                </c:pt>
                <c:pt idx="34">
                  <c:v>0.37368421052631501</c:v>
                </c:pt>
                <c:pt idx="35">
                  <c:v>0.40263157894736801</c:v>
                </c:pt>
                <c:pt idx="36">
                  <c:v>0.39210526315789401</c:v>
                </c:pt>
                <c:pt idx="37">
                  <c:v>0.39736842105263098</c:v>
                </c:pt>
                <c:pt idx="38">
                  <c:v>0.4</c:v>
                </c:pt>
                <c:pt idx="39">
                  <c:v>0.37368421052631501</c:v>
                </c:pt>
                <c:pt idx="40">
                  <c:v>0.40526315789473599</c:v>
                </c:pt>
                <c:pt idx="41">
                  <c:v>0.35789473684210499</c:v>
                </c:pt>
                <c:pt idx="42">
                  <c:v>0.38947368421052603</c:v>
                </c:pt>
                <c:pt idx="43">
                  <c:v>0.39210526315789401</c:v>
                </c:pt>
                <c:pt idx="44">
                  <c:v>0.37368421052631501</c:v>
                </c:pt>
                <c:pt idx="45">
                  <c:v>0.40263157894736801</c:v>
                </c:pt>
                <c:pt idx="46">
                  <c:v>0.35263157894736802</c:v>
                </c:pt>
                <c:pt idx="47">
                  <c:v>0.41842105263157803</c:v>
                </c:pt>
                <c:pt idx="48">
                  <c:v>0.39736842105263098</c:v>
                </c:pt>
                <c:pt idx="49">
                  <c:v>0.37894736842105198</c:v>
                </c:pt>
                <c:pt idx="50">
                  <c:v>0.41578947368420999</c:v>
                </c:pt>
                <c:pt idx="51">
                  <c:v>0.39736842105263098</c:v>
                </c:pt>
                <c:pt idx="52">
                  <c:v>0.42105263157894701</c:v>
                </c:pt>
                <c:pt idx="53">
                  <c:v>0.43157894736842101</c:v>
                </c:pt>
                <c:pt idx="54">
                  <c:v>0.384210526315789</c:v>
                </c:pt>
                <c:pt idx="55">
                  <c:v>0.38684210526315699</c:v>
                </c:pt>
                <c:pt idx="56">
                  <c:v>0.423684210526315</c:v>
                </c:pt>
                <c:pt idx="57">
                  <c:v>0.46052631578947301</c:v>
                </c:pt>
                <c:pt idx="58">
                  <c:v>0.38157894736842102</c:v>
                </c:pt>
                <c:pt idx="59">
                  <c:v>0.4</c:v>
                </c:pt>
                <c:pt idx="60">
                  <c:v>0.37368421052631501</c:v>
                </c:pt>
                <c:pt idx="61">
                  <c:v>0.35263157894736802</c:v>
                </c:pt>
                <c:pt idx="62">
                  <c:v>0.35789473684210499</c:v>
                </c:pt>
                <c:pt idx="63">
                  <c:v>0.35789473684210499</c:v>
                </c:pt>
                <c:pt idx="64">
                  <c:v>0.39736842105263098</c:v>
                </c:pt>
                <c:pt idx="65">
                  <c:v>0.384210526315789</c:v>
                </c:pt>
                <c:pt idx="66">
                  <c:v>0.35789473684210499</c:v>
                </c:pt>
                <c:pt idx="67">
                  <c:v>0.42105263157894701</c:v>
                </c:pt>
                <c:pt idx="68">
                  <c:v>0.40789473684210498</c:v>
                </c:pt>
                <c:pt idx="69">
                  <c:v>0.38947368421052603</c:v>
                </c:pt>
                <c:pt idx="70">
                  <c:v>0.41052631578947302</c:v>
                </c:pt>
                <c:pt idx="71">
                  <c:v>0.42105263157894701</c:v>
                </c:pt>
                <c:pt idx="72">
                  <c:v>0.423684210526315</c:v>
                </c:pt>
                <c:pt idx="73">
                  <c:v>0.39736842105263098</c:v>
                </c:pt>
                <c:pt idx="74">
                  <c:v>0.40526315789473599</c:v>
                </c:pt>
                <c:pt idx="75">
                  <c:v>0.37105263157894702</c:v>
                </c:pt>
                <c:pt idx="76">
                  <c:v>0.42105263157894701</c:v>
                </c:pt>
                <c:pt idx="77">
                  <c:v>0.41052631578947302</c:v>
                </c:pt>
                <c:pt idx="78">
                  <c:v>0.4</c:v>
                </c:pt>
                <c:pt idx="79">
                  <c:v>0.38684210526315699</c:v>
                </c:pt>
                <c:pt idx="80">
                  <c:v>0.39736842105263098</c:v>
                </c:pt>
                <c:pt idx="81">
                  <c:v>0.413157894736842</c:v>
                </c:pt>
                <c:pt idx="82">
                  <c:v>0.413157894736842</c:v>
                </c:pt>
                <c:pt idx="83">
                  <c:v>0.42105263157894701</c:v>
                </c:pt>
                <c:pt idx="84">
                  <c:v>0.39736842105263098</c:v>
                </c:pt>
                <c:pt idx="85">
                  <c:v>0.38684210526315699</c:v>
                </c:pt>
                <c:pt idx="86">
                  <c:v>0.384210526315789</c:v>
                </c:pt>
                <c:pt idx="87">
                  <c:v>0.36052631578947297</c:v>
                </c:pt>
                <c:pt idx="88">
                  <c:v>0.39210526315789401</c:v>
                </c:pt>
                <c:pt idx="89">
                  <c:v>0.41842105263157803</c:v>
                </c:pt>
                <c:pt idx="90">
                  <c:v>0.41578947368420999</c:v>
                </c:pt>
                <c:pt idx="91">
                  <c:v>0.39736842105263098</c:v>
                </c:pt>
                <c:pt idx="92">
                  <c:v>0.39210526315789401</c:v>
                </c:pt>
                <c:pt idx="93">
                  <c:v>0.40789473684210498</c:v>
                </c:pt>
                <c:pt idx="94">
                  <c:v>0.35789473684210499</c:v>
                </c:pt>
                <c:pt idx="95">
                  <c:v>0.423684210526315</c:v>
                </c:pt>
                <c:pt idx="96">
                  <c:v>0.42894736842105202</c:v>
                </c:pt>
                <c:pt idx="97">
                  <c:v>0.40789473684210498</c:v>
                </c:pt>
                <c:pt idx="98">
                  <c:v>0.413157894736842</c:v>
                </c:pt>
                <c:pt idx="99">
                  <c:v>0.42631578947368398</c:v>
                </c:pt>
                <c:pt idx="100">
                  <c:v>0.38684210526315699</c:v>
                </c:pt>
                <c:pt idx="101">
                  <c:v>0.43157894736842101</c:v>
                </c:pt>
                <c:pt idx="102">
                  <c:v>0.40263157894736801</c:v>
                </c:pt>
                <c:pt idx="103">
                  <c:v>0.38157894736842102</c:v>
                </c:pt>
                <c:pt idx="104">
                  <c:v>0.40526315789473599</c:v>
                </c:pt>
                <c:pt idx="105">
                  <c:v>0.40789473684210498</c:v>
                </c:pt>
                <c:pt idx="106">
                  <c:v>0.38684210526315699</c:v>
                </c:pt>
                <c:pt idx="107">
                  <c:v>0.40526315789473599</c:v>
                </c:pt>
                <c:pt idx="108">
                  <c:v>0.42631578947368398</c:v>
                </c:pt>
                <c:pt idx="109">
                  <c:v>0.423684210526315</c:v>
                </c:pt>
                <c:pt idx="110">
                  <c:v>0.44736842105263103</c:v>
                </c:pt>
                <c:pt idx="111">
                  <c:v>0.45526315789473598</c:v>
                </c:pt>
                <c:pt idx="112">
                  <c:v>0.37368421052631501</c:v>
                </c:pt>
                <c:pt idx="113">
                  <c:v>0.36315789473684201</c:v>
                </c:pt>
                <c:pt idx="114">
                  <c:v>0.40263157894736801</c:v>
                </c:pt>
                <c:pt idx="115">
                  <c:v>0.4</c:v>
                </c:pt>
                <c:pt idx="116">
                  <c:v>0.40789473684210498</c:v>
                </c:pt>
                <c:pt idx="117">
                  <c:v>0.39210526315789401</c:v>
                </c:pt>
                <c:pt idx="118">
                  <c:v>0.43157894736842101</c:v>
                </c:pt>
                <c:pt idx="119">
                  <c:v>0.384210526315789</c:v>
                </c:pt>
                <c:pt idx="120">
                  <c:v>0.36052631578947297</c:v>
                </c:pt>
                <c:pt idx="121">
                  <c:v>0.41052631578947302</c:v>
                </c:pt>
                <c:pt idx="122">
                  <c:v>0.394736842105263</c:v>
                </c:pt>
                <c:pt idx="123">
                  <c:v>0.42105263157894701</c:v>
                </c:pt>
                <c:pt idx="124">
                  <c:v>0.384210526315789</c:v>
                </c:pt>
                <c:pt idx="125">
                  <c:v>0.394736842105263</c:v>
                </c:pt>
                <c:pt idx="126">
                  <c:v>0.39210526315789401</c:v>
                </c:pt>
                <c:pt idx="127">
                  <c:v>0.38947368421052603</c:v>
                </c:pt>
                <c:pt idx="128">
                  <c:v>0.38157894736842102</c:v>
                </c:pt>
                <c:pt idx="129">
                  <c:v>0.40263157894736801</c:v>
                </c:pt>
                <c:pt idx="130">
                  <c:v>0.4</c:v>
                </c:pt>
                <c:pt idx="131">
                  <c:v>0.413157894736842</c:v>
                </c:pt>
                <c:pt idx="132">
                  <c:v>0.37105263157894702</c:v>
                </c:pt>
                <c:pt idx="133">
                  <c:v>0.42105263157894701</c:v>
                </c:pt>
                <c:pt idx="134">
                  <c:v>0.42105263157894701</c:v>
                </c:pt>
                <c:pt idx="135">
                  <c:v>0.37894736842105198</c:v>
                </c:pt>
                <c:pt idx="136">
                  <c:v>0.41842105263157803</c:v>
                </c:pt>
                <c:pt idx="137">
                  <c:v>0.37894736842105198</c:v>
                </c:pt>
                <c:pt idx="138">
                  <c:v>0.34473684210526301</c:v>
                </c:pt>
                <c:pt idx="139">
                  <c:v>0.41842105263157803</c:v>
                </c:pt>
                <c:pt idx="140">
                  <c:v>0.40526315789473599</c:v>
                </c:pt>
                <c:pt idx="141">
                  <c:v>0.41578947368420999</c:v>
                </c:pt>
                <c:pt idx="142">
                  <c:v>0.4</c:v>
                </c:pt>
                <c:pt idx="143">
                  <c:v>0.36842105263157798</c:v>
                </c:pt>
                <c:pt idx="144">
                  <c:v>0.39736842105263098</c:v>
                </c:pt>
                <c:pt idx="145">
                  <c:v>0.38157894736842102</c:v>
                </c:pt>
                <c:pt idx="146">
                  <c:v>0.40789473684210498</c:v>
                </c:pt>
                <c:pt idx="147">
                  <c:v>0.41578947368420999</c:v>
                </c:pt>
                <c:pt idx="148">
                  <c:v>0.423684210526315</c:v>
                </c:pt>
                <c:pt idx="149">
                  <c:v>0.41578947368420999</c:v>
                </c:pt>
                <c:pt idx="150">
                  <c:v>0.37894736842105198</c:v>
                </c:pt>
                <c:pt idx="151">
                  <c:v>0.38947368421052603</c:v>
                </c:pt>
                <c:pt idx="152">
                  <c:v>0.35263157894736802</c:v>
                </c:pt>
                <c:pt idx="153">
                  <c:v>0.37894736842105198</c:v>
                </c:pt>
                <c:pt idx="154">
                  <c:v>0.34473684210526301</c:v>
                </c:pt>
                <c:pt idx="155">
                  <c:v>0.42894736842105202</c:v>
                </c:pt>
                <c:pt idx="156">
                  <c:v>0.46315789473684199</c:v>
                </c:pt>
                <c:pt idx="157">
                  <c:v>0.38157894736842102</c:v>
                </c:pt>
                <c:pt idx="158">
                  <c:v>0.41842105263157803</c:v>
                </c:pt>
                <c:pt idx="159">
                  <c:v>0.37368421052631501</c:v>
                </c:pt>
                <c:pt idx="160">
                  <c:v>0.37631578947368399</c:v>
                </c:pt>
                <c:pt idx="161">
                  <c:v>0.36578947368421</c:v>
                </c:pt>
                <c:pt idx="162">
                  <c:v>0.42894736842105202</c:v>
                </c:pt>
                <c:pt idx="163">
                  <c:v>0.39736842105263098</c:v>
                </c:pt>
                <c:pt idx="164">
                  <c:v>0.40789473684210498</c:v>
                </c:pt>
                <c:pt idx="165">
                  <c:v>0.40526315789473599</c:v>
                </c:pt>
                <c:pt idx="166">
                  <c:v>0.37368421052631501</c:v>
                </c:pt>
                <c:pt idx="167">
                  <c:v>0.39210526315789401</c:v>
                </c:pt>
                <c:pt idx="168">
                  <c:v>0.34736842105263099</c:v>
                </c:pt>
                <c:pt idx="169">
                  <c:v>0.38947368421052603</c:v>
                </c:pt>
                <c:pt idx="170">
                  <c:v>0.394736842105263</c:v>
                </c:pt>
                <c:pt idx="171">
                  <c:v>0.37368421052631501</c:v>
                </c:pt>
                <c:pt idx="172">
                  <c:v>0.40526315789473599</c:v>
                </c:pt>
                <c:pt idx="173">
                  <c:v>0.394736842105263</c:v>
                </c:pt>
                <c:pt idx="174">
                  <c:v>0.41052631578947302</c:v>
                </c:pt>
                <c:pt idx="175">
                  <c:v>0.40526315789473599</c:v>
                </c:pt>
                <c:pt idx="176">
                  <c:v>0.37105263157894702</c:v>
                </c:pt>
                <c:pt idx="177">
                  <c:v>0.394736842105263</c:v>
                </c:pt>
                <c:pt idx="178">
                  <c:v>0.4</c:v>
                </c:pt>
                <c:pt idx="179">
                  <c:v>0.41578947368420999</c:v>
                </c:pt>
                <c:pt idx="180">
                  <c:v>0.45526315789473598</c:v>
                </c:pt>
                <c:pt idx="181">
                  <c:v>0.452631578947368</c:v>
                </c:pt>
                <c:pt idx="182">
                  <c:v>0.4</c:v>
                </c:pt>
                <c:pt idx="183">
                  <c:v>0.4</c:v>
                </c:pt>
                <c:pt idx="184">
                  <c:v>0.39210526315789401</c:v>
                </c:pt>
                <c:pt idx="185">
                  <c:v>0.42631578947368398</c:v>
                </c:pt>
                <c:pt idx="186">
                  <c:v>0.37368421052631501</c:v>
                </c:pt>
                <c:pt idx="187">
                  <c:v>0.40263157894736801</c:v>
                </c:pt>
                <c:pt idx="188">
                  <c:v>0.39736842105263098</c:v>
                </c:pt>
                <c:pt idx="189">
                  <c:v>0.40526315789473599</c:v>
                </c:pt>
                <c:pt idx="190">
                  <c:v>0.452631578947368</c:v>
                </c:pt>
                <c:pt idx="191">
                  <c:v>0.384210526315789</c:v>
                </c:pt>
                <c:pt idx="192">
                  <c:v>0.40789473684210498</c:v>
                </c:pt>
                <c:pt idx="193">
                  <c:v>0.43157894736842101</c:v>
                </c:pt>
                <c:pt idx="194">
                  <c:v>0.41578947368420999</c:v>
                </c:pt>
                <c:pt idx="195">
                  <c:v>0.37368421052631501</c:v>
                </c:pt>
                <c:pt idx="196">
                  <c:v>0.44736842105263103</c:v>
                </c:pt>
                <c:pt idx="197">
                  <c:v>0.42894736842105202</c:v>
                </c:pt>
                <c:pt idx="198">
                  <c:v>0.40526315789473599</c:v>
                </c:pt>
                <c:pt idx="199">
                  <c:v>0.43421052631578899</c:v>
                </c:pt>
                <c:pt idx="200">
                  <c:v>0.36052631578947297</c:v>
                </c:pt>
                <c:pt idx="201">
                  <c:v>0.35789473684210499</c:v>
                </c:pt>
                <c:pt idx="202">
                  <c:v>0.41842105263157803</c:v>
                </c:pt>
                <c:pt idx="203">
                  <c:v>0.4</c:v>
                </c:pt>
                <c:pt idx="204">
                  <c:v>0.41842105263157803</c:v>
                </c:pt>
                <c:pt idx="205">
                  <c:v>0.43421052631578899</c:v>
                </c:pt>
                <c:pt idx="206">
                  <c:v>0.35263157894736802</c:v>
                </c:pt>
                <c:pt idx="207">
                  <c:v>0.41052631578947302</c:v>
                </c:pt>
                <c:pt idx="208">
                  <c:v>0.40526315789473599</c:v>
                </c:pt>
                <c:pt idx="209">
                  <c:v>0.40263157894736801</c:v>
                </c:pt>
                <c:pt idx="210">
                  <c:v>0.36315789473684201</c:v>
                </c:pt>
                <c:pt idx="211">
                  <c:v>0.42105263157894701</c:v>
                </c:pt>
                <c:pt idx="212">
                  <c:v>0.36578947368421</c:v>
                </c:pt>
                <c:pt idx="213">
                  <c:v>0.39210526315789401</c:v>
                </c:pt>
                <c:pt idx="214">
                  <c:v>0.42894736842105202</c:v>
                </c:pt>
                <c:pt idx="215">
                  <c:v>0.39736842105263098</c:v>
                </c:pt>
                <c:pt idx="216">
                  <c:v>0.38684210526315699</c:v>
                </c:pt>
                <c:pt idx="217">
                  <c:v>0.38684210526315699</c:v>
                </c:pt>
                <c:pt idx="218">
                  <c:v>0.37368421052631501</c:v>
                </c:pt>
                <c:pt idx="219">
                  <c:v>0.42894736842105202</c:v>
                </c:pt>
                <c:pt idx="220">
                  <c:v>0.36052631578947297</c:v>
                </c:pt>
                <c:pt idx="221">
                  <c:v>0.36842105263157798</c:v>
                </c:pt>
                <c:pt idx="222">
                  <c:v>0.40789473684210498</c:v>
                </c:pt>
                <c:pt idx="223">
                  <c:v>0.42894736842105202</c:v>
                </c:pt>
                <c:pt idx="224">
                  <c:v>0.41052631578947302</c:v>
                </c:pt>
                <c:pt idx="225">
                  <c:v>0.38947368421052603</c:v>
                </c:pt>
                <c:pt idx="226">
                  <c:v>0.413157894736842</c:v>
                </c:pt>
                <c:pt idx="227">
                  <c:v>0.37894736842105198</c:v>
                </c:pt>
                <c:pt idx="228">
                  <c:v>0.37894736842105198</c:v>
                </c:pt>
                <c:pt idx="229">
                  <c:v>0.394736842105263</c:v>
                </c:pt>
                <c:pt idx="230">
                  <c:v>0.40263157894736801</c:v>
                </c:pt>
                <c:pt idx="231">
                  <c:v>0.36578947368421</c:v>
                </c:pt>
                <c:pt idx="232">
                  <c:v>0.442105263157894</c:v>
                </c:pt>
                <c:pt idx="233">
                  <c:v>0.394736842105263</c:v>
                </c:pt>
                <c:pt idx="234">
                  <c:v>0.36578947368421</c:v>
                </c:pt>
                <c:pt idx="235">
                  <c:v>0.36315789473684201</c:v>
                </c:pt>
                <c:pt idx="236">
                  <c:v>0.43157894736842101</c:v>
                </c:pt>
                <c:pt idx="237">
                  <c:v>0.43421052631578899</c:v>
                </c:pt>
                <c:pt idx="238">
                  <c:v>0.38157894736842102</c:v>
                </c:pt>
                <c:pt idx="239">
                  <c:v>0.4</c:v>
                </c:pt>
                <c:pt idx="240">
                  <c:v>0.40526315789473599</c:v>
                </c:pt>
                <c:pt idx="241">
                  <c:v>0.41842105263157803</c:v>
                </c:pt>
                <c:pt idx="242">
                  <c:v>0.42105263157894701</c:v>
                </c:pt>
                <c:pt idx="243">
                  <c:v>0.36842105263157798</c:v>
                </c:pt>
                <c:pt idx="244">
                  <c:v>0.40789473684210498</c:v>
                </c:pt>
                <c:pt idx="245">
                  <c:v>0.39736842105263098</c:v>
                </c:pt>
                <c:pt idx="246">
                  <c:v>0.40263157894736801</c:v>
                </c:pt>
                <c:pt idx="247">
                  <c:v>0.41052631578947302</c:v>
                </c:pt>
                <c:pt idx="248">
                  <c:v>0.39736842105263098</c:v>
                </c:pt>
                <c:pt idx="249">
                  <c:v>0.37631578947368399</c:v>
                </c:pt>
                <c:pt idx="250">
                  <c:v>0.40526315789473599</c:v>
                </c:pt>
                <c:pt idx="251">
                  <c:v>0.36578947368421</c:v>
                </c:pt>
                <c:pt idx="252">
                  <c:v>0.39736842105263098</c:v>
                </c:pt>
                <c:pt idx="253">
                  <c:v>0.42631578947368398</c:v>
                </c:pt>
                <c:pt idx="254">
                  <c:v>0.37368421052631501</c:v>
                </c:pt>
                <c:pt idx="255">
                  <c:v>0.38157894736842102</c:v>
                </c:pt>
                <c:pt idx="256">
                  <c:v>0.423684210526315</c:v>
                </c:pt>
                <c:pt idx="257">
                  <c:v>0.37105263157894702</c:v>
                </c:pt>
                <c:pt idx="258">
                  <c:v>0.37105263157894702</c:v>
                </c:pt>
                <c:pt idx="259">
                  <c:v>0.43947368421052602</c:v>
                </c:pt>
                <c:pt idx="260">
                  <c:v>0.37894736842105198</c:v>
                </c:pt>
                <c:pt idx="261">
                  <c:v>0.384210526315789</c:v>
                </c:pt>
                <c:pt idx="262">
                  <c:v>0.384210526315789</c:v>
                </c:pt>
                <c:pt idx="263">
                  <c:v>0.37631578947368399</c:v>
                </c:pt>
                <c:pt idx="264">
                  <c:v>0.42105263157894701</c:v>
                </c:pt>
                <c:pt idx="265">
                  <c:v>0.38684210526315699</c:v>
                </c:pt>
                <c:pt idx="266">
                  <c:v>0.42631578947368398</c:v>
                </c:pt>
                <c:pt idx="267">
                  <c:v>0.40526315789473599</c:v>
                </c:pt>
                <c:pt idx="268">
                  <c:v>0.38947368421052603</c:v>
                </c:pt>
                <c:pt idx="269">
                  <c:v>0.40789473684210498</c:v>
                </c:pt>
                <c:pt idx="270">
                  <c:v>0.43421052631578899</c:v>
                </c:pt>
                <c:pt idx="271">
                  <c:v>0.39736842105263098</c:v>
                </c:pt>
                <c:pt idx="272">
                  <c:v>0.4</c:v>
                </c:pt>
                <c:pt idx="273">
                  <c:v>0.423684210526315</c:v>
                </c:pt>
                <c:pt idx="274">
                  <c:v>0.38947368421052603</c:v>
                </c:pt>
                <c:pt idx="275">
                  <c:v>0.41842105263157803</c:v>
                </c:pt>
                <c:pt idx="276">
                  <c:v>0.41052631578947302</c:v>
                </c:pt>
                <c:pt idx="277">
                  <c:v>0.39736842105263098</c:v>
                </c:pt>
                <c:pt idx="278">
                  <c:v>0.37105263157894702</c:v>
                </c:pt>
                <c:pt idx="279">
                  <c:v>0.442105263157894</c:v>
                </c:pt>
                <c:pt idx="280">
                  <c:v>0.43684210526315698</c:v>
                </c:pt>
                <c:pt idx="281">
                  <c:v>0.43684210526315698</c:v>
                </c:pt>
                <c:pt idx="282">
                  <c:v>0.38684210526315699</c:v>
                </c:pt>
                <c:pt idx="283">
                  <c:v>0.41842105263157803</c:v>
                </c:pt>
                <c:pt idx="284">
                  <c:v>0.43157894736842101</c:v>
                </c:pt>
                <c:pt idx="285">
                  <c:v>0.42105263157894701</c:v>
                </c:pt>
                <c:pt idx="286">
                  <c:v>0.40526315789473599</c:v>
                </c:pt>
                <c:pt idx="287">
                  <c:v>0.45789473684210502</c:v>
                </c:pt>
                <c:pt idx="288">
                  <c:v>0.43157894736842101</c:v>
                </c:pt>
                <c:pt idx="289">
                  <c:v>0.41052631578947302</c:v>
                </c:pt>
                <c:pt idx="290">
                  <c:v>0.39736842105263098</c:v>
                </c:pt>
                <c:pt idx="291">
                  <c:v>0.41052631578947302</c:v>
                </c:pt>
                <c:pt idx="292">
                  <c:v>0.40526315789473599</c:v>
                </c:pt>
                <c:pt idx="293">
                  <c:v>0.40789473684210498</c:v>
                </c:pt>
                <c:pt idx="294">
                  <c:v>0.423684210526315</c:v>
                </c:pt>
                <c:pt idx="295">
                  <c:v>0.38157894736842102</c:v>
                </c:pt>
                <c:pt idx="296">
                  <c:v>0.42105263157894701</c:v>
                </c:pt>
                <c:pt idx="297">
                  <c:v>0.38157894736842102</c:v>
                </c:pt>
                <c:pt idx="298">
                  <c:v>0.39210526315789401</c:v>
                </c:pt>
                <c:pt idx="299">
                  <c:v>0.38157894736842102</c:v>
                </c:pt>
                <c:pt idx="300">
                  <c:v>0.35789473684210499</c:v>
                </c:pt>
                <c:pt idx="301">
                  <c:v>0.41578947368420999</c:v>
                </c:pt>
                <c:pt idx="302">
                  <c:v>0.44473684210526299</c:v>
                </c:pt>
                <c:pt idx="303">
                  <c:v>0.413157894736842</c:v>
                </c:pt>
                <c:pt idx="304">
                  <c:v>0.43947368421052602</c:v>
                </c:pt>
                <c:pt idx="305">
                  <c:v>0.40526315789473599</c:v>
                </c:pt>
                <c:pt idx="306">
                  <c:v>0.39210526315789401</c:v>
                </c:pt>
                <c:pt idx="307">
                  <c:v>0.39736842105263098</c:v>
                </c:pt>
                <c:pt idx="308">
                  <c:v>0.4</c:v>
                </c:pt>
                <c:pt idx="309">
                  <c:v>0.36052631578947297</c:v>
                </c:pt>
                <c:pt idx="310">
                  <c:v>0.46052631578947301</c:v>
                </c:pt>
                <c:pt idx="311">
                  <c:v>0.43157894736842101</c:v>
                </c:pt>
                <c:pt idx="312">
                  <c:v>0.394736842105263</c:v>
                </c:pt>
                <c:pt idx="313">
                  <c:v>0.413157894736842</c:v>
                </c:pt>
                <c:pt idx="314">
                  <c:v>0.42894736842105202</c:v>
                </c:pt>
                <c:pt idx="315">
                  <c:v>0.39210526315789401</c:v>
                </c:pt>
                <c:pt idx="316">
                  <c:v>0.41052631578947302</c:v>
                </c:pt>
                <c:pt idx="317">
                  <c:v>0.37368421052631501</c:v>
                </c:pt>
                <c:pt idx="318">
                  <c:v>0.39736842105263098</c:v>
                </c:pt>
                <c:pt idx="319">
                  <c:v>0.37105263157894702</c:v>
                </c:pt>
                <c:pt idx="320">
                  <c:v>0.41578947368420999</c:v>
                </c:pt>
                <c:pt idx="321">
                  <c:v>0.36315789473684201</c:v>
                </c:pt>
                <c:pt idx="322">
                  <c:v>0.36842105263157798</c:v>
                </c:pt>
                <c:pt idx="323">
                  <c:v>0.34473684210526301</c:v>
                </c:pt>
                <c:pt idx="324">
                  <c:v>0.36052631578947297</c:v>
                </c:pt>
                <c:pt idx="325">
                  <c:v>0.38684210526315699</c:v>
                </c:pt>
                <c:pt idx="326">
                  <c:v>0.36842105263157798</c:v>
                </c:pt>
                <c:pt idx="327">
                  <c:v>0.38947368421052603</c:v>
                </c:pt>
                <c:pt idx="328">
                  <c:v>0.39736842105263098</c:v>
                </c:pt>
                <c:pt idx="329">
                  <c:v>0.35789473684210499</c:v>
                </c:pt>
                <c:pt idx="330">
                  <c:v>0.40526315789473599</c:v>
                </c:pt>
                <c:pt idx="331">
                  <c:v>0.38684210526315699</c:v>
                </c:pt>
                <c:pt idx="332">
                  <c:v>0.38947368421052603</c:v>
                </c:pt>
                <c:pt idx="333">
                  <c:v>0.41842105263157803</c:v>
                </c:pt>
                <c:pt idx="334">
                  <c:v>0.4</c:v>
                </c:pt>
                <c:pt idx="335">
                  <c:v>0.36842105263157798</c:v>
                </c:pt>
                <c:pt idx="336">
                  <c:v>0.42894736842105202</c:v>
                </c:pt>
                <c:pt idx="337">
                  <c:v>0.36578947368421</c:v>
                </c:pt>
                <c:pt idx="338">
                  <c:v>0.37105263157894702</c:v>
                </c:pt>
                <c:pt idx="339">
                  <c:v>0.40526315789473599</c:v>
                </c:pt>
                <c:pt idx="340">
                  <c:v>0.36842105263157798</c:v>
                </c:pt>
                <c:pt idx="341">
                  <c:v>0.413157894736842</c:v>
                </c:pt>
                <c:pt idx="342">
                  <c:v>0.41052631578947302</c:v>
                </c:pt>
                <c:pt idx="343">
                  <c:v>0.423684210526315</c:v>
                </c:pt>
                <c:pt idx="344">
                  <c:v>0.413157894736842</c:v>
                </c:pt>
                <c:pt idx="345">
                  <c:v>0.37631578947368399</c:v>
                </c:pt>
                <c:pt idx="346">
                  <c:v>0.37631578947368399</c:v>
                </c:pt>
                <c:pt idx="347">
                  <c:v>0.38947368421052603</c:v>
                </c:pt>
                <c:pt idx="348">
                  <c:v>0.36315789473684201</c:v>
                </c:pt>
                <c:pt idx="349">
                  <c:v>0.384210526315789</c:v>
                </c:pt>
                <c:pt idx="350">
                  <c:v>0.37894736842105198</c:v>
                </c:pt>
                <c:pt idx="351">
                  <c:v>0.4</c:v>
                </c:pt>
                <c:pt idx="352">
                  <c:v>0.40789473684210498</c:v>
                </c:pt>
                <c:pt idx="353">
                  <c:v>0.40263157894736801</c:v>
                </c:pt>
                <c:pt idx="354">
                  <c:v>0.35789473684210499</c:v>
                </c:pt>
                <c:pt idx="355">
                  <c:v>0.39210526315789401</c:v>
                </c:pt>
                <c:pt idx="356">
                  <c:v>0.394736842105263</c:v>
                </c:pt>
                <c:pt idx="357">
                  <c:v>0.394736842105263</c:v>
                </c:pt>
                <c:pt idx="358">
                  <c:v>0.38947368421052603</c:v>
                </c:pt>
                <c:pt idx="359">
                  <c:v>0.4</c:v>
                </c:pt>
                <c:pt idx="360">
                  <c:v>0.40789473684210498</c:v>
                </c:pt>
                <c:pt idx="361">
                  <c:v>0.39210526315789401</c:v>
                </c:pt>
                <c:pt idx="362">
                  <c:v>0.43684210526315698</c:v>
                </c:pt>
                <c:pt idx="363">
                  <c:v>0.43947368421052602</c:v>
                </c:pt>
                <c:pt idx="364">
                  <c:v>0.384210526315789</c:v>
                </c:pt>
                <c:pt idx="365">
                  <c:v>0.36842105263157798</c:v>
                </c:pt>
                <c:pt idx="366">
                  <c:v>0.35</c:v>
                </c:pt>
                <c:pt idx="367">
                  <c:v>0.394736842105263</c:v>
                </c:pt>
                <c:pt idx="368">
                  <c:v>0.39736842105263098</c:v>
                </c:pt>
                <c:pt idx="369">
                  <c:v>0.37368421052631501</c:v>
                </c:pt>
                <c:pt idx="370">
                  <c:v>0.37894736842105198</c:v>
                </c:pt>
                <c:pt idx="371">
                  <c:v>0.36052631578947297</c:v>
                </c:pt>
                <c:pt idx="372">
                  <c:v>0.355263157894736</c:v>
                </c:pt>
                <c:pt idx="373">
                  <c:v>0.39736842105263098</c:v>
                </c:pt>
                <c:pt idx="374">
                  <c:v>0.38947368421052603</c:v>
                </c:pt>
                <c:pt idx="375">
                  <c:v>0.39210526315789401</c:v>
                </c:pt>
                <c:pt idx="376">
                  <c:v>0.37105263157894702</c:v>
                </c:pt>
                <c:pt idx="377">
                  <c:v>0.355263157894736</c:v>
                </c:pt>
                <c:pt idx="378">
                  <c:v>0.394736842105263</c:v>
                </c:pt>
                <c:pt idx="379">
                  <c:v>0.38947368421052603</c:v>
                </c:pt>
                <c:pt idx="380">
                  <c:v>0.423684210526315</c:v>
                </c:pt>
                <c:pt idx="381">
                  <c:v>0.38947368421052603</c:v>
                </c:pt>
                <c:pt idx="382">
                  <c:v>0.37368421052631501</c:v>
                </c:pt>
                <c:pt idx="383">
                  <c:v>0.40526315789473599</c:v>
                </c:pt>
                <c:pt idx="384">
                  <c:v>0.384210526315789</c:v>
                </c:pt>
                <c:pt idx="385">
                  <c:v>0.4</c:v>
                </c:pt>
                <c:pt idx="386">
                  <c:v>0.40789473684210498</c:v>
                </c:pt>
                <c:pt idx="387">
                  <c:v>0.394736842105263</c:v>
                </c:pt>
                <c:pt idx="388">
                  <c:v>0.42105263157894701</c:v>
                </c:pt>
                <c:pt idx="389">
                  <c:v>0.41842105263157803</c:v>
                </c:pt>
                <c:pt idx="390">
                  <c:v>0.37105263157894702</c:v>
                </c:pt>
                <c:pt idx="391">
                  <c:v>0.37631578947368399</c:v>
                </c:pt>
                <c:pt idx="392">
                  <c:v>0.37894736842105198</c:v>
                </c:pt>
                <c:pt idx="393">
                  <c:v>0.39210526315789401</c:v>
                </c:pt>
                <c:pt idx="394">
                  <c:v>0.384210526315789</c:v>
                </c:pt>
                <c:pt idx="395">
                  <c:v>0.384210526315789</c:v>
                </c:pt>
                <c:pt idx="396">
                  <c:v>0.41052631578947302</c:v>
                </c:pt>
                <c:pt idx="397">
                  <c:v>0.413157894736842</c:v>
                </c:pt>
                <c:pt idx="398">
                  <c:v>0.38684210526315699</c:v>
                </c:pt>
                <c:pt idx="399">
                  <c:v>0.37894736842105198</c:v>
                </c:pt>
                <c:pt idx="400">
                  <c:v>0.40526315789473599</c:v>
                </c:pt>
                <c:pt idx="401">
                  <c:v>0.41842105263157803</c:v>
                </c:pt>
                <c:pt idx="402">
                  <c:v>0.413157894736842</c:v>
                </c:pt>
                <c:pt idx="403">
                  <c:v>0.38684210526315699</c:v>
                </c:pt>
                <c:pt idx="404">
                  <c:v>0.37368421052631501</c:v>
                </c:pt>
                <c:pt idx="405">
                  <c:v>0.38157894736842102</c:v>
                </c:pt>
                <c:pt idx="406">
                  <c:v>0.4</c:v>
                </c:pt>
                <c:pt idx="407">
                  <c:v>0.36315789473684201</c:v>
                </c:pt>
                <c:pt idx="408">
                  <c:v>0.36578947368421</c:v>
                </c:pt>
                <c:pt idx="409">
                  <c:v>0.39736842105263098</c:v>
                </c:pt>
                <c:pt idx="410">
                  <c:v>0.326315789473684</c:v>
                </c:pt>
                <c:pt idx="411">
                  <c:v>0.40526315789473599</c:v>
                </c:pt>
                <c:pt idx="412">
                  <c:v>0.384210526315789</c:v>
                </c:pt>
                <c:pt idx="413">
                  <c:v>0.39210526315789401</c:v>
                </c:pt>
                <c:pt idx="414">
                  <c:v>0.394736842105263</c:v>
                </c:pt>
                <c:pt idx="415">
                  <c:v>0.43947368421052602</c:v>
                </c:pt>
                <c:pt idx="416">
                  <c:v>0.39736842105263098</c:v>
                </c:pt>
                <c:pt idx="417">
                  <c:v>0.4</c:v>
                </c:pt>
                <c:pt idx="418">
                  <c:v>0.40526315789473599</c:v>
                </c:pt>
                <c:pt idx="419">
                  <c:v>0.384210526315789</c:v>
                </c:pt>
                <c:pt idx="420">
                  <c:v>0.38684210526315699</c:v>
                </c:pt>
                <c:pt idx="421">
                  <c:v>0.42631578947368398</c:v>
                </c:pt>
                <c:pt idx="422">
                  <c:v>0.4</c:v>
                </c:pt>
                <c:pt idx="423">
                  <c:v>0.41052631578947302</c:v>
                </c:pt>
                <c:pt idx="424">
                  <c:v>0.394736842105263</c:v>
                </c:pt>
                <c:pt idx="425">
                  <c:v>0.37368421052631501</c:v>
                </c:pt>
                <c:pt idx="426">
                  <c:v>0.40526315789473599</c:v>
                </c:pt>
                <c:pt idx="427">
                  <c:v>0.43157894736842101</c:v>
                </c:pt>
                <c:pt idx="428">
                  <c:v>0.423684210526315</c:v>
                </c:pt>
                <c:pt idx="429">
                  <c:v>0.37105263157894702</c:v>
                </c:pt>
                <c:pt idx="430">
                  <c:v>0.36578947368421</c:v>
                </c:pt>
                <c:pt idx="431">
                  <c:v>0.39736842105263098</c:v>
                </c:pt>
                <c:pt idx="432">
                  <c:v>0.42631578947368398</c:v>
                </c:pt>
                <c:pt idx="433">
                  <c:v>0.37894736842105198</c:v>
                </c:pt>
                <c:pt idx="434">
                  <c:v>0.41052631578947302</c:v>
                </c:pt>
                <c:pt idx="435">
                  <c:v>0.40526315789473599</c:v>
                </c:pt>
                <c:pt idx="436">
                  <c:v>0.423684210526315</c:v>
                </c:pt>
                <c:pt idx="437">
                  <c:v>0.41052631578947302</c:v>
                </c:pt>
                <c:pt idx="438">
                  <c:v>0.39736842105263098</c:v>
                </c:pt>
                <c:pt idx="439">
                  <c:v>0.41578947368420999</c:v>
                </c:pt>
                <c:pt idx="440">
                  <c:v>0.39736842105263098</c:v>
                </c:pt>
                <c:pt idx="441">
                  <c:v>0.43947368421052602</c:v>
                </c:pt>
                <c:pt idx="442">
                  <c:v>0.37631578947368399</c:v>
                </c:pt>
                <c:pt idx="443">
                  <c:v>0.37368421052631501</c:v>
                </c:pt>
                <c:pt idx="444">
                  <c:v>0.42894736842105202</c:v>
                </c:pt>
                <c:pt idx="445">
                  <c:v>0.38947368421052603</c:v>
                </c:pt>
                <c:pt idx="446">
                  <c:v>0.38947368421052603</c:v>
                </c:pt>
                <c:pt idx="447">
                  <c:v>0.394736842105263</c:v>
                </c:pt>
                <c:pt idx="448">
                  <c:v>0.36842105263157798</c:v>
                </c:pt>
                <c:pt idx="449">
                  <c:v>0.42894736842105202</c:v>
                </c:pt>
                <c:pt idx="450">
                  <c:v>0.43421052631578899</c:v>
                </c:pt>
                <c:pt idx="451">
                  <c:v>0.40789473684210498</c:v>
                </c:pt>
                <c:pt idx="452">
                  <c:v>0.37894736842105198</c:v>
                </c:pt>
                <c:pt idx="453">
                  <c:v>0.39736842105263098</c:v>
                </c:pt>
                <c:pt idx="454">
                  <c:v>0.42894736842105202</c:v>
                </c:pt>
                <c:pt idx="455">
                  <c:v>0.42105263157894701</c:v>
                </c:pt>
                <c:pt idx="456">
                  <c:v>0.37105263157894702</c:v>
                </c:pt>
                <c:pt idx="457">
                  <c:v>0.36578947368421</c:v>
                </c:pt>
                <c:pt idx="458">
                  <c:v>0.40526315789473599</c:v>
                </c:pt>
                <c:pt idx="459">
                  <c:v>0.37368421052631501</c:v>
                </c:pt>
                <c:pt idx="460">
                  <c:v>0.37105263157894702</c:v>
                </c:pt>
                <c:pt idx="461">
                  <c:v>0.394736842105263</c:v>
                </c:pt>
                <c:pt idx="462">
                  <c:v>0.38947368421052603</c:v>
                </c:pt>
                <c:pt idx="463">
                  <c:v>0.36052631578947297</c:v>
                </c:pt>
                <c:pt idx="464">
                  <c:v>0.41578947368420999</c:v>
                </c:pt>
                <c:pt idx="465">
                  <c:v>0.37631578947368399</c:v>
                </c:pt>
                <c:pt idx="466">
                  <c:v>0.38947368421052603</c:v>
                </c:pt>
                <c:pt idx="467">
                  <c:v>0.38684210526315699</c:v>
                </c:pt>
                <c:pt idx="468">
                  <c:v>0.40263157894736801</c:v>
                </c:pt>
                <c:pt idx="469">
                  <c:v>0.384210526315789</c:v>
                </c:pt>
                <c:pt idx="470">
                  <c:v>0.37631578947368399</c:v>
                </c:pt>
                <c:pt idx="471">
                  <c:v>0.38157894736842102</c:v>
                </c:pt>
                <c:pt idx="472">
                  <c:v>0.40526315789473599</c:v>
                </c:pt>
                <c:pt idx="473">
                  <c:v>0.37105263157894702</c:v>
                </c:pt>
                <c:pt idx="474">
                  <c:v>0.40789473684210498</c:v>
                </c:pt>
                <c:pt idx="475">
                  <c:v>0.43421052631578899</c:v>
                </c:pt>
                <c:pt idx="476">
                  <c:v>0.37894736842105198</c:v>
                </c:pt>
                <c:pt idx="477">
                  <c:v>0.42631578947368398</c:v>
                </c:pt>
                <c:pt idx="478">
                  <c:v>0.4</c:v>
                </c:pt>
                <c:pt idx="479">
                  <c:v>0.39210526315789401</c:v>
                </c:pt>
                <c:pt idx="480">
                  <c:v>0.413157894736842</c:v>
                </c:pt>
                <c:pt idx="481">
                  <c:v>0.39736842105263098</c:v>
                </c:pt>
                <c:pt idx="482">
                  <c:v>0.41052631578947302</c:v>
                </c:pt>
                <c:pt idx="483">
                  <c:v>0.413157894736842</c:v>
                </c:pt>
                <c:pt idx="484">
                  <c:v>0.37368421052631501</c:v>
                </c:pt>
                <c:pt idx="485">
                  <c:v>0.37368421052631501</c:v>
                </c:pt>
                <c:pt idx="486">
                  <c:v>0.41052631578947302</c:v>
                </c:pt>
                <c:pt idx="487">
                  <c:v>0.36315789473684201</c:v>
                </c:pt>
                <c:pt idx="488">
                  <c:v>0.37894736842105198</c:v>
                </c:pt>
                <c:pt idx="489">
                  <c:v>0.394736842105263</c:v>
                </c:pt>
                <c:pt idx="490">
                  <c:v>0.413157894736842</c:v>
                </c:pt>
                <c:pt idx="491">
                  <c:v>0.38947368421052603</c:v>
                </c:pt>
                <c:pt idx="492">
                  <c:v>0.37894736842105198</c:v>
                </c:pt>
                <c:pt idx="493">
                  <c:v>0.42631578947368398</c:v>
                </c:pt>
                <c:pt idx="494">
                  <c:v>0.44473684210526299</c:v>
                </c:pt>
                <c:pt idx="495">
                  <c:v>0.37894736842105198</c:v>
                </c:pt>
                <c:pt idx="496">
                  <c:v>0.38157894736842102</c:v>
                </c:pt>
                <c:pt idx="497">
                  <c:v>0.41842105263157803</c:v>
                </c:pt>
                <c:pt idx="498">
                  <c:v>0.39736842105263098</c:v>
                </c:pt>
                <c:pt idx="499">
                  <c:v>0.37631578947368399</c:v>
                </c:pt>
                <c:pt idx="500">
                  <c:v>0.394736842105263</c:v>
                </c:pt>
                <c:pt idx="501">
                  <c:v>0.4</c:v>
                </c:pt>
                <c:pt idx="502">
                  <c:v>0.42894736842105202</c:v>
                </c:pt>
                <c:pt idx="503">
                  <c:v>0.40789473684210498</c:v>
                </c:pt>
                <c:pt idx="504">
                  <c:v>0.36842105263157798</c:v>
                </c:pt>
                <c:pt idx="505">
                  <c:v>0.384210526315789</c:v>
                </c:pt>
                <c:pt idx="506">
                  <c:v>0.41578947368420999</c:v>
                </c:pt>
                <c:pt idx="507">
                  <c:v>0.42631578947368398</c:v>
                </c:pt>
                <c:pt idx="508">
                  <c:v>0.40263157894736801</c:v>
                </c:pt>
                <c:pt idx="509">
                  <c:v>0.40526315789473599</c:v>
                </c:pt>
                <c:pt idx="510">
                  <c:v>0.42105263157894701</c:v>
                </c:pt>
                <c:pt idx="511">
                  <c:v>0.41578947368420999</c:v>
                </c:pt>
                <c:pt idx="512">
                  <c:v>0.384210526315789</c:v>
                </c:pt>
                <c:pt idx="513">
                  <c:v>0.44736842105263103</c:v>
                </c:pt>
                <c:pt idx="514">
                  <c:v>0.40789473684210498</c:v>
                </c:pt>
                <c:pt idx="515">
                  <c:v>0.43157894736842101</c:v>
                </c:pt>
                <c:pt idx="516">
                  <c:v>0.38947368421052603</c:v>
                </c:pt>
                <c:pt idx="517">
                  <c:v>0.384210526315789</c:v>
                </c:pt>
                <c:pt idx="518">
                  <c:v>0.394736842105263</c:v>
                </c:pt>
                <c:pt idx="519">
                  <c:v>0.38684210526315699</c:v>
                </c:pt>
                <c:pt idx="520">
                  <c:v>0.40526315789473599</c:v>
                </c:pt>
                <c:pt idx="521">
                  <c:v>0.37105263157894702</c:v>
                </c:pt>
                <c:pt idx="522">
                  <c:v>0.38947368421052603</c:v>
                </c:pt>
                <c:pt idx="523">
                  <c:v>0.35263157894736802</c:v>
                </c:pt>
                <c:pt idx="524">
                  <c:v>0.37105263157894702</c:v>
                </c:pt>
                <c:pt idx="525">
                  <c:v>0.413157894736842</c:v>
                </c:pt>
                <c:pt idx="526">
                  <c:v>0.394736842105263</c:v>
                </c:pt>
                <c:pt idx="527">
                  <c:v>0.4</c:v>
                </c:pt>
                <c:pt idx="528">
                  <c:v>0.36842105263157798</c:v>
                </c:pt>
                <c:pt idx="529">
                  <c:v>0.41578947368420999</c:v>
                </c:pt>
                <c:pt idx="530">
                  <c:v>0.42631578947368398</c:v>
                </c:pt>
                <c:pt idx="531">
                  <c:v>0.42631578947368398</c:v>
                </c:pt>
                <c:pt idx="532">
                  <c:v>0.36052631578947297</c:v>
                </c:pt>
                <c:pt idx="533">
                  <c:v>0.43421052631578899</c:v>
                </c:pt>
                <c:pt idx="534">
                  <c:v>0.35789473684210499</c:v>
                </c:pt>
                <c:pt idx="535">
                  <c:v>0.37631578947368399</c:v>
                </c:pt>
                <c:pt idx="536">
                  <c:v>0.37894736842105198</c:v>
                </c:pt>
                <c:pt idx="537">
                  <c:v>0.38947368421052603</c:v>
                </c:pt>
                <c:pt idx="538">
                  <c:v>0.41052631578947302</c:v>
                </c:pt>
                <c:pt idx="539">
                  <c:v>0.37368421052631501</c:v>
                </c:pt>
                <c:pt idx="540">
                  <c:v>0.38684210526315699</c:v>
                </c:pt>
                <c:pt idx="541">
                  <c:v>0.384210526315789</c:v>
                </c:pt>
                <c:pt idx="542">
                  <c:v>0.384210526315789</c:v>
                </c:pt>
                <c:pt idx="543">
                  <c:v>0.394736842105263</c:v>
                </c:pt>
                <c:pt idx="544">
                  <c:v>0.43684210526315698</c:v>
                </c:pt>
                <c:pt idx="545">
                  <c:v>0.413157894736842</c:v>
                </c:pt>
                <c:pt idx="546">
                  <c:v>0.355263157894736</c:v>
                </c:pt>
                <c:pt idx="547">
                  <c:v>0.38684210526315699</c:v>
                </c:pt>
                <c:pt idx="548">
                  <c:v>0.42631578947368398</c:v>
                </c:pt>
                <c:pt idx="549">
                  <c:v>0.37105263157894702</c:v>
                </c:pt>
                <c:pt idx="550">
                  <c:v>0.41052631578947302</c:v>
                </c:pt>
                <c:pt idx="551">
                  <c:v>0.423684210526315</c:v>
                </c:pt>
                <c:pt idx="552">
                  <c:v>0.40789473684210498</c:v>
                </c:pt>
                <c:pt idx="553">
                  <c:v>0.36578947368421</c:v>
                </c:pt>
                <c:pt idx="554">
                  <c:v>0.442105263157894</c:v>
                </c:pt>
                <c:pt idx="555">
                  <c:v>0.394736842105263</c:v>
                </c:pt>
                <c:pt idx="556">
                  <c:v>0.43157894736842101</c:v>
                </c:pt>
                <c:pt idx="557">
                  <c:v>0.39736842105263098</c:v>
                </c:pt>
                <c:pt idx="558">
                  <c:v>0.39210526315789401</c:v>
                </c:pt>
                <c:pt idx="559">
                  <c:v>0.39210526315789401</c:v>
                </c:pt>
                <c:pt idx="560">
                  <c:v>0.42631578947368398</c:v>
                </c:pt>
                <c:pt idx="561">
                  <c:v>0.39210526315789401</c:v>
                </c:pt>
                <c:pt idx="562">
                  <c:v>0.42105263157894701</c:v>
                </c:pt>
                <c:pt idx="563">
                  <c:v>0.36052631578947297</c:v>
                </c:pt>
                <c:pt idx="564">
                  <c:v>0.41052631578947302</c:v>
                </c:pt>
                <c:pt idx="565">
                  <c:v>0.38157894736842102</c:v>
                </c:pt>
                <c:pt idx="566">
                  <c:v>0.4</c:v>
                </c:pt>
                <c:pt idx="567">
                  <c:v>0.40789473684210498</c:v>
                </c:pt>
                <c:pt idx="568">
                  <c:v>0.38947368421052603</c:v>
                </c:pt>
                <c:pt idx="569">
                  <c:v>0.41842105263157803</c:v>
                </c:pt>
                <c:pt idx="570">
                  <c:v>0.39736842105263098</c:v>
                </c:pt>
                <c:pt idx="571">
                  <c:v>0.37368421052631501</c:v>
                </c:pt>
                <c:pt idx="572">
                  <c:v>0.37368421052631501</c:v>
                </c:pt>
                <c:pt idx="573">
                  <c:v>0.40526315789473599</c:v>
                </c:pt>
                <c:pt idx="574">
                  <c:v>0.38947368421052603</c:v>
                </c:pt>
                <c:pt idx="575">
                  <c:v>0.37368421052631501</c:v>
                </c:pt>
                <c:pt idx="576">
                  <c:v>0.37368421052631501</c:v>
                </c:pt>
                <c:pt idx="577">
                  <c:v>0.34210526315789402</c:v>
                </c:pt>
                <c:pt idx="578">
                  <c:v>0.40263157894736801</c:v>
                </c:pt>
                <c:pt idx="579">
                  <c:v>0.39210526315789401</c:v>
                </c:pt>
                <c:pt idx="580">
                  <c:v>0.38684210526315699</c:v>
                </c:pt>
                <c:pt idx="581">
                  <c:v>0.42894736842105202</c:v>
                </c:pt>
                <c:pt idx="582">
                  <c:v>0.37631578947368399</c:v>
                </c:pt>
                <c:pt idx="583">
                  <c:v>0.40526315789473599</c:v>
                </c:pt>
                <c:pt idx="584">
                  <c:v>0.36052631578947297</c:v>
                </c:pt>
                <c:pt idx="585">
                  <c:v>0.4</c:v>
                </c:pt>
                <c:pt idx="586">
                  <c:v>0.39210526315789401</c:v>
                </c:pt>
                <c:pt idx="587">
                  <c:v>0.4</c:v>
                </c:pt>
                <c:pt idx="588">
                  <c:v>0.43421052631578899</c:v>
                </c:pt>
                <c:pt idx="589">
                  <c:v>0.36315789473684201</c:v>
                </c:pt>
                <c:pt idx="590">
                  <c:v>0.41842105263157803</c:v>
                </c:pt>
                <c:pt idx="591">
                  <c:v>0.38157894736842102</c:v>
                </c:pt>
                <c:pt idx="592">
                  <c:v>0.38947368421052603</c:v>
                </c:pt>
                <c:pt idx="593">
                  <c:v>0.39210526315789401</c:v>
                </c:pt>
                <c:pt idx="594">
                  <c:v>0.42631578947368398</c:v>
                </c:pt>
                <c:pt idx="595">
                  <c:v>0.42105263157894701</c:v>
                </c:pt>
                <c:pt idx="596">
                  <c:v>0.38684210526315699</c:v>
                </c:pt>
                <c:pt idx="597">
                  <c:v>0.37894736842105198</c:v>
                </c:pt>
                <c:pt idx="598">
                  <c:v>0.43947368421052602</c:v>
                </c:pt>
                <c:pt idx="599">
                  <c:v>0.40263157894736801</c:v>
                </c:pt>
                <c:pt idx="600">
                  <c:v>0.394736842105263</c:v>
                </c:pt>
                <c:pt idx="601">
                  <c:v>0.38947368421052603</c:v>
                </c:pt>
                <c:pt idx="602">
                  <c:v>0.423684210526315</c:v>
                </c:pt>
                <c:pt idx="603">
                  <c:v>0.43947368421052602</c:v>
                </c:pt>
                <c:pt idx="604">
                  <c:v>0.42105263157894701</c:v>
                </c:pt>
                <c:pt idx="605">
                  <c:v>0.38947368421052603</c:v>
                </c:pt>
                <c:pt idx="606">
                  <c:v>0.39210526315789401</c:v>
                </c:pt>
                <c:pt idx="607">
                  <c:v>0.41052631578947302</c:v>
                </c:pt>
                <c:pt idx="608">
                  <c:v>0.41578947368420999</c:v>
                </c:pt>
                <c:pt idx="609">
                  <c:v>0.39210526315789401</c:v>
                </c:pt>
                <c:pt idx="610">
                  <c:v>0.39736842105263098</c:v>
                </c:pt>
                <c:pt idx="611">
                  <c:v>0.4</c:v>
                </c:pt>
                <c:pt idx="612">
                  <c:v>0.41842105263157803</c:v>
                </c:pt>
                <c:pt idx="613">
                  <c:v>0.39736842105263098</c:v>
                </c:pt>
                <c:pt idx="614">
                  <c:v>0.42105263157894701</c:v>
                </c:pt>
                <c:pt idx="615">
                  <c:v>0.39210526315789401</c:v>
                </c:pt>
                <c:pt idx="616">
                  <c:v>0.40789473684210498</c:v>
                </c:pt>
                <c:pt idx="617">
                  <c:v>0.41052631578947302</c:v>
                </c:pt>
                <c:pt idx="618">
                  <c:v>0.40789473684210498</c:v>
                </c:pt>
                <c:pt idx="619">
                  <c:v>0.34736842105263099</c:v>
                </c:pt>
                <c:pt idx="620">
                  <c:v>0.336842105263157</c:v>
                </c:pt>
                <c:pt idx="621">
                  <c:v>0.39736842105263098</c:v>
                </c:pt>
                <c:pt idx="622">
                  <c:v>0.35789473684210499</c:v>
                </c:pt>
                <c:pt idx="623">
                  <c:v>0.37631578947368399</c:v>
                </c:pt>
                <c:pt idx="624">
                  <c:v>0.34736842105263099</c:v>
                </c:pt>
                <c:pt idx="625">
                  <c:v>0.38684210526315699</c:v>
                </c:pt>
                <c:pt idx="626">
                  <c:v>0.413157894736842</c:v>
                </c:pt>
                <c:pt idx="627">
                  <c:v>0.40789473684210498</c:v>
                </c:pt>
                <c:pt idx="628">
                  <c:v>0.37105263157894702</c:v>
                </c:pt>
                <c:pt idx="629">
                  <c:v>0.40263157894736801</c:v>
                </c:pt>
                <c:pt idx="630">
                  <c:v>0.384210526315789</c:v>
                </c:pt>
                <c:pt idx="631">
                  <c:v>0.40526315789473599</c:v>
                </c:pt>
                <c:pt idx="632">
                  <c:v>0.423684210526315</c:v>
                </c:pt>
                <c:pt idx="633">
                  <c:v>0.37105263157894702</c:v>
                </c:pt>
                <c:pt idx="634">
                  <c:v>0.38684210526315699</c:v>
                </c:pt>
                <c:pt idx="635">
                  <c:v>0.37894736842105198</c:v>
                </c:pt>
                <c:pt idx="636">
                  <c:v>0.36315789473684201</c:v>
                </c:pt>
                <c:pt idx="637">
                  <c:v>0.42894736842105202</c:v>
                </c:pt>
                <c:pt idx="638">
                  <c:v>0.38157894736842102</c:v>
                </c:pt>
                <c:pt idx="639">
                  <c:v>0.413157894736842</c:v>
                </c:pt>
                <c:pt idx="640">
                  <c:v>0.38157894736842102</c:v>
                </c:pt>
                <c:pt idx="641">
                  <c:v>0.39736842105263098</c:v>
                </c:pt>
                <c:pt idx="642">
                  <c:v>0.43157894736842101</c:v>
                </c:pt>
                <c:pt idx="643">
                  <c:v>0.39210526315789401</c:v>
                </c:pt>
                <c:pt idx="644">
                  <c:v>0.42105263157894701</c:v>
                </c:pt>
                <c:pt idx="645">
                  <c:v>0.384210526315789</c:v>
                </c:pt>
                <c:pt idx="646">
                  <c:v>0.394736842105263</c:v>
                </c:pt>
                <c:pt idx="647">
                  <c:v>0.39210526315789401</c:v>
                </c:pt>
                <c:pt idx="648">
                  <c:v>0.35</c:v>
                </c:pt>
                <c:pt idx="649">
                  <c:v>0.39210526315789401</c:v>
                </c:pt>
                <c:pt idx="650">
                  <c:v>0.36578947368421</c:v>
                </c:pt>
                <c:pt idx="651">
                  <c:v>0.41052631578947302</c:v>
                </c:pt>
                <c:pt idx="652">
                  <c:v>0.39210526315789401</c:v>
                </c:pt>
                <c:pt idx="653">
                  <c:v>0.423684210526315</c:v>
                </c:pt>
                <c:pt idx="654">
                  <c:v>0.41052631578947302</c:v>
                </c:pt>
                <c:pt idx="655">
                  <c:v>0.40789473684210498</c:v>
                </c:pt>
                <c:pt idx="656">
                  <c:v>0.38157894736842102</c:v>
                </c:pt>
                <c:pt idx="657">
                  <c:v>0.36842105263157798</c:v>
                </c:pt>
                <c:pt idx="658">
                  <c:v>0.43421052631578899</c:v>
                </c:pt>
                <c:pt idx="659">
                  <c:v>0.37368421052631501</c:v>
                </c:pt>
                <c:pt idx="660">
                  <c:v>0.40526315789473599</c:v>
                </c:pt>
                <c:pt idx="661">
                  <c:v>0.39736842105263098</c:v>
                </c:pt>
                <c:pt idx="662">
                  <c:v>0.46578947368420998</c:v>
                </c:pt>
                <c:pt idx="663">
                  <c:v>0.40263157894736801</c:v>
                </c:pt>
                <c:pt idx="664">
                  <c:v>0.40789473684210498</c:v>
                </c:pt>
                <c:pt idx="665">
                  <c:v>0.413157894736842</c:v>
                </c:pt>
                <c:pt idx="666">
                  <c:v>0.36052631578947297</c:v>
                </c:pt>
                <c:pt idx="667">
                  <c:v>0.39736842105263098</c:v>
                </c:pt>
                <c:pt idx="668">
                  <c:v>0.38157894736842102</c:v>
                </c:pt>
                <c:pt idx="669">
                  <c:v>0.39736842105263098</c:v>
                </c:pt>
                <c:pt idx="670">
                  <c:v>0.37368421052631501</c:v>
                </c:pt>
                <c:pt idx="671">
                  <c:v>0.38684210526315699</c:v>
                </c:pt>
                <c:pt idx="672">
                  <c:v>0.37105263157894702</c:v>
                </c:pt>
                <c:pt idx="673">
                  <c:v>0.41842105263157803</c:v>
                </c:pt>
                <c:pt idx="674">
                  <c:v>0.38947368421052603</c:v>
                </c:pt>
                <c:pt idx="675">
                  <c:v>0.40263157894736801</c:v>
                </c:pt>
                <c:pt idx="676">
                  <c:v>0.40263157894736801</c:v>
                </c:pt>
                <c:pt idx="677">
                  <c:v>0.38684210526315699</c:v>
                </c:pt>
                <c:pt idx="678">
                  <c:v>0.37894736842105198</c:v>
                </c:pt>
                <c:pt idx="679">
                  <c:v>0.34736842105263099</c:v>
                </c:pt>
                <c:pt idx="680">
                  <c:v>0.41842105263157803</c:v>
                </c:pt>
                <c:pt idx="681">
                  <c:v>0.43421052631578899</c:v>
                </c:pt>
                <c:pt idx="682">
                  <c:v>0.41052631578947302</c:v>
                </c:pt>
                <c:pt idx="683">
                  <c:v>0.38157894736842102</c:v>
                </c:pt>
                <c:pt idx="684">
                  <c:v>0.38157894736842102</c:v>
                </c:pt>
                <c:pt idx="685">
                  <c:v>0.394736842105263</c:v>
                </c:pt>
                <c:pt idx="686">
                  <c:v>0.36578947368421</c:v>
                </c:pt>
                <c:pt idx="687">
                  <c:v>0.394736842105263</c:v>
                </c:pt>
                <c:pt idx="688">
                  <c:v>0.394736842105263</c:v>
                </c:pt>
                <c:pt idx="689">
                  <c:v>0.355263157894736</c:v>
                </c:pt>
                <c:pt idx="690">
                  <c:v>0.39736842105263098</c:v>
                </c:pt>
                <c:pt idx="691">
                  <c:v>0.40263157894736801</c:v>
                </c:pt>
                <c:pt idx="692">
                  <c:v>0.37894736842105198</c:v>
                </c:pt>
                <c:pt idx="693">
                  <c:v>0.37368421052631501</c:v>
                </c:pt>
                <c:pt idx="694">
                  <c:v>0.37368421052631501</c:v>
                </c:pt>
                <c:pt idx="695">
                  <c:v>0.39210526315789401</c:v>
                </c:pt>
                <c:pt idx="696">
                  <c:v>0.4</c:v>
                </c:pt>
                <c:pt idx="697">
                  <c:v>0.41052631578947302</c:v>
                </c:pt>
                <c:pt idx="698">
                  <c:v>0.42105263157894701</c:v>
                </c:pt>
                <c:pt idx="699">
                  <c:v>0.38157894736842102</c:v>
                </c:pt>
                <c:pt idx="700">
                  <c:v>0.355263157894736</c:v>
                </c:pt>
                <c:pt idx="701">
                  <c:v>0.41578947368420999</c:v>
                </c:pt>
                <c:pt idx="702">
                  <c:v>0.37105263157894702</c:v>
                </c:pt>
                <c:pt idx="703">
                  <c:v>0.45</c:v>
                </c:pt>
                <c:pt idx="704">
                  <c:v>0.37368421052631501</c:v>
                </c:pt>
                <c:pt idx="705">
                  <c:v>0.41052631578947302</c:v>
                </c:pt>
                <c:pt idx="706">
                  <c:v>0.384210526315789</c:v>
                </c:pt>
                <c:pt idx="707">
                  <c:v>0.37368421052631501</c:v>
                </c:pt>
                <c:pt idx="708">
                  <c:v>0.38157894736842102</c:v>
                </c:pt>
                <c:pt idx="709">
                  <c:v>0.39736842105263098</c:v>
                </c:pt>
                <c:pt idx="710">
                  <c:v>0.35</c:v>
                </c:pt>
                <c:pt idx="711">
                  <c:v>0.39210526315789401</c:v>
                </c:pt>
                <c:pt idx="712">
                  <c:v>0.40263157894736801</c:v>
                </c:pt>
                <c:pt idx="713">
                  <c:v>0.4</c:v>
                </c:pt>
                <c:pt idx="714">
                  <c:v>0.384210526315789</c:v>
                </c:pt>
                <c:pt idx="715">
                  <c:v>0.41842105263157803</c:v>
                </c:pt>
                <c:pt idx="716">
                  <c:v>0.37631578947368399</c:v>
                </c:pt>
                <c:pt idx="717">
                  <c:v>0.40526315789473599</c:v>
                </c:pt>
                <c:pt idx="718">
                  <c:v>0.41578947368420999</c:v>
                </c:pt>
                <c:pt idx="719">
                  <c:v>0.38947368421052603</c:v>
                </c:pt>
                <c:pt idx="720">
                  <c:v>0.40263157894736801</c:v>
                </c:pt>
                <c:pt idx="721">
                  <c:v>0.36315789473684201</c:v>
                </c:pt>
                <c:pt idx="722">
                  <c:v>0.394736842105263</c:v>
                </c:pt>
                <c:pt idx="723">
                  <c:v>0.413157894736842</c:v>
                </c:pt>
                <c:pt idx="724">
                  <c:v>0.37894736842105198</c:v>
                </c:pt>
                <c:pt idx="725">
                  <c:v>0.41578947368420999</c:v>
                </c:pt>
                <c:pt idx="726">
                  <c:v>0.39736842105263098</c:v>
                </c:pt>
                <c:pt idx="727">
                  <c:v>0.40263157894736801</c:v>
                </c:pt>
                <c:pt idx="728">
                  <c:v>0.40526315789473599</c:v>
                </c:pt>
                <c:pt idx="729">
                  <c:v>0.423684210526315</c:v>
                </c:pt>
                <c:pt idx="730">
                  <c:v>0.38684210526315699</c:v>
                </c:pt>
                <c:pt idx="731">
                  <c:v>0.4</c:v>
                </c:pt>
                <c:pt idx="732">
                  <c:v>0.384210526315789</c:v>
                </c:pt>
                <c:pt idx="733">
                  <c:v>0.38684210526315699</c:v>
                </c:pt>
                <c:pt idx="734">
                  <c:v>0.40526315789473599</c:v>
                </c:pt>
                <c:pt idx="735">
                  <c:v>0.43947368421052602</c:v>
                </c:pt>
                <c:pt idx="736">
                  <c:v>0.42631578947368398</c:v>
                </c:pt>
                <c:pt idx="737">
                  <c:v>0.37894736842105198</c:v>
                </c:pt>
                <c:pt idx="738">
                  <c:v>0.38947368421052603</c:v>
                </c:pt>
                <c:pt idx="739">
                  <c:v>0.37368421052631501</c:v>
                </c:pt>
                <c:pt idx="740">
                  <c:v>0.41842105263157803</c:v>
                </c:pt>
                <c:pt idx="741">
                  <c:v>0.36315789473684201</c:v>
                </c:pt>
                <c:pt idx="742">
                  <c:v>0.413157894736842</c:v>
                </c:pt>
                <c:pt idx="743">
                  <c:v>0.40526315789473599</c:v>
                </c:pt>
                <c:pt idx="744">
                  <c:v>0.37631578947368399</c:v>
                </c:pt>
                <c:pt idx="745">
                  <c:v>0.41578947368420999</c:v>
                </c:pt>
                <c:pt idx="746">
                  <c:v>0.42894736842105202</c:v>
                </c:pt>
                <c:pt idx="747">
                  <c:v>0.394736842105263</c:v>
                </c:pt>
                <c:pt idx="748">
                  <c:v>0.40263157894736801</c:v>
                </c:pt>
                <c:pt idx="749">
                  <c:v>0.413157894736842</c:v>
                </c:pt>
                <c:pt idx="750">
                  <c:v>0.35</c:v>
                </c:pt>
                <c:pt idx="751">
                  <c:v>0.37894736842105198</c:v>
                </c:pt>
                <c:pt idx="752">
                  <c:v>0.38157894736842102</c:v>
                </c:pt>
                <c:pt idx="753">
                  <c:v>0.41052631578947302</c:v>
                </c:pt>
                <c:pt idx="754">
                  <c:v>0.394736842105263</c:v>
                </c:pt>
                <c:pt idx="755">
                  <c:v>0.35263157894736802</c:v>
                </c:pt>
                <c:pt idx="756">
                  <c:v>0.394736842105263</c:v>
                </c:pt>
                <c:pt idx="757">
                  <c:v>0.42631578947368398</c:v>
                </c:pt>
                <c:pt idx="758">
                  <c:v>0.40789473684210498</c:v>
                </c:pt>
                <c:pt idx="759">
                  <c:v>0.41842105263157803</c:v>
                </c:pt>
                <c:pt idx="760">
                  <c:v>0.38684210526315699</c:v>
                </c:pt>
                <c:pt idx="761">
                  <c:v>0.41578947368420999</c:v>
                </c:pt>
                <c:pt idx="762">
                  <c:v>0.355263157894736</c:v>
                </c:pt>
                <c:pt idx="763">
                  <c:v>0.4</c:v>
                </c:pt>
                <c:pt idx="764">
                  <c:v>0.40526315789473599</c:v>
                </c:pt>
                <c:pt idx="765">
                  <c:v>0.39210526315789401</c:v>
                </c:pt>
                <c:pt idx="766">
                  <c:v>0.43684210526315698</c:v>
                </c:pt>
                <c:pt idx="767">
                  <c:v>0.43157894736842101</c:v>
                </c:pt>
                <c:pt idx="768">
                  <c:v>0.37105263157894702</c:v>
                </c:pt>
                <c:pt idx="769">
                  <c:v>0.37368421052631501</c:v>
                </c:pt>
                <c:pt idx="770">
                  <c:v>0.40789473684210498</c:v>
                </c:pt>
                <c:pt idx="771">
                  <c:v>0.38947368421052603</c:v>
                </c:pt>
                <c:pt idx="772">
                  <c:v>0.35263157894736802</c:v>
                </c:pt>
                <c:pt idx="773">
                  <c:v>0.41578947368420999</c:v>
                </c:pt>
                <c:pt idx="774">
                  <c:v>0.38157894736842102</c:v>
                </c:pt>
                <c:pt idx="775">
                  <c:v>0.41842105263157803</c:v>
                </c:pt>
                <c:pt idx="776">
                  <c:v>0.41842105263157803</c:v>
                </c:pt>
                <c:pt idx="777">
                  <c:v>0.4</c:v>
                </c:pt>
                <c:pt idx="778">
                  <c:v>0.36842105263157798</c:v>
                </c:pt>
                <c:pt idx="779">
                  <c:v>0.39210526315789401</c:v>
                </c:pt>
                <c:pt idx="780">
                  <c:v>0.39210526315789401</c:v>
                </c:pt>
                <c:pt idx="781">
                  <c:v>0.384210526315789</c:v>
                </c:pt>
                <c:pt idx="782">
                  <c:v>0.40526315789473599</c:v>
                </c:pt>
                <c:pt idx="783">
                  <c:v>0.384210526315789</c:v>
                </c:pt>
                <c:pt idx="784">
                  <c:v>0.37631578947368399</c:v>
                </c:pt>
                <c:pt idx="785">
                  <c:v>0.37894736842105198</c:v>
                </c:pt>
                <c:pt idx="786">
                  <c:v>0.394736842105263</c:v>
                </c:pt>
                <c:pt idx="787">
                  <c:v>0.43157894736842101</c:v>
                </c:pt>
                <c:pt idx="788">
                  <c:v>0.38684210526315699</c:v>
                </c:pt>
                <c:pt idx="789">
                  <c:v>0.38157894736842102</c:v>
                </c:pt>
                <c:pt idx="790">
                  <c:v>0.40789473684210498</c:v>
                </c:pt>
                <c:pt idx="791">
                  <c:v>0.38947368421052603</c:v>
                </c:pt>
                <c:pt idx="792">
                  <c:v>0.40789473684210498</c:v>
                </c:pt>
                <c:pt idx="793">
                  <c:v>0.36052631578947297</c:v>
                </c:pt>
                <c:pt idx="794">
                  <c:v>0.40789473684210498</c:v>
                </c:pt>
                <c:pt idx="795">
                  <c:v>0.41842105263157803</c:v>
                </c:pt>
                <c:pt idx="796">
                  <c:v>0.36315789473684201</c:v>
                </c:pt>
                <c:pt idx="797">
                  <c:v>0.40789473684210498</c:v>
                </c:pt>
                <c:pt idx="798">
                  <c:v>0.38947368421052603</c:v>
                </c:pt>
                <c:pt idx="799">
                  <c:v>0.394736842105263</c:v>
                </c:pt>
                <c:pt idx="800">
                  <c:v>0.38684210526315699</c:v>
                </c:pt>
                <c:pt idx="801">
                  <c:v>0.34210526315789402</c:v>
                </c:pt>
                <c:pt idx="802">
                  <c:v>0.423684210526315</c:v>
                </c:pt>
                <c:pt idx="803">
                  <c:v>0.394736842105263</c:v>
                </c:pt>
                <c:pt idx="804">
                  <c:v>0.36052631578947297</c:v>
                </c:pt>
                <c:pt idx="805">
                  <c:v>0.423684210526315</c:v>
                </c:pt>
                <c:pt idx="806">
                  <c:v>0.37368421052631501</c:v>
                </c:pt>
                <c:pt idx="807">
                  <c:v>0.41842105263157803</c:v>
                </c:pt>
                <c:pt idx="808">
                  <c:v>0.40526315789473599</c:v>
                </c:pt>
                <c:pt idx="809">
                  <c:v>0.36052631578947297</c:v>
                </c:pt>
                <c:pt idx="810">
                  <c:v>0.40263157894736801</c:v>
                </c:pt>
                <c:pt idx="811">
                  <c:v>0.37894736842105198</c:v>
                </c:pt>
                <c:pt idx="812">
                  <c:v>0.442105263157894</c:v>
                </c:pt>
                <c:pt idx="813">
                  <c:v>0.40526315789473599</c:v>
                </c:pt>
                <c:pt idx="814">
                  <c:v>0.39210526315789401</c:v>
                </c:pt>
                <c:pt idx="815">
                  <c:v>0.41578947368420999</c:v>
                </c:pt>
                <c:pt idx="816">
                  <c:v>0.38684210526315699</c:v>
                </c:pt>
                <c:pt idx="817">
                  <c:v>0.37631578947368399</c:v>
                </c:pt>
                <c:pt idx="818">
                  <c:v>0.37105263157894702</c:v>
                </c:pt>
                <c:pt idx="819">
                  <c:v>0.413157894736842</c:v>
                </c:pt>
                <c:pt idx="820">
                  <c:v>0.40789473684210498</c:v>
                </c:pt>
                <c:pt idx="821">
                  <c:v>0.38684210526315699</c:v>
                </c:pt>
                <c:pt idx="822">
                  <c:v>0.40263157894736801</c:v>
                </c:pt>
                <c:pt idx="823">
                  <c:v>0.40789473684210498</c:v>
                </c:pt>
                <c:pt idx="824">
                  <c:v>0.38684210526315699</c:v>
                </c:pt>
                <c:pt idx="825">
                  <c:v>0.41052631578947302</c:v>
                </c:pt>
                <c:pt idx="826">
                  <c:v>0.38947368421052603</c:v>
                </c:pt>
                <c:pt idx="827">
                  <c:v>0.40789473684210498</c:v>
                </c:pt>
                <c:pt idx="828">
                  <c:v>0.4</c:v>
                </c:pt>
                <c:pt idx="829">
                  <c:v>0.37368421052631501</c:v>
                </c:pt>
                <c:pt idx="830">
                  <c:v>0.40263157894736801</c:v>
                </c:pt>
                <c:pt idx="831">
                  <c:v>0.36842105263157798</c:v>
                </c:pt>
                <c:pt idx="832">
                  <c:v>0.37368421052631501</c:v>
                </c:pt>
                <c:pt idx="833">
                  <c:v>0.4</c:v>
                </c:pt>
                <c:pt idx="834">
                  <c:v>0.39736842105263098</c:v>
                </c:pt>
                <c:pt idx="835">
                  <c:v>0.43947368421052602</c:v>
                </c:pt>
                <c:pt idx="836">
                  <c:v>0.37368421052631501</c:v>
                </c:pt>
                <c:pt idx="837">
                  <c:v>0.384210526315789</c:v>
                </c:pt>
                <c:pt idx="838">
                  <c:v>0.36842105263157798</c:v>
                </c:pt>
                <c:pt idx="839">
                  <c:v>0.413157894736842</c:v>
                </c:pt>
                <c:pt idx="840">
                  <c:v>0.35789473684210499</c:v>
                </c:pt>
                <c:pt idx="841">
                  <c:v>0.384210526315789</c:v>
                </c:pt>
                <c:pt idx="842">
                  <c:v>0.41842105263157803</c:v>
                </c:pt>
                <c:pt idx="843">
                  <c:v>0.41842105263157803</c:v>
                </c:pt>
                <c:pt idx="844">
                  <c:v>0.39210526315789401</c:v>
                </c:pt>
                <c:pt idx="845">
                  <c:v>0.39210526315789401</c:v>
                </c:pt>
                <c:pt idx="846">
                  <c:v>0.36842105263157798</c:v>
                </c:pt>
                <c:pt idx="847">
                  <c:v>0.38947368421052603</c:v>
                </c:pt>
                <c:pt idx="848">
                  <c:v>0.36578947368421</c:v>
                </c:pt>
                <c:pt idx="849">
                  <c:v>0.38684210526315699</c:v>
                </c:pt>
                <c:pt idx="850">
                  <c:v>0.39736842105263098</c:v>
                </c:pt>
                <c:pt idx="851">
                  <c:v>0.384210526315789</c:v>
                </c:pt>
                <c:pt idx="852">
                  <c:v>0.37631578947368399</c:v>
                </c:pt>
                <c:pt idx="853">
                  <c:v>0.442105263157894</c:v>
                </c:pt>
                <c:pt idx="854">
                  <c:v>0.40263157894736801</c:v>
                </c:pt>
                <c:pt idx="855">
                  <c:v>0.40789473684210498</c:v>
                </c:pt>
                <c:pt idx="856">
                  <c:v>0.42631578947368398</c:v>
                </c:pt>
                <c:pt idx="857">
                  <c:v>0.36052631578947297</c:v>
                </c:pt>
                <c:pt idx="858">
                  <c:v>0.39210526315789401</c:v>
                </c:pt>
                <c:pt idx="859">
                  <c:v>0.40263157894736801</c:v>
                </c:pt>
                <c:pt idx="860">
                  <c:v>0.4</c:v>
                </c:pt>
                <c:pt idx="861">
                  <c:v>0.413157894736842</c:v>
                </c:pt>
                <c:pt idx="862">
                  <c:v>0.38947368421052603</c:v>
                </c:pt>
                <c:pt idx="863">
                  <c:v>0.39210526315789401</c:v>
                </c:pt>
                <c:pt idx="864">
                  <c:v>0.413157894736842</c:v>
                </c:pt>
                <c:pt idx="865">
                  <c:v>0.355263157894736</c:v>
                </c:pt>
                <c:pt idx="866">
                  <c:v>0.37105263157894702</c:v>
                </c:pt>
                <c:pt idx="867">
                  <c:v>0.36052631578947297</c:v>
                </c:pt>
                <c:pt idx="868">
                  <c:v>0.38157894736842102</c:v>
                </c:pt>
                <c:pt idx="869">
                  <c:v>0.38947368421052603</c:v>
                </c:pt>
                <c:pt idx="870">
                  <c:v>0.37105263157894702</c:v>
                </c:pt>
                <c:pt idx="871">
                  <c:v>0.43421052631578899</c:v>
                </c:pt>
                <c:pt idx="872">
                  <c:v>0.40789473684210498</c:v>
                </c:pt>
                <c:pt idx="873">
                  <c:v>0.384210526315789</c:v>
                </c:pt>
                <c:pt idx="874">
                  <c:v>0.394736842105263</c:v>
                </c:pt>
                <c:pt idx="875">
                  <c:v>0.384210526315789</c:v>
                </c:pt>
                <c:pt idx="876">
                  <c:v>0.43684210526315698</c:v>
                </c:pt>
                <c:pt idx="877">
                  <c:v>0.38947368421052603</c:v>
                </c:pt>
                <c:pt idx="878">
                  <c:v>0.41578947368420999</c:v>
                </c:pt>
                <c:pt idx="879">
                  <c:v>0.40263157894736801</c:v>
                </c:pt>
                <c:pt idx="880">
                  <c:v>0.39210526315789401</c:v>
                </c:pt>
                <c:pt idx="881">
                  <c:v>0.40263157894736801</c:v>
                </c:pt>
                <c:pt idx="882">
                  <c:v>0.394736842105263</c:v>
                </c:pt>
                <c:pt idx="883">
                  <c:v>0.37631578947368399</c:v>
                </c:pt>
                <c:pt idx="884">
                  <c:v>0.37368421052631501</c:v>
                </c:pt>
                <c:pt idx="885">
                  <c:v>0.39210526315789401</c:v>
                </c:pt>
                <c:pt idx="886">
                  <c:v>0.42894736842105202</c:v>
                </c:pt>
                <c:pt idx="887">
                  <c:v>0.38157894736842102</c:v>
                </c:pt>
                <c:pt idx="888">
                  <c:v>0.42894736842105202</c:v>
                </c:pt>
                <c:pt idx="889">
                  <c:v>0.41052631578947302</c:v>
                </c:pt>
                <c:pt idx="890">
                  <c:v>0.39736842105263098</c:v>
                </c:pt>
                <c:pt idx="891">
                  <c:v>0.42105263157894701</c:v>
                </c:pt>
                <c:pt idx="892">
                  <c:v>0.394736842105263</c:v>
                </c:pt>
                <c:pt idx="893">
                  <c:v>0.37631578947368399</c:v>
                </c:pt>
                <c:pt idx="894">
                  <c:v>0.36842105263157798</c:v>
                </c:pt>
                <c:pt idx="895">
                  <c:v>0.38684210526315699</c:v>
                </c:pt>
                <c:pt idx="896">
                  <c:v>0.4</c:v>
                </c:pt>
                <c:pt idx="897">
                  <c:v>0.43947368421052602</c:v>
                </c:pt>
                <c:pt idx="898">
                  <c:v>0.40526315789473599</c:v>
                </c:pt>
                <c:pt idx="899">
                  <c:v>0.39210526315789401</c:v>
                </c:pt>
                <c:pt idx="900">
                  <c:v>0.36315789473684201</c:v>
                </c:pt>
                <c:pt idx="901">
                  <c:v>0.37894736842105198</c:v>
                </c:pt>
                <c:pt idx="902">
                  <c:v>0.413157894736842</c:v>
                </c:pt>
                <c:pt idx="903">
                  <c:v>0.40789473684210498</c:v>
                </c:pt>
                <c:pt idx="904">
                  <c:v>0.39210526315789401</c:v>
                </c:pt>
                <c:pt idx="905">
                  <c:v>0.37105263157894702</c:v>
                </c:pt>
                <c:pt idx="906">
                  <c:v>0.38947368421052603</c:v>
                </c:pt>
                <c:pt idx="907">
                  <c:v>0.37631578947368399</c:v>
                </c:pt>
                <c:pt idx="908">
                  <c:v>0.41578947368420999</c:v>
                </c:pt>
                <c:pt idx="909">
                  <c:v>0.37105263157894702</c:v>
                </c:pt>
                <c:pt idx="910">
                  <c:v>0.41052631578947302</c:v>
                </c:pt>
                <c:pt idx="911">
                  <c:v>0.35</c:v>
                </c:pt>
                <c:pt idx="912">
                  <c:v>0.39736842105263098</c:v>
                </c:pt>
                <c:pt idx="913">
                  <c:v>0.40789473684210498</c:v>
                </c:pt>
                <c:pt idx="914">
                  <c:v>0.36052631578947297</c:v>
                </c:pt>
                <c:pt idx="915">
                  <c:v>0.39736842105263098</c:v>
                </c:pt>
                <c:pt idx="916">
                  <c:v>0.39736842105263098</c:v>
                </c:pt>
                <c:pt idx="917">
                  <c:v>0.38684210526315699</c:v>
                </c:pt>
                <c:pt idx="918">
                  <c:v>0.37368421052631501</c:v>
                </c:pt>
                <c:pt idx="919">
                  <c:v>0.37631578947368399</c:v>
                </c:pt>
                <c:pt idx="920">
                  <c:v>0.40526315789473599</c:v>
                </c:pt>
                <c:pt idx="921">
                  <c:v>0.40263157894736801</c:v>
                </c:pt>
                <c:pt idx="922">
                  <c:v>0.36842105263157798</c:v>
                </c:pt>
                <c:pt idx="923">
                  <c:v>0.38684210526315699</c:v>
                </c:pt>
                <c:pt idx="924">
                  <c:v>0.34473684210526301</c:v>
                </c:pt>
                <c:pt idx="925">
                  <c:v>0.38947368421052603</c:v>
                </c:pt>
                <c:pt idx="926">
                  <c:v>0.413157894736842</c:v>
                </c:pt>
                <c:pt idx="927">
                  <c:v>0.36842105263157798</c:v>
                </c:pt>
                <c:pt idx="928">
                  <c:v>0.38157894736842102</c:v>
                </c:pt>
                <c:pt idx="929">
                  <c:v>0.413157894736842</c:v>
                </c:pt>
                <c:pt idx="930">
                  <c:v>0.4</c:v>
                </c:pt>
                <c:pt idx="931">
                  <c:v>0.35789473684210499</c:v>
                </c:pt>
                <c:pt idx="932">
                  <c:v>0.36842105263157798</c:v>
                </c:pt>
                <c:pt idx="933">
                  <c:v>0.40526315789473599</c:v>
                </c:pt>
                <c:pt idx="934">
                  <c:v>0.43421052631578899</c:v>
                </c:pt>
                <c:pt idx="935">
                  <c:v>0.40526315789473599</c:v>
                </c:pt>
                <c:pt idx="936">
                  <c:v>0.36315789473684201</c:v>
                </c:pt>
                <c:pt idx="937">
                  <c:v>0.41578947368420999</c:v>
                </c:pt>
                <c:pt idx="938">
                  <c:v>0.41842105263157803</c:v>
                </c:pt>
                <c:pt idx="939">
                  <c:v>0.413157894736842</c:v>
                </c:pt>
                <c:pt idx="940">
                  <c:v>0.40263157894736801</c:v>
                </c:pt>
                <c:pt idx="941">
                  <c:v>0.37368421052631501</c:v>
                </c:pt>
                <c:pt idx="942">
                  <c:v>0.43684210526315698</c:v>
                </c:pt>
                <c:pt idx="943">
                  <c:v>0.42105263157894701</c:v>
                </c:pt>
                <c:pt idx="944">
                  <c:v>0.43157894736842101</c:v>
                </c:pt>
                <c:pt idx="945">
                  <c:v>0.39736842105263098</c:v>
                </c:pt>
                <c:pt idx="946">
                  <c:v>0.36842105263157798</c:v>
                </c:pt>
                <c:pt idx="947">
                  <c:v>0.39736842105263098</c:v>
                </c:pt>
                <c:pt idx="948">
                  <c:v>0.355263157894736</c:v>
                </c:pt>
                <c:pt idx="949">
                  <c:v>0.394736842105263</c:v>
                </c:pt>
                <c:pt idx="950">
                  <c:v>0.39210526315789401</c:v>
                </c:pt>
                <c:pt idx="951">
                  <c:v>0.37105263157894702</c:v>
                </c:pt>
                <c:pt idx="952">
                  <c:v>0.4</c:v>
                </c:pt>
                <c:pt idx="953">
                  <c:v>0.39736842105263098</c:v>
                </c:pt>
                <c:pt idx="954">
                  <c:v>0.413157894736842</c:v>
                </c:pt>
                <c:pt idx="955">
                  <c:v>0.37631578947368399</c:v>
                </c:pt>
                <c:pt idx="956">
                  <c:v>0.38157894736842102</c:v>
                </c:pt>
                <c:pt idx="957">
                  <c:v>0.41052631578947302</c:v>
                </c:pt>
                <c:pt idx="958">
                  <c:v>0.40526315789473599</c:v>
                </c:pt>
                <c:pt idx="959">
                  <c:v>0.41578947368420999</c:v>
                </c:pt>
                <c:pt idx="960">
                  <c:v>0.37105263157894702</c:v>
                </c:pt>
                <c:pt idx="961">
                  <c:v>0.39736842105263098</c:v>
                </c:pt>
                <c:pt idx="962">
                  <c:v>0.384210526315789</c:v>
                </c:pt>
                <c:pt idx="963">
                  <c:v>0.38947368421052603</c:v>
                </c:pt>
                <c:pt idx="964">
                  <c:v>0.442105263157894</c:v>
                </c:pt>
                <c:pt idx="965">
                  <c:v>0.38947368421052603</c:v>
                </c:pt>
                <c:pt idx="966">
                  <c:v>0.39210526315789401</c:v>
                </c:pt>
                <c:pt idx="967">
                  <c:v>0.37368421052631501</c:v>
                </c:pt>
                <c:pt idx="968">
                  <c:v>0.37894736842105198</c:v>
                </c:pt>
                <c:pt idx="969">
                  <c:v>0.38157894736842102</c:v>
                </c:pt>
                <c:pt idx="970">
                  <c:v>0.38157894736842102</c:v>
                </c:pt>
                <c:pt idx="971">
                  <c:v>0.41578947368420999</c:v>
                </c:pt>
                <c:pt idx="972">
                  <c:v>0.355263157894736</c:v>
                </c:pt>
                <c:pt idx="973">
                  <c:v>0.423684210526315</c:v>
                </c:pt>
                <c:pt idx="974">
                  <c:v>0.47631578947368403</c:v>
                </c:pt>
                <c:pt idx="975">
                  <c:v>0.35263157894736802</c:v>
                </c:pt>
                <c:pt idx="976">
                  <c:v>0.39210526315789401</c:v>
                </c:pt>
                <c:pt idx="977">
                  <c:v>0.40526315789473599</c:v>
                </c:pt>
                <c:pt idx="978">
                  <c:v>0.45789473684210502</c:v>
                </c:pt>
                <c:pt idx="979">
                  <c:v>0.4</c:v>
                </c:pt>
                <c:pt idx="980">
                  <c:v>0.394736842105263</c:v>
                </c:pt>
                <c:pt idx="981">
                  <c:v>0.42105263157894701</c:v>
                </c:pt>
                <c:pt idx="982">
                  <c:v>0.36578947368421</c:v>
                </c:pt>
                <c:pt idx="983">
                  <c:v>0.37105263157894702</c:v>
                </c:pt>
                <c:pt idx="984">
                  <c:v>0.39736842105263098</c:v>
                </c:pt>
                <c:pt idx="985">
                  <c:v>0.40263157894736801</c:v>
                </c:pt>
                <c:pt idx="986">
                  <c:v>0.40263157894736801</c:v>
                </c:pt>
                <c:pt idx="987">
                  <c:v>0.37105263157894702</c:v>
                </c:pt>
                <c:pt idx="988">
                  <c:v>0.42105263157894701</c:v>
                </c:pt>
                <c:pt idx="989">
                  <c:v>0.40789473684210498</c:v>
                </c:pt>
                <c:pt idx="990">
                  <c:v>0.37631578947368399</c:v>
                </c:pt>
                <c:pt idx="991">
                  <c:v>0.35789473684210499</c:v>
                </c:pt>
                <c:pt idx="992">
                  <c:v>0.35263157894736802</c:v>
                </c:pt>
                <c:pt idx="993">
                  <c:v>0.4</c:v>
                </c:pt>
                <c:pt idx="994">
                  <c:v>0.394736842105263</c:v>
                </c:pt>
                <c:pt idx="995">
                  <c:v>0.384210526315789</c:v>
                </c:pt>
                <c:pt idx="996">
                  <c:v>0.40789473684210498</c:v>
                </c:pt>
                <c:pt idx="997">
                  <c:v>0.4</c:v>
                </c:pt>
                <c:pt idx="998">
                  <c:v>0.384210526315789</c:v>
                </c:pt>
                <c:pt idx="999">
                  <c:v>0.37105263157894702</c:v>
                </c:pt>
                <c:pt idx="1000">
                  <c:v>0.442105263157894</c:v>
                </c:pt>
                <c:pt idx="1001">
                  <c:v>0.45789473684210502</c:v>
                </c:pt>
                <c:pt idx="1002">
                  <c:v>0.471052631578947</c:v>
                </c:pt>
                <c:pt idx="1003">
                  <c:v>0.44736842105263103</c:v>
                </c:pt>
                <c:pt idx="1004">
                  <c:v>0.39736842105263098</c:v>
                </c:pt>
                <c:pt idx="1005">
                  <c:v>0.41052631578947302</c:v>
                </c:pt>
                <c:pt idx="1006">
                  <c:v>0.39736842105263098</c:v>
                </c:pt>
                <c:pt idx="1007">
                  <c:v>0.44736842105263103</c:v>
                </c:pt>
                <c:pt idx="1008">
                  <c:v>0.44736842105263103</c:v>
                </c:pt>
                <c:pt idx="1009">
                  <c:v>0.44473684210526299</c:v>
                </c:pt>
                <c:pt idx="1010">
                  <c:v>0.442105263157894</c:v>
                </c:pt>
                <c:pt idx="1011">
                  <c:v>0.41052631578947302</c:v>
                </c:pt>
                <c:pt idx="1012">
                  <c:v>0.37368421052631501</c:v>
                </c:pt>
                <c:pt idx="1013">
                  <c:v>0.43684210526315698</c:v>
                </c:pt>
                <c:pt idx="1014">
                  <c:v>0.42631578947368398</c:v>
                </c:pt>
                <c:pt idx="1015">
                  <c:v>0.481578947368421</c:v>
                </c:pt>
                <c:pt idx="1016">
                  <c:v>0.42894736842105202</c:v>
                </c:pt>
                <c:pt idx="1017">
                  <c:v>0.44736842105263103</c:v>
                </c:pt>
                <c:pt idx="1018">
                  <c:v>0.452631578947368</c:v>
                </c:pt>
                <c:pt idx="1019">
                  <c:v>0.394736842105263</c:v>
                </c:pt>
                <c:pt idx="1020">
                  <c:v>0.49473684210526298</c:v>
                </c:pt>
                <c:pt idx="1021">
                  <c:v>0.42894736842105202</c:v>
                </c:pt>
                <c:pt idx="1022">
                  <c:v>0.39210526315789401</c:v>
                </c:pt>
                <c:pt idx="1023">
                  <c:v>0.41052631578947302</c:v>
                </c:pt>
                <c:pt idx="1024">
                  <c:v>0.394736842105263</c:v>
                </c:pt>
                <c:pt idx="1025">
                  <c:v>0.38947368421052603</c:v>
                </c:pt>
                <c:pt idx="1026">
                  <c:v>0.4</c:v>
                </c:pt>
                <c:pt idx="1027">
                  <c:v>0.423684210526315</c:v>
                </c:pt>
                <c:pt idx="1028">
                  <c:v>0.45526315789473598</c:v>
                </c:pt>
                <c:pt idx="1029">
                  <c:v>0.43947368421052602</c:v>
                </c:pt>
                <c:pt idx="1030">
                  <c:v>0.41052631578947302</c:v>
                </c:pt>
                <c:pt idx="1031">
                  <c:v>0.43157894736842101</c:v>
                </c:pt>
                <c:pt idx="1032">
                  <c:v>0.43947368421052602</c:v>
                </c:pt>
                <c:pt idx="1033">
                  <c:v>0.40526315789473599</c:v>
                </c:pt>
                <c:pt idx="1034">
                  <c:v>0.44736842105263103</c:v>
                </c:pt>
                <c:pt idx="1035">
                  <c:v>0.43157894736842101</c:v>
                </c:pt>
                <c:pt idx="1036">
                  <c:v>0.43421052631578899</c:v>
                </c:pt>
                <c:pt idx="1037">
                  <c:v>0.44473684210526299</c:v>
                </c:pt>
                <c:pt idx="1038">
                  <c:v>0.45526315789473598</c:v>
                </c:pt>
                <c:pt idx="1039">
                  <c:v>0.43684210526315698</c:v>
                </c:pt>
                <c:pt idx="1040">
                  <c:v>0.41578947368420999</c:v>
                </c:pt>
                <c:pt idx="1041">
                  <c:v>0.43947368421052602</c:v>
                </c:pt>
                <c:pt idx="1042">
                  <c:v>0.43157894736842101</c:v>
                </c:pt>
                <c:pt idx="1043">
                  <c:v>0.42894736842105202</c:v>
                </c:pt>
                <c:pt idx="1044">
                  <c:v>0.38947368421052603</c:v>
                </c:pt>
                <c:pt idx="1045">
                  <c:v>0.42894736842105202</c:v>
                </c:pt>
                <c:pt idx="1046">
                  <c:v>0.41842105263157803</c:v>
                </c:pt>
                <c:pt idx="1047">
                  <c:v>0.48684210526315702</c:v>
                </c:pt>
                <c:pt idx="1048">
                  <c:v>0.42894736842105202</c:v>
                </c:pt>
                <c:pt idx="1049">
                  <c:v>0.43947368421052602</c:v>
                </c:pt>
                <c:pt idx="1050">
                  <c:v>0.43157894736842101</c:v>
                </c:pt>
                <c:pt idx="1051">
                  <c:v>0.37894736842105198</c:v>
                </c:pt>
                <c:pt idx="1052">
                  <c:v>0.442105263157894</c:v>
                </c:pt>
                <c:pt idx="1053">
                  <c:v>0.42105263157894701</c:v>
                </c:pt>
                <c:pt idx="1054">
                  <c:v>0.452631578947368</c:v>
                </c:pt>
                <c:pt idx="1055">
                  <c:v>0.41842105263157803</c:v>
                </c:pt>
                <c:pt idx="1056">
                  <c:v>0.42631578947368398</c:v>
                </c:pt>
                <c:pt idx="1057">
                  <c:v>0.43421052631578899</c:v>
                </c:pt>
                <c:pt idx="1058">
                  <c:v>0.43684210526315698</c:v>
                </c:pt>
                <c:pt idx="1059">
                  <c:v>0.42894736842105202</c:v>
                </c:pt>
                <c:pt idx="1060">
                  <c:v>0.46578947368420998</c:v>
                </c:pt>
                <c:pt idx="1061">
                  <c:v>0.40789473684210498</c:v>
                </c:pt>
                <c:pt idx="1062">
                  <c:v>0.41578947368420999</c:v>
                </c:pt>
                <c:pt idx="1063">
                  <c:v>0.42105263157894701</c:v>
                </c:pt>
                <c:pt idx="1064">
                  <c:v>0.45</c:v>
                </c:pt>
                <c:pt idx="1065">
                  <c:v>0.452631578947368</c:v>
                </c:pt>
                <c:pt idx="1066">
                  <c:v>0.41578947368420999</c:v>
                </c:pt>
                <c:pt idx="1067">
                  <c:v>0.41052631578947302</c:v>
                </c:pt>
                <c:pt idx="1068">
                  <c:v>0.44473684210526299</c:v>
                </c:pt>
                <c:pt idx="1069">
                  <c:v>0.43947368421052602</c:v>
                </c:pt>
                <c:pt idx="1070">
                  <c:v>0.43421052631578899</c:v>
                </c:pt>
                <c:pt idx="1071">
                  <c:v>0.452631578947368</c:v>
                </c:pt>
                <c:pt idx="1072">
                  <c:v>0.442105263157894</c:v>
                </c:pt>
                <c:pt idx="1073">
                  <c:v>0.47894736842105201</c:v>
                </c:pt>
                <c:pt idx="1074">
                  <c:v>0.44736842105263103</c:v>
                </c:pt>
                <c:pt idx="1075">
                  <c:v>0.43421052631578899</c:v>
                </c:pt>
                <c:pt idx="1076">
                  <c:v>0.43947368421052602</c:v>
                </c:pt>
                <c:pt idx="1077">
                  <c:v>0.45789473684210502</c:v>
                </c:pt>
                <c:pt idx="1078">
                  <c:v>0.423684210526315</c:v>
                </c:pt>
                <c:pt idx="1079">
                  <c:v>0.45</c:v>
                </c:pt>
                <c:pt idx="1080">
                  <c:v>0.40263157894736801</c:v>
                </c:pt>
                <c:pt idx="1081">
                  <c:v>0.46052631578947301</c:v>
                </c:pt>
                <c:pt idx="1082">
                  <c:v>0.45526315789473598</c:v>
                </c:pt>
                <c:pt idx="1083">
                  <c:v>0.40789473684210498</c:v>
                </c:pt>
                <c:pt idx="1084">
                  <c:v>0.452631578947368</c:v>
                </c:pt>
                <c:pt idx="1085">
                  <c:v>0.45</c:v>
                </c:pt>
                <c:pt idx="1086">
                  <c:v>0.43947368421052602</c:v>
                </c:pt>
                <c:pt idx="1087">
                  <c:v>0.42105263157894701</c:v>
                </c:pt>
                <c:pt idx="1088">
                  <c:v>0.45526315789473598</c:v>
                </c:pt>
                <c:pt idx="1089">
                  <c:v>0.43421052631578899</c:v>
                </c:pt>
                <c:pt idx="1090">
                  <c:v>0.40789473684210498</c:v>
                </c:pt>
                <c:pt idx="1091">
                  <c:v>0.43421052631578899</c:v>
                </c:pt>
                <c:pt idx="1092">
                  <c:v>0.42894736842105202</c:v>
                </c:pt>
                <c:pt idx="1093">
                  <c:v>0.442105263157894</c:v>
                </c:pt>
                <c:pt idx="1094">
                  <c:v>0.39736842105263098</c:v>
                </c:pt>
                <c:pt idx="1095">
                  <c:v>0.47894736842105201</c:v>
                </c:pt>
                <c:pt idx="1096">
                  <c:v>0.413157894736842</c:v>
                </c:pt>
                <c:pt idx="1097">
                  <c:v>0.42894736842105202</c:v>
                </c:pt>
                <c:pt idx="1098">
                  <c:v>0.38947368421052603</c:v>
                </c:pt>
                <c:pt idx="1099">
                  <c:v>0.394736842105263</c:v>
                </c:pt>
                <c:pt idx="1100">
                  <c:v>0.43157894736842101</c:v>
                </c:pt>
                <c:pt idx="1101">
                  <c:v>0.452631578947368</c:v>
                </c:pt>
                <c:pt idx="1102">
                  <c:v>0.45</c:v>
                </c:pt>
                <c:pt idx="1103">
                  <c:v>0.41842105263157803</c:v>
                </c:pt>
                <c:pt idx="1104">
                  <c:v>0.46578947368420998</c:v>
                </c:pt>
                <c:pt idx="1105">
                  <c:v>0.43157894736842101</c:v>
                </c:pt>
                <c:pt idx="1106">
                  <c:v>0.42631578947368398</c:v>
                </c:pt>
                <c:pt idx="1107">
                  <c:v>0.41842105263157803</c:v>
                </c:pt>
                <c:pt idx="1108">
                  <c:v>0.42894736842105202</c:v>
                </c:pt>
                <c:pt idx="1109">
                  <c:v>0.5</c:v>
                </c:pt>
                <c:pt idx="1110">
                  <c:v>0.43421052631578899</c:v>
                </c:pt>
                <c:pt idx="1111">
                  <c:v>0.413157894736842</c:v>
                </c:pt>
                <c:pt idx="1112">
                  <c:v>0.45</c:v>
                </c:pt>
                <c:pt idx="1113">
                  <c:v>0.46842105263157802</c:v>
                </c:pt>
                <c:pt idx="1114">
                  <c:v>0.42894736842105202</c:v>
                </c:pt>
                <c:pt idx="1115">
                  <c:v>0.45526315789473598</c:v>
                </c:pt>
                <c:pt idx="1116">
                  <c:v>0.43157894736842101</c:v>
                </c:pt>
                <c:pt idx="1117">
                  <c:v>0.47631578947368403</c:v>
                </c:pt>
                <c:pt idx="1118">
                  <c:v>0.43421052631578899</c:v>
                </c:pt>
                <c:pt idx="1119">
                  <c:v>0.43157894736842101</c:v>
                </c:pt>
                <c:pt idx="1120">
                  <c:v>0.46052631578947301</c:v>
                </c:pt>
                <c:pt idx="1121">
                  <c:v>0.43157894736842101</c:v>
                </c:pt>
                <c:pt idx="1122">
                  <c:v>0.40526315789473599</c:v>
                </c:pt>
                <c:pt idx="1123">
                  <c:v>0.41578947368420999</c:v>
                </c:pt>
                <c:pt idx="1124">
                  <c:v>0.423684210526315</c:v>
                </c:pt>
                <c:pt idx="1125">
                  <c:v>0.413157894736842</c:v>
                </c:pt>
                <c:pt idx="1126">
                  <c:v>0.46052631578947301</c:v>
                </c:pt>
                <c:pt idx="1127">
                  <c:v>0.42894736842105202</c:v>
                </c:pt>
                <c:pt idx="1128">
                  <c:v>0.40263157894736801</c:v>
                </c:pt>
                <c:pt idx="1129">
                  <c:v>0.39210526315789401</c:v>
                </c:pt>
                <c:pt idx="1130">
                  <c:v>0.46052631578947301</c:v>
                </c:pt>
                <c:pt idx="1131">
                  <c:v>0.42894736842105202</c:v>
                </c:pt>
                <c:pt idx="1132">
                  <c:v>0.423684210526315</c:v>
                </c:pt>
                <c:pt idx="1133">
                  <c:v>0.44473684210526299</c:v>
                </c:pt>
                <c:pt idx="1134">
                  <c:v>0.43947368421052602</c:v>
                </c:pt>
                <c:pt idx="1135">
                  <c:v>0.40789473684210498</c:v>
                </c:pt>
                <c:pt idx="1136">
                  <c:v>0.413157894736842</c:v>
                </c:pt>
                <c:pt idx="1137">
                  <c:v>0.442105263157894</c:v>
                </c:pt>
                <c:pt idx="1138">
                  <c:v>0.38684210526315699</c:v>
                </c:pt>
                <c:pt idx="1139">
                  <c:v>0.42631578947368398</c:v>
                </c:pt>
                <c:pt idx="1140">
                  <c:v>0.43157894736842101</c:v>
                </c:pt>
                <c:pt idx="1141">
                  <c:v>0.40789473684210498</c:v>
                </c:pt>
                <c:pt idx="1142">
                  <c:v>0.452631578947368</c:v>
                </c:pt>
                <c:pt idx="1143">
                  <c:v>0.42105263157894701</c:v>
                </c:pt>
                <c:pt idx="1144">
                  <c:v>0.471052631578947</c:v>
                </c:pt>
                <c:pt idx="1145">
                  <c:v>0.43684210526315698</c:v>
                </c:pt>
                <c:pt idx="1146">
                  <c:v>0.452631578947368</c:v>
                </c:pt>
                <c:pt idx="1147">
                  <c:v>0.49210526315789399</c:v>
                </c:pt>
                <c:pt idx="1148">
                  <c:v>0.38157894736842102</c:v>
                </c:pt>
                <c:pt idx="1149">
                  <c:v>0.41842105263157803</c:v>
                </c:pt>
                <c:pt idx="1150">
                  <c:v>0.46052631578947301</c:v>
                </c:pt>
                <c:pt idx="1151">
                  <c:v>0.44473684210526299</c:v>
                </c:pt>
                <c:pt idx="1152">
                  <c:v>0.46578947368420998</c:v>
                </c:pt>
                <c:pt idx="1153">
                  <c:v>0.423684210526315</c:v>
                </c:pt>
                <c:pt idx="1154">
                  <c:v>0.44736842105263103</c:v>
                </c:pt>
                <c:pt idx="1155">
                  <c:v>0.38684210526315699</c:v>
                </c:pt>
                <c:pt idx="1156">
                  <c:v>0.41842105263157803</c:v>
                </c:pt>
                <c:pt idx="1157">
                  <c:v>0.43947368421052602</c:v>
                </c:pt>
                <c:pt idx="1158">
                  <c:v>0.43947368421052602</c:v>
                </c:pt>
                <c:pt idx="1159">
                  <c:v>0.42105263157894701</c:v>
                </c:pt>
                <c:pt idx="1160">
                  <c:v>0.44473684210526299</c:v>
                </c:pt>
                <c:pt idx="1161">
                  <c:v>0.47631578947368403</c:v>
                </c:pt>
                <c:pt idx="1162">
                  <c:v>0.41842105263157803</c:v>
                </c:pt>
                <c:pt idx="1163">
                  <c:v>0.46052631578947301</c:v>
                </c:pt>
                <c:pt idx="1164">
                  <c:v>0.46052631578947301</c:v>
                </c:pt>
                <c:pt idx="1165">
                  <c:v>0.46842105263157802</c:v>
                </c:pt>
                <c:pt idx="1166">
                  <c:v>0.42894736842105202</c:v>
                </c:pt>
                <c:pt idx="1167">
                  <c:v>0.384210526315789</c:v>
                </c:pt>
                <c:pt idx="1168">
                  <c:v>0.42105263157894701</c:v>
                </c:pt>
                <c:pt idx="1169">
                  <c:v>0.45</c:v>
                </c:pt>
                <c:pt idx="1170">
                  <c:v>0.41052631578947302</c:v>
                </c:pt>
                <c:pt idx="1171">
                  <c:v>0.43157894736842101</c:v>
                </c:pt>
                <c:pt idx="1172">
                  <c:v>0.47368421052631499</c:v>
                </c:pt>
                <c:pt idx="1173">
                  <c:v>0.40263157894736801</c:v>
                </c:pt>
                <c:pt idx="1174">
                  <c:v>0.43157894736842101</c:v>
                </c:pt>
                <c:pt idx="1175">
                  <c:v>0.43421052631578899</c:v>
                </c:pt>
                <c:pt idx="1176">
                  <c:v>0.46842105263157802</c:v>
                </c:pt>
                <c:pt idx="1177">
                  <c:v>0.42894736842105202</c:v>
                </c:pt>
                <c:pt idx="1178">
                  <c:v>0.43421052631578899</c:v>
                </c:pt>
                <c:pt idx="1179">
                  <c:v>0.442105263157894</c:v>
                </c:pt>
                <c:pt idx="1180">
                  <c:v>0.43947368421052602</c:v>
                </c:pt>
                <c:pt idx="1181">
                  <c:v>0.42894736842105202</c:v>
                </c:pt>
                <c:pt idx="1182">
                  <c:v>0.423684210526315</c:v>
                </c:pt>
                <c:pt idx="1183">
                  <c:v>0.42105263157894701</c:v>
                </c:pt>
                <c:pt idx="1184">
                  <c:v>0.39736842105263098</c:v>
                </c:pt>
                <c:pt idx="1185">
                  <c:v>0.42631578947368398</c:v>
                </c:pt>
                <c:pt idx="1186">
                  <c:v>0.423684210526315</c:v>
                </c:pt>
                <c:pt idx="1187">
                  <c:v>0.42631578947368398</c:v>
                </c:pt>
                <c:pt idx="1188">
                  <c:v>0.43157894736842101</c:v>
                </c:pt>
                <c:pt idx="1189">
                  <c:v>0.41052631578947302</c:v>
                </c:pt>
                <c:pt idx="1190">
                  <c:v>0.42894736842105202</c:v>
                </c:pt>
                <c:pt idx="1191">
                  <c:v>0.42105263157894701</c:v>
                </c:pt>
                <c:pt idx="1192">
                  <c:v>0.41052631578947302</c:v>
                </c:pt>
                <c:pt idx="1193">
                  <c:v>0.41052631578947302</c:v>
                </c:pt>
                <c:pt idx="1194">
                  <c:v>0.384210526315789</c:v>
                </c:pt>
                <c:pt idx="1195">
                  <c:v>0.41052631578947302</c:v>
                </c:pt>
                <c:pt idx="1196">
                  <c:v>0.442105263157894</c:v>
                </c:pt>
                <c:pt idx="1197">
                  <c:v>0.44736842105263103</c:v>
                </c:pt>
                <c:pt idx="1198">
                  <c:v>0.38947368421052603</c:v>
                </c:pt>
                <c:pt idx="1199">
                  <c:v>0.423684210526315</c:v>
                </c:pt>
                <c:pt idx="1200">
                  <c:v>0.43421052631578899</c:v>
                </c:pt>
                <c:pt idx="1201">
                  <c:v>0.42631578947368398</c:v>
                </c:pt>
                <c:pt idx="1202">
                  <c:v>0.41578947368420999</c:v>
                </c:pt>
                <c:pt idx="1203">
                  <c:v>0.41578947368420999</c:v>
                </c:pt>
                <c:pt idx="1204">
                  <c:v>0.42631578947368398</c:v>
                </c:pt>
                <c:pt idx="1205">
                  <c:v>0.40526315789473599</c:v>
                </c:pt>
                <c:pt idx="1206">
                  <c:v>0.46578947368420998</c:v>
                </c:pt>
                <c:pt idx="1207">
                  <c:v>0.43421052631578899</c:v>
                </c:pt>
                <c:pt idx="1208">
                  <c:v>0.44473684210526299</c:v>
                </c:pt>
                <c:pt idx="1209">
                  <c:v>0.43684210526315698</c:v>
                </c:pt>
                <c:pt idx="1210">
                  <c:v>0.40789473684210498</c:v>
                </c:pt>
                <c:pt idx="1211">
                  <c:v>0.442105263157894</c:v>
                </c:pt>
                <c:pt idx="1212">
                  <c:v>0.394736842105263</c:v>
                </c:pt>
                <c:pt idx="1213">
                  <c:v>0.42105263157894701</c:v>
                </c:pt>
                <c:pt idx="1214">
                  <c:v>0.44473684210526299</c:v>
                </c:pt>
                <c:pt idx="1215">
                  <c:v>0.47368421052631499</c:v>
                </c:pt>
                <c:pt idx="1216">
                  <c:v>0.44736842105263103</c:v>
                </c:pt>
                <c:pt idx="1217">
                  <c:v>0.42631578947368398</c:v>
                </c:pt>
                <c:pt idx="1218">
                  <c:v>0.42894736842105202</c:v>
                </c:pt>
                <c:pt idx="1219">
                  <c:v>0.41842105263157803</c:v>
                </c:pt>
                <c:pt idx="1220">
                  <c:v>0.44473684210526299</c:v>
                </c:pt>
                <c:pt idx="1221">
                  <c:v>0.43684210526315698</c:v>
                </c:pt>
                <c:pt idx="1222">
                  <c:v>0.43157894736842101</c:v>
                </c:pt>
                <c:pt idx="1223">
                  <c:v>0.45526315789473598</c:v>
                </c:pt>
                <c:pt idx="1224">
                  <c:v>0.423684210526315</c:v>
                </c:pt>
                <c:pt idx="1225">
                  <c:v>0.42631578947368398</c:v>
                </c:pt>
                <c:pt idx="1226">
                  <c:v>0.42894736842105202</c:v>
                </c:pt>
                <c:pt idx="1227">
                  <c:v>0.43684210526315698</c:v>
                </c:pt>
                <c:pt idx="1228">
                  <c:v>0.42105263157894701</c:v>
                </c:pt>
                <c:pt idx="1229">
                  <c:v>0.44473684210526299</c:v>
                </c:pt>
                <c:pt idx="1230">
                  <c:v>0.43157894736842101</c:v>
                </c:pt>
                <c:pt idx="1231">
                  <c:v>0.41842105263157803</c:v>
                </c:pt>
                <c:pt idx="1232">
                  <c:v>0.43421052631578899</c:v>
                </c:pt>
                <c:pt idx="1233">
                  <c:v>0.413157894736842</c:v>
                </c:pt>
                <c:pt idx="1234">
                  <c:v>0.43421052631578899</c:v>
                </c:pt>
                <c:pt idx="1235">
                  <c:v>0.41842105263157803</c:v>
                </c:pt>
                <c:pt idx="1236">
                  <c:v>0.40526315789473599</c:v>
                </c:pt>
                <c:pt idx="1237">
                  <c:v>0.423684210526315</c:v>
                </c:pt>
                <c:pt idx="1238">
                  <c:v>0.37368421052631501</c:v>
                </c:pt>
                <c:pt idx="1239">
                  <c:v>0.43684210526315698</c:v>
                </c:pt>
                <c:pt idx="1240">
                  <c:v>0.42631578947368398</c:v>
                </c:pt>
                <c:pt idx="1241">
                  <c:v>0.41842105263157803</c:v>
                </c:pt>
                <c:pt idx="1242">
                  <c:v>0.394736842105263</c:v>
                </c:pt>
                <c:pt idx="1243">
                  <c:v>0.423684210526315</c:v>
                </c:pt>
                <c:pt idx="1244">
                  <c:v>0.40789473684210498</c:v>
                </c:pt>
                <c:pt idx="1245">
                  <c:v>0.452631578947368</c:v>
                </c:pt>
                <c:pt idx="1246">
                  <c:v>0.43421052631578899</c:v>
                </c:pt>
                <c:pt idx="1247">
                  <c:v>0.471052631578947</c:v>
                </c:pt>
                <c:pt idx="1248">
                  <c:v>0.43684210526315698</c:v>
                </c:pt>
                <c:pt idx="1249">
                  <c:v>0.44736842105263103</c:v>
                </c:pt>
                <c:pt idx="1250">
                  <c:v>0.45789473684210502</c:v>
                </c:pt>
                <c:pt idx="1251">
                  <c:v>0.42894736842105202</c:v>
                </c:pt>
                <c:pt idx="1252">
                  <c:v>0.42894736842105202</c:v>
                </c:pt>
                <c:pt idx="1253">
                  <c:v>0.45526315789473598</c:v>
                </c:pt>
                <c:pt idx="1254">
                  <c:v>0.47631578947368403</c:v>
                </c:pt>
                <c:pt idx="1255">
                  <c:v>0.42894736842105202</c:v>
                </c:pt>
                <c:pt idx="1256">
                  <c:v>0.42894736842105202</c:v>
                </c:pt>
                <c:pt idx="1257">
                  <c:v>0.423684210526315</c:v>
                </c:pt>
                <c:pt idx="1258">
                  <c:v>0.423684210526315</c:v>
                </c:pt>
                <c:pt idx="1259">
                  <c:v>0.442105263157894</c:v>
                </c:pt>
                <c:pt idx="1260">
                  <c:v>0.43947368421052602</c:v>
                </c:pt>
                <c:pt idx="1261">
                  <c:v>0.43421052631578899</c:v>
                </c:pt>
                <c:pt idx="1262">
                  <c:v>0.45789473684210502</c:v>
                </c:pt>
                <c:pt idx="1263">
                  <c:v>0.46578947368420998</c:v>
                </c:pt>
                <c:pt idx="1264">
                  <c:v>0.46842105263157802</c:v>
                </c:pt>
                <c:pt idx="1265">
                  <c:v>0.38947368421052603</c:v>
                </c:pt>
                <c:pt idx="1266">
                  <c:v>0.42894736842105202</c:v>
                </c:pt>
                <c:pt idx="1267">
                  <c:v>0.43157894736842101</c:v>
                </c:pt>
                <c:pt idx="1268">
                  <c:v>0.43157894736842101</c:v>
                </c:pt>
                <c:pt idx="1269">
                  <c:v>0.40263157894736801</c:v>
                </c:pt>
                <c:pt idx="1270">
                  <c:v>0.4</c:v>
                </c:pt>
                <c:pt idx="1271">
                  <c:v>0.452631578947368</c:v>
                </c:pt>
                <c:pt idx="1272">
                  <c:v>0.43421052631578899</c:v>
                </c:pt>
                <c:pt idx="1273">
                  <c:v>0.44736842105263103</c:v>
                </c:pt>
                <c:pt idx="1274">
                  <c:v>0.44736842105263103</c:v>
                </c:pt>
                <c:pt idx="1275">
                  <c:v>0.423684210526315</c:v>
                </c:pt>
                <c:pt idx="1276">
                  <c:v>0.45</c:v>
                </c:pt>
                <c:pt idx="1277">
                  <c:v>0.42631578947368398</c:v>
                </c:pt>
                <c:pt idx="1278">
                  <c:v>0.40526315789473599</c:v>
                </c:pt>
                <c:pt idx="1279">
                  <c:v>0.39736842105263098</c:v>
                </c:pt>
                <c:pt idx="1280">
                  <c:v>0.423684210526315</c:v>
                </c:pt>
                <c:pt idx="1281">
                  <c:v>0.40526315789473599</c:v>
                </c:pt>
                <c:pt idx="1282">
                  <c:v>0.42894736842105202</c:v>
                </c:pt>
                <c:pt idx="1283">
                  <c:v>0.41842105263157803</c:v>
                </c:pt>
                <c:pt idx="1284">
                  <c:v>0.46578947368420998</c:v>
                </c:pt>
                <c:pt idx="1285">
                  <c:v>0.40789473684210498</c:v>
                </c:pt>
                <c:pt idx="1286">
                  <c:v>0.44473684210526299</c:v>
                </c:pt>
                <c:pt idx="1287">
                  <c:v>0.42631578947368398</c:v>
                </c:pt>
                <c:pt idx="1288">
                  <c:v>0.442105263157894</c:v>
                </c:pt>
                <c:pt idx="1289">
                  <c:v>0.41052631578947302</c:v>
                </c:pt>
                <c:pt idx="1290">
                  <c:v>0.43684210526315698</c:v>
                </c:pt>
                <c:pt idx="1291">
                  <c:v>0.41842105263157803</c:v>
                </c:pt>
                <c:pt idx="1292">
                  <c:v>0.44473684210526299</c:v>
                </c:pt>
                <c:pt idx="1293">
                  <c:v>0.45</c:v>
                </c:pt>
                <c:pt idx="1294">
                  <c:v>0.45789473684210502</c:v>
                </c:pt>
                <c:pt idx="1295">
                  <c:v>0.43947368421052602</c:v>
                </c:pt>
                <c:pt idx="1296">
                  <c:v>0.43684210526315698</c:v>
                </c:pt>
                <c:pt idx="1297">
                  <c:v>0.41578947368420999</c:v>
                </c:pt>
                <c:pt idx="1298">
                  <c:v>0.42105263157894701</c:v>
                </c:pt>
                <c:pt idx="1299">
                  <c:v>0.442105263157894</c:v>
                </c:pt>
                <c:pt idx="1300">
                  <c:v>0.43421052631578899</c:v>
                </c:pt>
                <c:pt idx="1301">
                  <c:v>0.413157894736842</c:v>
                </c:pt>
                <c:pt idx="1302">
                  <c:v>0.42105263157894701</c:v>
                </c:pt>
                <c:pt idx="1303">
                  <c:v>0.48684210526315702</c:v>
                </c:pt>
                <c:pt idx="1304">
                  <c:v>0.44473684210526299</c:v>
                </c:pt>
                <c:pt idx="1305">
                  <c:v>0.452631578947368</c:v>
                </c:pt>
                <c:pt idx="1306">
                  <c:v>0.42105263157894701</c:v>
                </c:pt>
                <c:pt idx="1307">
                  <c:v>0.423684210526315</c:v>
                </c:pt>
                <c:pt idx="1308">
                  <c:v>0.41578947368420999</c:v>
                </c:pt>
                <c:pt idx="1309">
                  <c:v>0.47631578947368403</c:v>
                </c:pt>
                <c:pt idx="1310">
                  <c:v>0.49210526315789399</c:v>
                </c:pt>
                <c:pt idx="1311">
                  <c:v>0.43157894736842101</c:v>
                </c:pt>
                <c:pt idx="1312">
                  <c:v>0.42631578947368398</c:v>
                </c:pt>
                <c:pt idx="1313">
                  <c:v>0.423684210526315</c:v>
                </c:pt>
                <c:pt idx="1314">
                  <c:v>0.46842105263157802</c:v>
                </c:pt>
                <c:pt idx="1315">
                  <c:v>0.42631578947368398</c:v>
                </c:pt>
                <c:pt idx="1316">
                  <c:v>0.413157894736842</c:v>
                </c:pt>
                <c:pt idx="1317">
                  <c:v>0.42894736842105202</c:v>
                </c:pt>
                <c:pt idx="1318">
                  <c:v>0.40526315789473599</c:v>
                </c:pt>
                <c:pt idx="1319">
                  <c:v>0.43947368421052602</c:v>
                </c:pt>
                <c:pt idx="1320">
                  <c:v>0.43157894736842101</c:v>
                </c:pt>
                <c:pt idx="1321">
                  <c:v>0.42631578947368398</c:v>
                </c:pt>
                <c:pt idx="1322">
                  <c:v>0.43157894736842101</c:v>
                </c:pt>
                <c:pt idx="1323">
                  <c:v>0.43684210526315698</c:v>
                </c:pt>
                <c:pt idx="1324">
                  <c:v>0.42631578947368398</c:v>
                </c:pt>
                <c:pt idx="1325">
                  <c:v>0.43947368421052602</c:v>
                </c:pt>
                <c:pt idx="1326">
                  <c:v>0.45789473684210502</c:v>
                </c:pt>
                <c:pt idx="1327">
                  <c:v>0.41052631578947302</c:v>
                </c:pt>
                <c:pt idx="1328">
                  <c:v>0.481578947368421</c:v>
                </c:pt>
                <c:pt idx="1329">
                  <c:v>0.43421052631578899</c:v>
                </c:pt>
                <c:pt idx="1330">
                  <c:v>0.45526315789473598</c:v>
                </c:pt>
                <c:pt idx="1331">
                  <c:v>0.44473684210526299</c:v>
                </c:pt>
                <c:pt idx="1332">
                  <c:v>0.39736842105263098</c:v>
                </c:pt>
                <c:pt idx="1333">
                  <c:v>0.38684210526315699</c:v>
                </c:pt>
                <c:pt idx="1334">
                  <c:v>0.42631578947368398</c:v>
                </c:pt>
                <c:pt idx="1335">
                  <c:v>0.40789473684210498</c:v>
                </c:pt>
                <c:pt idx="1336">
                  <c:v>0.40789473684210498</c:v>
                </c:pt>
                <c:pt idx="1337">
                  <c:v>0.40789473684210498</c:v>
                </c:pt>
                <c:pt idx="1338">
                  <c:v>0.43947368421052602</c:v>
                </c:pt>
                <c:pt idx="1339">
                  <c:v>0.45</c:v>
                </c:pt>
                <c:pt idx="1340">
                  <c:v>0.4</c:v>
                </c:pt>
                <c:pt idx="1341">
                  <c:v>0.43684210526315698</c:v>
                </c:pt>
                <c:pt idx="1342">
                  <c:v>0.43421052631578899</c:v>
                </c:pt>
                <c:pt idx="1343">
                  <c:v>0.43947368421052602</c:v>
                </c:pt>
                <c:pt idx="1344">
                  <c:v>0.45</c:v>
                </c:pt>
                <c:pt idx="1345">
                  <c:v>0.442105263157894</c:v>
                </c:pt>
                <c:pt idx="1346">
                  <c:v>0.39736842105263098</c:v>
                </c:pt>
                <c:pt idx="1347">
                  <c:v>0.44473684210526299</c:v>
                </c:pt>
                <c:pt idx="1348">
                  <c:v>0.43947368421052602</c:v>
                </c:pt>
                <c:pt idx="1349">
                  <c:v>0.44473684210526299</c:v>
                </c:pt>
                <c:pt idx="1350">
                  <c:v>0.48947368421052601</c:v>
                </c:pt>
                <c:pt idx="1351">
                  <c:v>0.42894736842105202</c:v>
                </c:pt>
                <c:pt idx="1352">
                  <c:v>0.41052631578947302</c:v>
                </c:pt>
                <c:pt idx="1353">
                  <c:v>0.43684210526315698</c:v>
                </c:pt>
                <c:pt idx="1354">
                  <c:v>0.42894736842105202</c:v>
                </c:pt>
                <c:pt idx="1355">
                  <c:v>0.42631578947368398</c:v>
                </c:pt>
                <c:pt idx="1356">
                  <c:v>0.43421052631578899</c:v>
                </c:pt>
                <c:pt idx="1357">
                  <c:v>0.40526315789473599</c:v>
                </c:pt>
                <c:pt idx="1358">
                  <c:v>0.452631578947368</c:v>
                </c:pt>
                <c:pt idx="1359">
                  <c:v>0.42894736842105202</c:v>
                </c:pt>
                <c:pt idx="1360">
                  <c:v>0.45789473684210502</c:v>
                </c:pt>
                <c:pt idx="1361">
                  <c:v>0.423684210526315</c:v>
                </c:pt>
                <c:pt idx="1362">
                  <c:v>0.45</c:v>
                </c:pt>
                <c:pt idx="1363">
                  <c:v>0.442105263157894</c:v>
                </c:pt>
                <c:pt idx="1364">
                  <c:v>0.452631578947368</c:v>
                </c:pt>
                <c:pt idx="1365">
                  <c:v>0.42631578947368398</c:v>
                </c:pt>
                <c:pt idx="1366">
                  <c:v>0.48421052631578898</c:v>
                </c:pt>
                <c:pt idx="1367">
                  <c:v>0.42894736842105202</c:v>
                </c:pt>
                <c:pt idx="1368">
                  <c:v>0.41842105263157803</c:v>
                </c:pt>
                <c:pt idx="1369">
                  <c:v>0.423684210526315</c:v>
                </c:pt>
                <c:pt idx="1370">
                  <c:v>0.45789473684210502</c:v>
                </c:pt>
                <c:pt idx="1371">
                  <c:v>0.45789473684210502</c:v>
                </c:pt>
                <c:pt idx="1372">
                  <c:v>0.48684210526315702</c:v>
                </c:pt>
                <c:pt idx="1373">
                  <c:v>0.44473684210526299</c:v>
                </c:pt>
                <c:pt idx="1374">
                  <c:v>0.44473684210526299</c:v>
                </c:pt>
                <c:pt idx="1375">
                  <c:v>0.43684210526315698</c:v>
                </c:pt>
                <c:pt idx="1376">
                  <c:v>0.43947368421052602</c:v>
                </c:pt>
                <c:pt idx="1377">
                  <c:v>0.46052631578947301</c:v>
                </c:pt>
                <c:pt idx="1378">
                  <c:v>0.44473684210526299</c:v>
                </c:pt>
                <c:pt idx="1379">
                  <c:v>0.423684210526315</c:v>
                </c:pt>
                <c:pt idx="1380">
                  <c:v>0.41842105263157803</c:v>
                </c:pt>
                <c:pt idx="1381">
                  <c:v>0.40526315789473599</c:v>
                </c:pt>
                <c:pt idx="1382">
                  <c:v>0.41578947368420999</c:v>
                </c:pt>
                <c:pt idx="1383">
                  <c:v>0.452631578947368</c:v>
                </c:pt>
                <c:pt idx="1384">
                  <c:v>0.46052631578947301</c:v>
                </c:pt>
                <c:pt idx="1385">
                  <c:v>0.39736842105263098</c:v>
                </c:pt>
                <c:pt idx="1386">
                  <c:v>0.36052631578947297</c:v>
                </c:pt>
                <c:pt idx="1387">
                  <c:v>0.423684210526315</c:v>
                </c:pt>
                <c:pt idx="1388">
                  <c:v>0.39736842105263098</c:v>
                </c:pt>
                <c:pt idx="1389">
                  <c:v>0.44736842105263103</c:v>
                </c:pt>
                <c:pt idx="1390">
                  <c:v>0.42105263157894701</c:v>
                </c:pt>
                <c:pt idx="1391">
                  <c:v>0.40263157894736801</c:v>
                </c:pt>
                <c:pt idx="1392">
                  <c:v>0.45789473684210502</c:v>
                </c:pt>
                <c:pt idx="1393">
                  <c:v>0.42894736842105202</c:v>
                </c:pt>
                <c:pt idx="1394">
                  <c:v>0.43421052631578899</c:v>
                </c:pt>
                <c:pt idx="1395">
                  <c:v>0.42894736842105202</c:v>
                </c:pt>
                <c:pt idx="1396">
                  <c:v>0.43421052631578899</c:v>
                </c:pt>
                <c:pt idx="1397">
                  <c:v>0.45789473684210502</c:v>
                </c:pt>
                <c:pt idx="1398">
                  <c:v>0.43421052631578899</c:v>
                </c:pt>
                <c:pt idx="1399">
                  <c:v>0.39736842105263098</c:v>
                </c:pt>
                <c:pt idx="1400">
                  <c:v>0.452631578947368</c:v>
                </c:pt>
                <c:pt idx="1401">
                  <c:v>0.481578947368421</c:v>
                </c:pt>
                <c:pt idx="1402">
                  <c:v>0.42894736842105202</c:v>
                </c:pt>
                <c:pt idx="1403">
                  <c:v>0.41842105263157803</c:v>
                </c:pt>
                <c:pt idx="1404">
                  <c:v>0.42894736842105202</c:v>
                </c:pt>
                <c:pt idx="1405">
                  <c:v>0.43684210526315698</c:v>
                </c:pt>
                <c:pt idx="1406">
                  <c:v>0.44473684210526299</c:v>
                </c:pt>
                <c:pt idx="1407">
                  <c:v>0.43421052631578899</c:v>
                </c:pt>
                <c:pt idx="1408">
                  <c:v>0.44736842105263103</c:v>
                </c:pt>
                <c:pt idx="1409">
                  <c:v>0.45526315789473598</c:v>
                </c:pt>
                <c:pt idx="1410">
                  <c:v>0.42631578947368398</c:v>
                </c:pt>
                <c:pt idx="1411">
                  <c:v>0.43684210526315698</c:v>
                </c:pt>
                <c:pt idx="1412">
                  <c:v>0.442105263157894</c:v>
                </c:pt>
                <c:pt idx="1413">
                  <c:v>0.36842105263157798</c:v>
                </c:pt>
                <c:pt idx="1414">
                  <c:v>0.413157894736842</c:v>
                </c:pt>
                <c:pt idx="1415">
                  <c:v>0.42631578947368398</c:v>
                </c:pt>
                <c:pt idx="1416">
                  <c:v>0.471052631578947</c:v>
                </c:pt>
                <c:pt idx="1417">
                  <c:v>0.46315789473684199</c:v>
                </c:pt>
                <c:pt idx="1418">
                  <c:v>0.45526315789473598</c:v>
                </c:pt>
                <c:pt idx="1419">
                  <c:v>0.42894736842105202</c:v>
                </c:pt>
                <c:pt idx="1420">
                  <c:v>0.442105263157894</c:v>
                </c:pt>
                <c:pt idx="1421">
                  <c:v>0.41578947368420999</c:v>
                </c:pt>
                <c:pt idx="1422">
                  <c:v>0.44473684210526299</c:v>
                </c:pt>
                <c:pt idx="1423">
                  <c:v>0.43421052631578899</c:v>
                </c:pt>
                <c:pt idx="1424">
                  <c:v>0.47894736842105201</c:v>
                </c:pt>
                <c:pt idx="1425">
                  <c:v>0.40526315789473599</c:v>
                </c:pt>
                <c:pt idx="1426">
                  <c:v>0.40789473684210498</c:v>
                </c:pt>
                <c:pt idx="1427">
                  <c:v>0.39210526315789401</c:v>
                </c:pt>
                <c:pt idx="1428">
                  <c:v>0.44473684210526299</c:v>
                </c:pt>
                <c:pt idx="1429">
                  <c:v>0.41052631578947302</c:v>
                </c:pt>
                <c:pt idx="1430">
                  <c:v>0.413157894736842</c:v>
                </c:pt>
                <c:pt idx="1431">
                  <c:v>0.452631578947368</c:v>
                </c:pt>
                <c:pt idx="1432">
                  <c:v>0.413157894736842</c:v>
                </c:pt>
                <c:pt idx="1433">
                  <c:v>0.43421052631578899</c:v>
                </c:pt>
                <c:pt idx="1434">
                  <c:v>0.44736842105263103</c:v>
                </c:pt>
                <c:pt idx="1435">
                  <c:v>0.45789473684210502</c:v>
                </c:pt>
                <c:pt idx="1436">
                  <c:v>0.41578947368420999</c:v>
                </c:pt>
                <c:pt idx="1437">
                  <c:v>0.394736842105263</c:v>
                </c:pt>
                <c:pt idx="1438">
                  <c:v>0.46578947368420998</c:v>
                </c:pt>
                <c:pt idx="1439">
                  <c:v>0.42894736842105202</c:v>
                </c:pt>
                <c:pt idx="1440">
                  <c:v>0.43421052631578899</c:v>
                </c:pt>
                <c:pt idx="1441">
                  <c:v>0.43157894736842101</c:v>
                </c:pt>
                <c:pt idx="1442">
                  <c:v>0.42894736842105202</c:v>
                </c:pt>
                <c:pt idx="1443">
                  <c:v>0.41842105263157803</c:v>
                </c:pt>
                <c:pt idx="1444">
                  <c:v>0.41842105263157803</c:v>
                </c:pt>
                <c:pt idx="1445">
                  <c:v>0.423684210526315</c:v>
                </c:pt>
                <c:pt idx="1446">
                  <c:v>0.42631578947368398</c:v>
                </c:pt>
                <c:pt idx="1447">
                  <c:v>0.46315789473684199</c:v>
                </c:pt>
                <c:pt idx="1448">
                  <c:v>0.44473684210526299</c:v>
                </c:pt>
                <c:pt idx="1449">
                  <c:v>0.42894736842105202</c:v>
                </c:pt>
                <c:pt idx="1450">
                  <c:v>0.41842105263157803</c:v>
                </c:pt>
                <c:pt idx="1451">
                  <c:v>0.43421052631578899</c:v>
                </c:pt>
                <c:pt idx="1452">
                  <c:v>0.42894736842105202</c:v>
                </c:pt>
                <c:pt idx="1453">
                  <c:v>0.41578947368420999</c:v>
                </c:pt>
                <c:pt idx="1454">
                  <c:v>0.413157894736842</c:v>
                </c:pt>
                <c:pt idx="1455">
                  <c:v>0.44473684210526299</c:v>
                </c:pt>
                <c:pt idx="1456">
                  <c:v>0.442105263157894</c:v>
                </c:pt>
                <c:pt idx="1457">
                  <c:v>0.44736842105263103</c:v>
                </c:pt>
                <c:pt idx="1458">
                  <c:v>0.40789473684210498</c:v>
                </c:pt>
                <c:pt idx="1459">
                  <c:v>0.41842105263157803</c:v>
                </c:pt>
                <c:pt idx="1460">
                  <c:v>0.42894736842105202</c:v>
                </c:pt>
                <c:pt idx="1461">
                  <c:v>0.43947368421052602</c:v>
                </c:pt>
                <c:pt idx="1462">
                  <c:v>0.442105263157894</c:v>
                </c:pt>
                <c:pt idx="1463">
                  <c:v>0.45526315789473598</c:v>
                </c:pt>
                <c:pt idx="1464">
                  <c:v>0.45</c:v>
                </c:pt>
                <c:pt idx="1465">
                  <c:v>0.41842105263157803</c:v>
                </c:pt>
                <c:pt idx="1466">
                  <c:v>0.45526315789473598</c:v>
                </c:pt>
                <c:pt idx="1467">
                  <c:v>0.42631578947368398</c:v>
                </c:pt>
                <c:pt idx="1468">
                  <c:v>0.42631578947368398</c:v>
                </c:pt>
                <c:pt idx="1469">
                  <c:v>0.46315789473684199</c:v>
                </c:pt>
                <c:pt idx="1470">
                  <c:v>0.42894736842105202</c:v>
                </c:pt>
                <c:pt idx="1471">
                  <c:v>0.41842105263157803</c:v>
                </c:pt>
                <c:pt idx="1472">
                  <c:v>0.41842105263157803</c:v>
                </c:pt>
                <c:pt idx="1473">
                  <c:v>0.44473684210526299</c:v>
                </c:pt>
                <c:pt idx="1474">
                  <c:v>0.46052631578947301</c:v>
                </c:pt>
                <c:pt idx="1475">
                  <c:v>0.4</c:v>
                </c:pt>
                <c:pt idx="1476">
                  <c:v>0.48684210526315702</c:v>
                </c:pt>
                <c:pt idx="1477">
                  <c:v>0.44736842105263103</c:v>
                </c:pt>
                <c:pt idx="1478">
                  <c:v>0.42105263157894701</c:v>
                </c:pt>
                <c:pt idx="1479">
                  <c:v>0.384210526315789</c:v>
                </c:pt>
                <c:pt idx="1480">
                  <c:v>0.43947368421052602</c:v>
                </c:pt>
                <c:pt idx="1481">
                  <c:v>0.43157894736842101</c:v>
                </c:pt>
                <c:pt idx="1482">
                  <c:v>0.43947368421052602</c:v>
                </c:pt>
                <c:pt idx="1483">
                  <c:v>0.46315789473684199</c:v>
                </c:pt>
                <c:pt idx="1484">
                  <c:v>0.442105263157894</c:v>
                </c:pt>
                <c:pt idx="1485">
                  <c:v>0.42105263157894701</c:v>
                </c:pt>
                <c:pt idx="1486">
                  <c:v>0.43157894736842101</c:v>
                </c:pt>
                <c:pt idx="1487">
                  <c:v>0.41578947368420999</c:v>
                </c:pt>
                <c:pt idx="1488">
                  <c:v>0.42631578947368398</c:v>
                </c:pt>
                <c:pt idx="1489">
                  <c:v>0.45526315789473598</c:v>
                </c:pt>
                <c:pt idx="1490">
                  <c:v>0.40789473684210498</c:v>
                </c:pt>
                <c:pt idx="1491">
                  <c:v>0.45</c:v>
                </c:pt>
                <c:pt idx="1492">
                  <c:v>0.41842105263157803</c:v>
                </c:pt>
                <c:pt idx="1493">
                  <c:v>0.42105263157894701</c:v>
                </c:pt>
                <c:pt idx="1494">
                  <c:v>0.41842105263157803</c:v>
                </c:pt>
                <c:pt idx="1495">
                  <c:v>0.41578947368420999</c:v>
                </c:pt>
                <c:pt idx="1496">
                  <c:v>0.42631578947368398</c:v>
                </c:pt>
                <c:pt idx="1497">
                  <c:v>0.42631578947368398</c:v>
                </c:pt>
                <c:pt idx="1498">
                  <c:v>0.43421052631578899</c:v>
                </c:pt>
                <c:pt idx="1499">
                  <c:v>0.442105263157894</c:v>
                </c:pt>
                <c:pt idx="1500">
                  <c:v>0.41578947368420999</c:v>
                </c:pt>
                <c:pt idx="1501">
                  <c:v>0.47631578947368403</c:v>
                </c:pt>
                <c:pt idx="1502">
                  <c:v>0.423684210526315</c:v>
                </c:pt>
                <c:pt idx="1503">
                  <c:v>0.40526315789473599</c:v>
                </c:pt>
                <c:pt idx="1504">
                  <c:v>0.40263157894736801</c:v>
                </c:pt>
                <c:pt idx="1505">
                  <c:v>0.43947368421052602</c:v>
                </c:pt>
                <c:pt idx="1506">
                  <c:v>0.42631578947368398</c:v>
                </c:pt>
                <c:pt idx="1507">
                  <c:v>0.423684210526315</c:v>
                </c:pt>
                <c:pt idx="1508">
                  <c:v>0.46578947368420998</c:v>
                </c:pt>
                <c:pt idx="1509">
                  <c:v>0.41052631578947302</c:v>
                </c:pt>
                <c:pt idx="1510">
                  <c:v>0.44736842105263103</c:v>
                </c:pt>
                <c:pt idx="1511">
                  <c:v>0.46842105263157802</c:v>
                </c:pt>
                <c:pt idx="1512">
                  <c:v>0.42894736842105202</c:v>
                </c:pt>
                <c:pt idx="1513">
                  <c:v>0.45789473684210502</c:v>
                </c:pt>
                <c:pt idx="1514">
                  <c:v>0.43421052631578899</c:v>
                </c:pt>
                <c:pt idx="1515">
                  <c:v>0.43947368421052602</c:v>
                </c:pt>
                <c:pt idx="1516">
                  <c:v>0.43421052631578899</c:v>
                </c:pt>
                <c:pt idx="1517">
                  <c:v>0.42105263157894701</c:v>
                </c:pt>
                <c:pt idx="1518">
                  <c:v>0.41842105263157803</c:v>
                </c:pt>
                <c:pt idx="1519">
                  <c:v>0.40789473684210498</c:v>
                </c:pt>
                <c:pt idx="1520">
                  <c:v>0.43684210526315698</c:v>
                </c:pt>
                <c:pt idx="1521">
                  <c:v>0.40789473684210498</c:v>
                </c:pt>
                <c:pt idx="1522">
                  <c:v>0.442105263157894</c:v>
                </c:pt>
                <c:pt idx="1523">
                  <c:v>0.43947368421052602</c:v>
                </c:pt>
                <c:pt idx="1524">
                  <c:v>0.40789473684210498</c:v>
                </c:pt>
                <c:pt idx="1525">
                  <c:v>0.44473684210526299</c:v>
                </c:pt>
                <c:pt idx="1526">
                  <c:v>0.43421052631578899</c:v>
                </c:pt>
                <c:pt idx="1527">
                  <c:v>0.4</c:v>
                </c:pt>
                <c:pt idx="1528">
                  <c:v>0.452631578947368</c:v>
                </c:pt>
                <c:pt idx="1529">
                  <c:v>0.42105263157894701</c:v>
                </c:pt>
                <c:pt idx="1530">
                  <c:v>0.42105263157894701</c:v>
                </c:pt>
                <c:pt idx="1531">
                  <c:v>0.43157894736842101</c:v>
                </c:pt>
                <c:pt idx="1532">
                  <c:v>0.45</c:v>
                </c:pt>
                <c:pt idx="1533">
                  <c:v>0.43157894736842101</c:v>
                </c:pt>
                <c:pt idx="1534">
                  <c:v>0.43157894736842101</c:v>
                </c:pt>
                <c:pt idx="1535">
                  <c:v>0.442105263157894</c:v>
                </c:pt>
                <c:pt idx="1536">
                  <c:v>0.43421052631578899</c:v>
                </c:pt>
                <c:pt idx="1537">
                  <c:v>0.46315789473684199</c:v>
                </c:pt>
                <c:pt idx="1538">
                  <c:v>0.45789473684210502</c:v>
                </c:pt>
                <c:pt idx="1539">
                  <c:v>0.42894736842105202</c:v>
                </c:pt>
                <c:pt idx="1540">
                  <c:v>0.45</c:v>
                </c:pt>
                <c:pt idx="1541">
                  <c:v>0.442105263157894</c:v>
                </c:pt>
                <c:pt idx="1542">
                  <c:v>0.41578947368420999</c:v>
                </c:pt>
                <c:pt idx="1543">
                  <c:v>0.42105263157894701</c:v>
                </c:pt>
                <c:pt idx="1544">
                  <c:v>0.43947368421052602</c:v>
                </c:pt>
                <c:pt idx="1545">
                  <c:v>0.44736842105263103</c:v>
                </c:pt>
                <c:pt idx="1546">
                  <c:v>0.452631578947368</c:v>
                </c:pt>
                <c:pt idx="1547">
                  <c:v>0.4</c:v>
                </c:pt>
                <c:pt idx="1548">
                  <c:v>0.46578947368420998</c:v>
                </c:pt>
                <c:pt idx="1549">
                  <c:v>0.44473684210526299</c:v>
                </c:pt>
                <c:pt idx="1550">
                  <c:v>0.40526315789473599</c:v>
                </c:pt>
                <c:pt idx="1551">
                  <c:v>0.41052631578947302</c:v>
                </c:pt>
                <c:pt idx="1552">
                  <c:v>0.42894736842105202</c:v>
                </c:pt>
                <c:pt idx="1553">
                  <c:v>0.46842105263157802</c:v>
                </c:pt>
                <c:pt idx="1554">
                  <c:v>0.41578947368420999</c:v>
                </c:pt>
                <c:pt idx="1555">
                  <c:v>0.43947368421052602</c:v>
                </c:pt>
                <c:pt idx="1556">
                  <c:v>0.4</c:v>
                </c:pt>
                <c:pt idx="1557">
                  <c:v>0.471052631578947</c:v>
                </c:pt>
                <c:pt idx="1558">
                  <c:v>0.46842105263157802</c:v>
                </c:pt>
                <c:pt idx="1559">
                  <c:v>0.42894736842105202</c:v>
                </c:pt>
                <c:pt idx="1560">
                  <c:v>0.45</c:v>
                </c:pt>
                <c:pt idx="1561">
                  <c:v>0.41578947368420999</c:v>
                </c:pt>
                <c:pt idx="1562">
                  <c:v>0.43157894736842101</c:v>
                </c:pt>
                <c:pt idx="1563">
                  <c:v>0.394736842105263</c:v>
                </c:pt>
                <c:pt idx="1564">
                  <c:v>0.42894736842105202</c:v>
                </c:pt>
                <c:pt idx="1565">
                  <c:v>0.43947368421052602</c:v>
                </c:pt>
                <c:pt idx="1566">
                  <c:v>0.38947368421052603</c:v>
                </c:pt>
                <c:pt idx="1567">
                  <c:v>0.36315789473684201</c:v>
                </c:pt>
                <c:pt idx="1568">
                  <c:v>0.43684210526315698</c:v>
                </c:pt>
                <c:pt idx="1569">
                  <c:v>0.47368421052631499</c:v>
                </c:pt>
                <c:pt idx="1570">
                  <c:v>0.45789473684210502</c:v>
                </c:pt>
                <c:pt idx="1571">
                  <c:v>0.45</c:v>
                </c:pt>
                <c:pt idx="1572">
                  <c:v>0.42894736842105202</c:v>
                </c:pt>
                <c:pt idx="1573">
                  <c:v>0.481578947368421</c:v>
                </c:pt>
                <c:pt idx="1574">
                  <c:v>0.40526315789473599</c:v>
                </c:pt>
                <c:pt idx="1575">
                  <c:v>0.44473684210526299</c:v>
                </c:pt>
                <c:pt idx="1576">
                  <c:v>0.42894736842105202</c:v>
                </c:pt>
                <c:pt idx="1577">
                  <c:v>0.38947368421052603</c:v>
                </c:pt>
                <c:pt idx="1578">
                  <c:v>0.442105263157894</c:v>
                </c:pt>
                <c:pt idx="1579">
                  <c:v>0.442105263157894</c:v>
                </c:pt>
                <c:pt idx="1580">
                  <c:v>0.43947368421052602</c:v>
                </c:pt>
                <c:pt idx="1581">
                  <c:v>0.40263157894736801</c:v>
                </c:pt>
                <c:pt idx="1582">
                  <c:v>0.44473684210526299</c:v>
                </c:pt>
                <c:pt idx="1583">
                  <c:v>0.442105263157894</c:v>
                </c:pt>
                <c:pt idx="1584">
                  <c:v>0.46052631578947301</c:v>
                </c:pt>
                <c:pt idx="1585">
                  <c:v>0.39736842105263098</c:v>
                </c:pt>
                <c:pt idx="1586">
                  <c:v>0.42105263157894701</c:v>
                </c:pt>
                <c:pt idx="1587">
                  <c:v>0.413157894736842</c:v>
                </c:pt>
                <c:pt idx="1588">
                  <c:v>0.423684210526315</c:v>
                </c:pt>
                <c:pt idx="1589">
                  <c:v>0.413157894736842</c:v>
                </c:pt>
                <c:pt idx="1590">
                  <c:v>0.41578947368420999</c:v>
                </c:pt>
                <c:pt idx="1591">
                  <c:v>0.46315789473684199</c:v>
                </c:pt>
                <c:pt idx="1592">
                  <c:v>0.42631578947368398</c:v>
                </c:pt>
                <c:pt idx="1593">
                  <c:v>0.423684210526315</c:v>
                </c:pt>
                <c:pt idx="1594">
                  <c:v>0.40263157894736801</c:v>
                </c:pt>
                <c:pt idx="1595">
                  <c:v>0.452631578947368</c:v>
                </c:pt>
                <c:pt idx="1596">
                  <c:v>0.44736842105263103</c:v>
                </c:pt>
                <c:pt idx="1597">
                  <c:v>0.42105263157894701</c:v>
                </c:pt>
                <c:pt idx="1598">
                  <c:v>0.40526315789473599</c:v>
                </c:pt>
                <c:pt idx="1599">
                  <c:v>0.452631578947368</c:v>
                </c:pt>
                <c:pt idx="1600">
                  <c:v>0.43421052631578899</c:v>
                </c:pt>
                <c:pt idx="1601">
                  <c:v>0.47368421052631499</c:v>
                </c:pt>
                <c:pt idx="1602">
                  <c:v>0.48684210526315702</c:v>
                </c:pt>
                <c:pt idx="1603">
                  <c:v>0.43421052631578899</c:v>
                </c:pt>
                <c:pt idx="1604">
                  <c:v>0.442105263157894</c:v>
                </c:pt>
                <c:pt idx="1605">
                  <c:v>0.39210526315789401</c:v>
                </c:pt>
                <c:pt idx="1606">
                  <c:v>0.41842105263157803</c:v>
                </c:pt>
                <c:pt idx="1607">
                  <c:v>0.45789473684210502</c:v>
                </c:pt>
                <c:pt idx="1608">
                  <c:v>0.423684210526315</c:v>
                </c:pt>
                <c:pt idx="1609">
                  <c:v>0.43947368421052602</c:v>
                </c:pt>
                <c:pt idx="1610">
                  <c:v>0.44473684210526299</c:v>
                </c:pt>
                <c:pt idx="1611">
                  <c:v>0.34210526315789402</c:v>
                </c:pt>
                <c:pt idx="1612">
                  <c:v>0.38947368421052603</c:v>
                </c:pt>
                <c:pt idx="1613">
                  <c:v>0.41052631578947302</c:v>
                </c:pt>
                <c:pt idx="1614">
                  <c:v>0.42105263157894701</c:v>
                </c:pt>
                <c:pt idx="1615">
                  <c:v>0.42631578947368398</c:v>
                </c:pt>
                <c:pt idx="1616">
                  <c:v>0.43421052631578899</c:v>
                </c:pt>
                <c:pt idx="1617">
                  <c:v>0.394736842105263</c:v>
                </c:pt>
                <c:pt idx="1618">
                  <c:v>0.43947368421052602</c:v>
                </c:pt>
                <c:pt idx="1619">
                  <c:v>0.452631578947368</c:v>
                </c:pt>
                <c:pt idx="1620">
                  <c:v>0.46842105263157802</c:v>
                </c:pt>
                <c:pt idx="1621">
                  <c:v>0.413157894736842</c:v>
                </c:pt>
                <c:pt idx="1622">
                  <c:v>0.413157894736842</c:v>
                </c:pt>
                <c:pt idx="1623">
                  <c:v>0.43684210526315698</c:v>
                </c:pt>
                <c:pt idx="1624">
                  <c:v>0.45</c:v>
                </c:pt>
                <c:pt idx="1625">
                  <c:v>0.40263157894736801</c:v>
                </c:pt>
                <c:pt idx="1626">
                  <c:v>0.39210526315789401</c:v>
                </c:pt>
                <c:pt idx="1627">
                  <c:v>0.46052631578947301</c:v>
                </c:pt>
                <c:pt idx="1628">
                  <c:v>0.40789473684210498</c:v>
                </c:pt>
                <c:pt idx="1629">
                  <c:v>0.481578947368421</c:v>
                </c:pt>
                <c:pt idx="1630">
                  <c:v>0.39210526315789401</c:v>
                </c:pt>
                <c:pt idx="1631">
                  <c:v>0.452631578947368</c:v>
                </c:pt>
                <c:pt idx="1632">
                  <c:v>0.43421052631578899</c:v>
                </c:pt>
                <c:pt idx="1633">
                  <c:v>0.40263157894736801</c:v>
                </c:pt>
                <c:pt idx="1634">
                  <c:v>0.423684210526315</c:v>
                </c:pt>
                <c:pt idx="1635">
                  <c:v>0.40789473684210498</c:v>
                </c:pt>
                <c:pt idx="1636">
                  <c:v>0.42631578947368398</c:v>
                </c:pt>
                <c:pt idx="1637">
                  <c:v>0.48947368421052601</c:v>
                </c:pt>
                <c:pt idx="1638">
                  <c:v>0.471052631578947</c:v>
                </c:pt>
                <c:pt idx="1639">
                  <c:v>0.423684210526315</c:v>
                </c:pt>
                <c:pt idx="1640">
                  <c:v>0.4</c:v>
                </c:pt>
                <c:pt idx="1641">
                  <c:v>0.413157894736842</c:v>
                </c:pt>
                <c:pt idx="1642">
                  <c:v>0.45526315789473598</c:v>
                </c:pt>
                <c:pt idx="1643">
                  <c:v>0.413157894736842</c:v>
                </c:pt>
                <c:pt idx="1644">
                  <c:v>0.44736842105263103</c:v>
                </c:pt>
                <c:pt idx="1645">
                  <c:v>0.45526315789473598</c:v>
                </c:pt>
                <c:pt idx="1646">
                  <c:v>0.40789473684210498</c:v>
                </c:pt>
                <c:pt idx="1647">
                  <c:v>0.45526315789473598</c:v>
                </c:pt>
                <c:pt idx="1648">
                  <c:v>0.38157894736842102</c:v>
                </c:pt>
                <c:pt idx="1649">
                  <c:v>0.394736842105263</c:v>
                </c:pt>
                <c:pt idx="1650">
                  <c:v>0.41052631578947302</c:v>
                </c:pt>
                <c:pt idx="1651">
                  <c:v>0.51052631578947305</c:v>
                </c:pt>
                <c:pt idx="1652">
                  <c:v>0.452631578947368</c:v>
                </c:pt>
                <c:pt idx="1653">
                  <c:v>0.4</c:v>
                </c:pt>
                <c:pt idx="1654">
                  <c:v>0.39736842105263098</c:v>
                </c:pt>
                <c:pt idx="1655">
                  <c:v>0.40526315789473599</c:v>
                </c:pt>
                <c:pt idx="1656">
                  <c:v>0.44736842105263103</c:v>
                </c:pt>
                <c:pt idx="1657">
                  <c:v>0.44736842105263103</c:v>
                </c:pt>
                <c:pt idx="1658">
                  <c:v>0.46315789473684199</c:v>
                </c:pt>
                <c:pt idx="1659">
                  <c:v>0.43684210526315698</c:v>
                </c:pt>
                <c:pt idx="1660">
                  <c:v>0.46578947368420998</c:v>
                </c:pt>
                <c:pt idx="1661">
                  <c:v>0.44736842105263103</c:v>
                </c:pt>
                <c:pt idx="1662">
                  <c:v>0.42631578947368398</c:v>
                </c:pt>
                <c:pt idx="1663">
                  <c:v>0.43157894736842101</c:v>
                </c:pt>
                <c:pt idx="1664">
                  <c:v>0.42105263157894701</c:v>
                </c:pt>
                <c:pt idx="1665">
                  <c:v>0.41052631578947302</c:v>
                </c:pt>
                <c:pt idx="1666">
                  <c:v>0.442105263157894</c:v>
                </c:pt>
                <c:pt idx="1667">
                  <c:v>0.41578947368420999</c:v>
                </c:pt>
                <c:pt idx="1668">
                  <c:v>0.41842105263157803</c:v>
                </c:pt>
                <c:pt idx="1669">
                  <c:v>0.40526315789473599</c:v>
                </c:pt>
                <c:pt idx="1670">
                  <c:v>0.5</c:v>
                </c:pt>
                <c:pt idx="1671">
                  <c:v>0.40526315789473599</c:v>
                </c:pt>
                <c:pt idx="1672">
                  <c:v>0.42105263157894701</c:v>
                </c:pt>
                <c:pt idx="1673">
                  <c:v>0.442105263157894</c:v>
                </c:pt>
                <c:pt idx="1674">
                  <c:v>0.452631578947368</c:v>
                </c:pt>
                <c:pt idx="1675">
                  <c:v>0.44473684210526299</c:v>
                </c:pt>
                <c:pt idx="1676">
                  <c:v>0.45789473684210502</c:v>
                </c:pt>
                <c:pt idx="1677">
                  <c:v>0.43421052631578899</c:v>
                </c:pt>
                <c:pt idx="1678">
                  <c:v>0.46578947368420998</c:v>
                </c:pt>
                <c:pt idx="1679">
                  <c:v>0.42105263157894701</c:v>
                </c:pt>
                <c:pt idx="1680">
                  <c:v>0.41578947368420999</c:v>
                </c:pt>
                <c:pt idx="1681">
                  <c:v>0.4</c:v>
                </c:pt>
                <c:pt idx="1682">
                  <c:v>0.39210526315789401</c:v>
                </c:pt>
                <c:pt idx="1683">
                  <c:v>0.42105263157894701</c:v>
                </c:pt>
                <c:pt idx="1684">
                  <c:v>0.37368421052631501</c:v>
                </c:pt>
                <c:pt idx="1685">
                  <c:v>0.46578947368420998</c:v>
                </c:pt>
                <c:pt idx="1686">
                  <c:v>0.41052631578947302</c:v>
                </c:pt>
                <c:pt idx="1687">
                  <c:v>0.43421052631578899</c:v>
                </c:pt>
                <c:pt idx="1688">
                  <c:v>0.44473684210526299</c:v>
                </c:pt>
                <c:pt idx="1689">
                  <c:v>0.41842105263157803</c:v>
                </c:pt>
                <c:pt idx="1690">
                  <c:v>0.45</c:v>
                </c:pt>
                <c:pt idx="1691">
                  <c:v>0.41842105263157803</c:v>
                </c:pt>
                <c:pt idx="1692">
                  <c:v>0.45789473684210502</c:v>
                </c:pt>
                <c:pt idx="1693">
                  <c:v>0.46052631578947301</c:v>
                </c:pt>
                <c:pt idx="1694">
                  <c:v>0.37368421052631501</c:v>
                </c:pt>
                <c:pt idx="1695">
                  <c:v>0.43684210526315698</c:v>
                </c:pt>
                <c:pt idx="1696">
                  <c:v>0.43684210526315698</c:v>
                </c:pt>
                <c:pt idx="1697">
                  <c:v>0.43421052631578899</c:v>
                </c:pt>
                <c:pt idx="1698">
                  <c:v>0.42631578947368398</c:v>
                </c:pt>
                <c:pt idx="1699">
                  <c:v>0.46578947368420998</c:v>
                </c:pt>
                <c:pt idx="1700">
                  <c:v>0.43421052631578899</c:v>
                </c:pt>
                <c:pt idx="1701">
                  <c:v>0.38684210526315699</c:v>
                </c:pt>
                <c:pt idx="1702">
                  <c:v>0.38947368421052603</c:v>
                </c:pt>
                <c:pt idx="1703">
                  <c:v>0.41578947368420999</c:v>
                </c:pt>
                <c:pt idx="1704">
                  <c:v>0.452631578947368</c:v>
                </c:pt>
                <c:pt idx="1705">
                  <c:v>0.43947368421052602</c:v>
                </c:pt>
                <c:pt idx="1706">
                  <c:v>0.45526315789473598</c:v>
                </c:pt>
                <c:pt idx="1707">
                  <c:v>0.43947368421052602</c:v>
                </c:pt>
                <c:pt idx="1708">
                  <c:v>0.42105263157894701</c:v>
                </c:pt>
                <c:pt idx="1709">
                  <c:v>0.43947368421052602</c:v>
                </c:pt>
                <c:pt idx="1710">
                  <c:v>0.45</c:v>
                </c:pt>
                <c:pt idx="1711">
                  <c:v>0.442105263157894</c:v>
                </c:pt>
                <c:pt idx="1712">
                  <c:v>0.42105263157894701</c:v>
                </c:pt>
                <c:pt idx="1713">
                  <c:v>0.37894736842105198</c:v>
                </c:pt>
                <c:pt idx="1714">
                  <c:v>0.481578947368421</c:v>
                </c:pt>
                <c:pt idx="1715">
                  <c:v>0.413157894736842</c:v>
                </c:pt>
                <c:pt idx="1716">
                  <c:v>0.41052631578947302</c:v>
                </c:pt>
                <c:pt idx="1717">
                  <c:v>0.38684210526315699</c:v>
                </c:pt>
                <c:pt idx="1718">
                  <c:v>0.46052631578947301</c:v>
                </c:pt>
                <c:pt idx="1719">
                  <c:v>0.41052631578947302</c:v>
                </c:pt>
                <c:pt idx="1720">
                  <c:v>0.44736842105263103</c:v>
                </c:pt>
                <c:pt idx="1721">
                  <c:v>0.41052631578947302</c:v>
                </c:pt>
                <c:pt idx="1722">
                  <c:v>0.4</c:v>
                </c:pt>
                <c:pt idx="1723">
                  <c:v>0.41842105263157803</c:v>
                </c:pt>
                <c:pt idx="1724">
                  <c:v>0.47631578947368403</c:v>
                </c:pt>
                <c:pt idx="1725">
                  <c:v>0.44473684210526299</c:v>
                </c:pt>
                <c:pt idx="1726">
                  <c:v>0.37894736842105198</c:v>
                </c:pt>
                <c:pt idx="1727">
                  <c:v>0.47368421052631499</c:v>
                </c:pt>
                <c:pt idx="1728">
                  <c:v>0.423684210526315</c:v>
                </c:pt>
                <c:pt idx="1729">
                  <c:v>0.44473684210526299</c:v>
                </c:pt>
                <c:pt idx="1730">
                  <c:v>0.43684210526315698</c:v>
                </c:pt>
                <c:pt idx="1731">
                  <c:v>0.394736842105263</c:v>
                </c:pt>
                <c:pt idx="1732">
                  <c:v>0.42894736842105202</c:v>
                </c:pt>
                <c:pt idx="1733">
                  <c:v>0.40789473684210498</c:v>
                </c:pt>
                <c:pt idx="1734">
                  <c:v>0.43157894736842101</c:v>
                </c:pt>
                <c:pt idx="1735">
                  <c:v>0.42894736842105202</c:v>
                </c:pt>
                <c:pt idx="1736">
                  <c:v>0.43684210526315698</c:v>
                </c:pt>
                <c:pt idx="1737">
                  <c:v>0.452631578947368</c:v>
                </c:pt>
                <c:pt idx="1738">
                  <c:v>0.43684210526315698</c:v>
                </c:pt>
                <c:pt idx="1739">
                  <c:v>0.442105263157894</c:v>
                </c:pt>
                <c:pt idx="1740">
                  <c:v>0.41578947368420999</c:v>
                </c:pt>
                <c:pt idx="1741">
                  <c:v>0.41842105263157803</c:v>
                </c:pt>
                <c:pt idx="1742">
                  <c:v>0.39210526315789401</c:v>
                </c:pt>
                <c:pt idx="1743">
                  <c:v>0.43157894736842101</c:v>
                </c:pt>
                <c:pt idx="1744">
                  <c:v>0.44736842105263103</c:v>
                </c:pt>
                <c:pt idx="1745">
                  <c:v>0.42894736842105202</c:v>
                </c:pt>
                <c:pt idx="1746">
                  <c:v>0.43947368421052602</c:v>
                </c:pt>
                <c:pt idx="1747">
                  <c:v>0.44473684210526299</c:v>
                </c:pt>
                <c:pt idx="1748">
                  <c:v>0.44473684210526299</c:v>
                </c:pt>
                <c:pt idx="1749">
                  <c:v>0.43684210526315698</c:v>
                </c:pt>
                <c:pt idx="1750">
                  <c:v>0.46315789473684199</c:v>
                </c:pt>
                <c:pt idx="1751">
                  <c:v>0.42631578947368398</c:v>
                </c:pt>
                <c:pt idx="1752">
                  <c:v>0.442105263157894</c:v>
                </c:pt>
                <c:pt idx="1753">
                  <c:v>0.45526315789473598</c:v>
                </c:pt>
                <c:pt idx="1754">
                  <c:v>0.42631578947368398</c:v>
                </c:pt>
                <c:pt idx="1755">
                  <c:v>0.37631578947368399</c:v>
                </c:pt>
                <c:pt idx="1756">
                  <c:v>0.442105263157894</c:v>
                </c:pt>
                <c:pt idx="1757">
                  <c:v>0.44473684210526299</c:v>
                </c:pt>
                <c:pt idx="1758">
                  <c:v>0.452631578947368</c:v>
                </c:pt>
                <c:pt idx="1759">
                  <c:v>0.41842105263157803</c:v>
                </c:pt>
                <c:pt idx="1760">
                  <c:v>0.4</c:v>
                </c:pt>
                <c:pt idx="1761">
                  <c:v>0.481578947368421</c:v>
                </c:pt>
                <c:pt idx="1762">
                  <c:v>0.423684210526315</c:v>
                </c:pt>
                <c:pt idx="1763">
                  <c:v>0.41578947368420999</c:v>
                </c:pt>
                <c:pt idx="1764">
                  <c:v>0.442105263157894</c:v>
                </c:pt>
                <c:pt idx="1765">
                  <c:v>0.46578947368420998</c:v>
                </c:pt>
                <c:pt idx="1766">
                  <c:v>0.43157894736842101</c:v>
                </c:pt>
                <c:pt idx="1767">
                  <c:v>0.43157894736842101</c:v>
                </c:pt>
                <c:pt idx="1768">
                  <c:v>0.42631578947368398</c:v>
                </c:pt>
                <c:pt idx="1769">
                  <c:v>0.413157894736842</c:v>
                </c:pt>
                <c:pt idx="1770">
                  <c:v>0.45526315789473598</c:v>
                </c:pt>
                <c:pt idx="1771">
                  <c:v>0.42894736842105202</c:v>
                </c:pt>
                <c:pt idx="1772">
                  <c:v>0.43947368421052602</c:v>
                </c:pt>
                <c:pt idx="1773">
                  <c:v>0.43421052631578899</c:v>
                </c:pt>
                <c:pt idx="1774">
                  <c:v>0.45526315789473598</c:v>
                </c:pt>
                <c:pt idx="1775">
                  <c:v>0.41578947368420999</c:v>
                </c:pt>
                <c:pt idx="1776">
                  <c:v>0.43947368421052602</c:v>
                </c:pt>
                <c:pt idx="1777">
                  <c:v>0.38157894736842102</c:v>
                </c:pt>
                <c:pt idx="1778">
                  <c:v>0.423684210526315</c:v>
                </c:pt>
                <c:pt idx="1779">
                  <c:v>0.41578947368420999</c:v>
                </c:pt>
                <c:pt idx="1780">
                  <c:v>0.42631578947368398</c:v>
                </c:pt>
                <c:pt idx="1781">
                  <c:v>0.39210526315789401</c:v>
                </c:pt>
                <c:pt idx="1782">
                  <c:v>0.452631578947368</c:v>
                </c:pt>
                <c:pt idx="1783">
                  <c:v>0.413157894736842</c:v>
                </c:pt>
                <c:pt idx="1784">
                  <c:v>0.45</c:v>
                </c:pt>
                <c:pt idx="1785">
                  <c:v>0.442105263157894</c:v>
                </c:pt>
                <c:pt idx="1786">
                  <c:v>0.442105263157894</c:v>
                </c:pt>
                <c:pt idx="1787">
                  <c:v>0.43947368421052602</c:v>
                </c:pt>
                <c:pt idx="1788">
                  <c:v>0.38947368421052603</c:v>
                </c:pt>
                <c:pt idx="1789">
                  <c:v>0.42105263157894701</c:v>
                </c:pt>
                <c:pt idx="1790">
                  <c:v>0.43684210526315698</c:v>
                </c:pt>
                <c:pt idx="1791">
                  <c:v>0.4</c:v>
                </c:pt>
                <c:pt idx="1792">
                  <c:v>0.46578947368420998</c:v>
                </c:pt>
                <c:pt idx="1793">
                  <c:v>0.43157894736842101</c:v>
                </c:pt>
                <c:pt idx="1794">
                  <c:v>0.45789473684210502</c:v>
                </c:pt>
                <c:pt idx="1795">
                  <c:v>0.43947368421052602</c:v>
                </c:pt>
                <c:pt idx="1796">
                  <c:v>0.46052631578947301</c:v>
                </c:pt>
                <c:pt idx="1797">
                  <c:v>0.413157894736842</c:v>
                </c:pt>
                <c:pt idx="1798">
                  <c:v>0.43947368421052602</c:v>
                </c:pt>
                <c:pt idx="1799">
                  <c:v>0.413157894736842</c:v>
                </c:pt>
                <c:pt idx="1800">
                  <c:v>0.4</c:v>
                </c:pt>
                <c:pt idx="1801">
                  <c:v>0.42105263157894701</c:v>
                </c:pt>
                <c:pt idx="1802">
                  <c:v>0.41842105263157803</c:v>
                </c:pt>
                <c:pt idx="1803">
                  <c:v>0.471052631578947</c:v>
                </c:pt>
                <c:pt idx="1804">
                  <c:v>0.41052631578947302</c:v>
                </c:pt>
                <c:pt idx="1805">
                  <c:v>0.44736842105263103</c:v>
                </c:pt>
                <c:pt idx="1806">
                  <c:v>0.45526315789473598</c:v>
                </c:pt>
                <c:pt idx="1807">
                  <c:v>0.41842105263157803</c:v>
                </c:pt>
                <c:pt idx="1808">
                  <c:v>0.46578947368420998</c:v>
                </c:pt>
                <c:pt idx="1809">
                  <c:v>0.41842105263157803</c:v>
                </c:pt>
                <c:pt idx="1810">
                  <c:v>0.46315789473684199</c:v>
                </c:pt>
                <c:pt idx="1811">
                  <c:v>0.48421052631578898</c:v>
                </c:pt>
                <c:pt idx="1812">
                  <c:v>0.49210526315789399</c:v>
                </c:pt>
                <c:pt idx="1813">
                  <c:v>0.41578947368420999</c:v>
                </c:pt>
                <c:pt idx="1814">
                  <c:v>0.394736842105263</c:v>
                </c:pt>
                <c:pt idx="1815">
                  <c:v>0.413157894736842</c:v>
                </c:pt>
                <c:pt idx="1816">
                  <c:v>0.40263157894736801</c:v>
                </c:pt>
                <c:pt idx="1817">
                  <c:v>0.46315789473684199</c:v>
                </c:pt>
                <c:pt idx="1818">
                  <c:v>0.413157894736842</c:v>
                </c:pt>
                <c:pt idx="1819">
                  <c:v>0.423684210526315</c:v>
                </c:pt>
                <c:pt idx="1820">
                  <c:v>0.42894736842105202</c:v>
                </c:pt>
                <c:pt idx="1821">
                  <c:v>0.423684210526315</c:v>
                </c:pt>
                <c:pt idx="1822">
                  <c:v>0.442105263157894</c:v>
                </c:pt>
                <c:pt idx="1823">
                  <c:v>0.47368421052631499</c:v>
                </c:pt>
                <c:pt idx="1824">
                  <c:v>0.44473684210526299</c:v>
                </c:pt>
                <c:pt idx="1825">
                  <c:v>0.384210526315789</c:v>
                </c:pt>
                <c:pt idx="1826">
                  <c:v>0.44736842105263103</c:v>
                </c:pt>
                <c:pt idx="1827">
                  <c:v>0.45</c:v>
                </c:pt>
                <c:pt idx="1828">
                  <c:v>0.423684210526315</c:v>
                </c:pt>
                <c:pt idx="1829">
                  <c:v>0.40526315789473599</c:v>
                </c:pt>
                <c:pt idx="1830">
                  <c:v>0.4</c:v>
                </c:pt>
                <c:pt idx="1831">
                  <c:v>0.44473684210526299</c:v>
                </c:pt>
                <c:pt idx="1832">
                  <c:v>0.46578947368420998</c:v>
                </c:pt>
                <c:pt idx="1833">
                  <c:v>0.452631578947368</c:v>
                </c:pt>
                <c:pt idx="1834">
                  <c:v>0.40526315789473599</c:v>
                </c:pt>
                <c:pt idx="1835">
                  <c:v>0.42631578947368398</c:v>
                </c:pt>
                <c:pt idx="1836">
                  <c:v>0.43421052631578899</c:v>
                </c:pt>
                <c:pt idx="1837">
                  <c:v>0.43684210526315698</c:v>
                </c:pt>
                <c:pt idx="1838">
                  <c:v>0.43947368421052602</c:v>
                </c:pt>
                <c:pt idx="1839">
                  <c:v>0.44736842105263103</c:v>
                </c:pt>
                <c:pt idx="1840">
                  <c:v>0.423684210526315</c:v>
                </c:pt>
                <c:pt idx="1841">
                  <c:v>0.46315789473684199</c:v>
                </c:pt>
                <c:pt idx="1842">
                  <c:v>0.4</c:v>
                </c:pt>
                <c:pt idx="1843">
                  <c:v>0.44473684210526299</c:v>
                </c:pt>
                <c:pt idx="1844">
                  <c:v>0.42894736842105202</c:v>
                </c:pt>
                <c:pt idx="1845">
                  <c:v>0.42631578947368398</c:v>
                </c:pt>
                <c:pt idx="1846">
                  <c:v>0.47894736842105201</c:v>
                </c:pt>
                <c:pt idx="1847">
                  <c:v>0.46052631578947301</c:v>
                </c:pt>
                <c:pt idx="1848">
                  <c:v>0.452631578947368</c:v>
                </c:pt>
                <c:pt idx="1849">
                  <c:v>0.45</c:v>
                </c:pt>
                <c:pt idx="1850">
                  <c:v>0.39210526315789401</c:v>
                </c:pt>
                <c:pt idx="1851">
                  <c:v>0.452631578947368</c:v>
                </c:pt>
                <c:pt idx="1852">
                  <c:v>0.43947368421052602</c:v>
                </c:pt>
                <c:pt idx="1853">
                  <c:v>0.42631578947368398</c:v>
                </c:pt>
                <c:pt idx="1854">
                  <c:v>0.43684210526315698</c:v>
                </c:pt>
                <c:pt idx="1855">
                  <c:v>0.44736842105263103</c:v>
                </c:pt>
                <c:pt idx="1856">
                  <c:v>0.45526315789473598</c:v>
                </c:pt>
                <c:pt idx="1857">
                  <c:v>0.46052631578947301</c:v>
                </c:pt>
                <c:pt idx="1858">
                  <c:v>0.42631578947368398</c:v>
                </c:pt>
                <c:pt idx="1859">
                  <c:v>0.45</c:v>
                </c:pt>
                <c:pt idx="1860">
                  <c:v>0.42631578947368398</c:v>
                </c:pt>
                <c:pt idx="1861">
                  <c:v>0.41052631578947302</c:v>
                </c:pt>
                <c:pt idx="1862">
                  <c:v>0.44736842105263103</c:v>
                </c:pt>
                <c:pt idx="1863">
                  <c:v>0.413157894736842</c:v>
                </c:pt>
                <c:pt idx="1864">
                  <c:v>0.47894736842105201</c:v>
                </c:pt>
                <c:pt idx="1865">
                  <c:v>0.43157894736842101</c:v>
                </c:pt>
                <c:pt idx="1866">
                  <c:v>0.42631578947368398</c:v>
                </c:pt>
                <c:pt idx="1867">
                  <c:v>0.43157894736842101</c:v>
                </c:pt>
                <c:pt idx="1868">
                  <c:v>0.413157894736842</c:v>
                </c:pt>
                <c:pt idx="1869">
                  <c:v>0.44473684210526299</c:v>
                </c:pt>
                <c:pt idx="1870">
                  <c:v>0.39736842105263098</c:v>
                </c:pt>
                <c:pt idx="1871">
                  <c:v>0.44736842105263103</c:v>
                </c:pt>
                <c:pt idx="1872">
                  <c:v>0.38947368421052603</c:v>
                </c:pt>
                <c:pt idx="1873">
                  <c:v>0.452631578947368</c:v>
                </c:pt>
                <c:pt idx="1874">
                  <c:v>0.41578947368420999</c:v>
                </c:pt>
                <c:pt idx="1875">
                  <c:v>0.43421052631578899</c:v>
                </c:pt>
                <c:pt idx="1876">
                  <c:v>0.36842105263157798</c:v>
                </c:pt>
                <c:pt idx="1877">
                  <c:v>0.452631578947368</c:v>
                </c:pt>
                <c:pt idx="1878">
                  <c:v>0.46052631578947301</c:v>
                </c:pt>
                <c:pt idx="1879">
                  <c:v>0.41842105263157803</c:v>
                </c:pt>
                <c:pt idx="1880">
                  <c:v>0.394736842105263</c:v>
                </c:pt>
                <c:pt idx="1881">
                  <c:v>0.45526315789473598</c:v>
                </c:pt>
                <c:pt idx="1882">
                  <c:v>0.42894736842105202</c:v>
                </c:pt>
                <c:pt idx="1883">
                  <c:v>0.43684210526315698</c:v>
                </c:pt>
                <c:pt idx="1884">
                  <c:v>0.43421052631578899</c:v>
                </c:pt>
                <c:pt idx="1885">
                  <c:v>0.42894736842105202</c:v>
                </c:pt>
                <c:pt idx="1886">
                  <c:v>0.43421052631578899</c:v>
                </c:pt>
                <c:pt idx="1887">
                  <c:v>0.41842105263157803</c:v>
                </c:pt>
                <c:pt idx="1888">
                  <c:v>0.413157894736842</c:v>
                </c:pt>
                <c:pt idx="1889">
                  <c:v>0.43947368421052602</c:v>
                </c:pt>
                <c:pt idx="1890">
                  <c:v>0.44736842105263103</c:v>
                </c:pt>
                <c:pt idx="1891">
                  <c:v>0.44736842105263103</c:v>
                </c:pt>
                <c:pt idx="1892">
                  <c:v>0.46315789473684199</c:v>
                </c:pt>
                <c:pt idx="1893">
                  <c:v>0.42105263157894701</c:v>
                </c:pt>
                <c:pt idx="1894">
                  <c:v>0.41578947368420999</c:v>
                </c:pt>
                <c:pt idx="1895">
                  <c:v>0.394736842105263</c:v>
                </c:pt>
                <c:pt idx="1896">
                  <c:v>0.43947368421052602</c:v>
                </c:pt>
                <c:pt idx="1897">
                  <c:v>0.452631578947368</c:v>
                </c:pt>
                <c:pt idx="1898">
                  <c:v>0.46842105263157802</c:v>
                </c:pt>
                <c:pt idx="1899">
                  <c:v>0.40263157894736801</c:v>
                </c:pt>
                <c:pt idx="1900">
                  <c:v>0.44473684210526299</c:v>
                </c:pt>
                <c:pt idx="1901">
                  <c:v>0.48421052631578898</c:v>
                </c:pt>
                <c:pt idx="1902">
                  <c:v>0.442105263157894</c:v>
                </c:pt>
                <c:pt idx="1903">
                  <c:v>0.42894736842105202</c:v>
                </c:pt>
                <c:pt idx="1904">
                  <c:v>0.46315789473684199</c:v>
                </c:pt>
                <c:pt idx="1905">
                  <c:v>0.45526315789473598</c:v>
                </c:pt>
                <c:pt idx="1906">
                  <c:v>0.452631578947368</c:v>
                </c:pt>
                <c:pt idx="1907">
                  <c:v>0.45</c:v>
                </c:pt>
                <c:pt idx="1908">
                  <c:v>0.46578947368420998</c:v>
                </c:pt>
                <c:pt idx="1909">
                  <c:v>0.42631578947368398</c:v>
                </c:pt>
                <c:pt idx="1910">
                  <c:v>0.47894736842105201</c:v>
                </c:pt>
                <c:pt idx="1911">
                  <c:v>0.42105263157894701</c:v>
                </c:pt>
                <c:pt idx="1912">
                  <c:v>0.48684210526315702</c:v>
                </c:pt>
                <c:pt idx="1913">
                  <c:v>0.43684210526315698</c:v>
                </c:pt>
                <c:pt idx="1914">
                  <c:v>0.44736842105263103</c:v>
                </c:pt>
                <c:pt idx="1915">
                  <c:v>0.46052631578947301</c:v>
                </c:pt>
                <c:pt idx="1916">
                  <c:v>0.43421052631578899</c:v>
                </c:pt>
                <c:pt idx="1917">
                  <c:v>0.442105263157894</c:v>
                </c:pt>
                <c:pt idx="1918">
                  <c:v>0.40263157894736801</c:v>
                </c:pt>
                <c:pt idx="1919">
                  <c:v>0.423684210526315</c:v>
                </c:pt>
                <c:pt idx="1920">
                  <c:v>0.41052631578947302</c:v>
                </c:pt>
                <c:pt idx="1921">
                  <c:v>0.41578947368420999</c:v>
                </c:pt>
                <c:pt idx="1922">
                  <c:v>0.43947368421052602</c:v>
                </c:pt>
                <c:pt idx="1923">
                  <c:v>0.43157894736842101</c:v>
                </c:pt>
                <c:pt idx="1924">
                  <c:v>0.42105263157894701</c:v>
                </c:pt>
                <c:pt idx="1925">
                  <c:v>0.413157894736842</c:v>
                </c:pt>
                <c:pt idx="1926">
                  <c:v>0.44473684210526299</c:v>
                </c:pt>
                <c:pt idx="1927">
                  <c:v>0.43947368421052602</c:v>
                </c:pt>
                <c:pt idx="1928">
                  <c:v>0.413157894736842</c:v>
                </c:pt>
                <c:pt idx="1929">
                  <c:v>0.43421052631578899</c:v>
                </c:pt>
                <c:pt idx="1930">
                  <c:v>0.41842105263157803</c:v>
                </c:pt>
                <c:pt idx="1931">
                  <c:v>0.39736842105263098</c:v>
                </c:pt>
                <c:pt idx="1932">
                  <c:v>0.38684210526315699</c:v>
                </c:pt>
                <c:pt idx="1933">
                  <c:v>0.49473684210526298</c:v>
                </c:pt>
                <c:pt idx="1934">
                  <c:v>0.40789473684210498</c:v>
                </c:pt>
                <c:pt idx="1935">
                  <c:v>0.452631578947368</c:v>
                </c:pt>
                <c:pt idx="1936">
                  <c:v>0.46842105263157802</c:v>
                </c:pt>
                <c:pt idx="1937">
                  <c:v>0.45789473684210502</c:v>
                </c:pt>
                <c:pt idx="1938">
                  <c:v>0.40789473684210498</c:v>
                </c:pt>
                <c:pt idx="1939">
                  <c:v>0.39736842105263098</c:v>
                </c:pt>
                <c:pt idx="1940">
                  <c:v>0.442105263157894</c:v>
                </c:pt>
                <c:pt idx="1941">
                  <c:v>0.481578947368421</c:v>
                </c:pt>
                <c:pt idx="1942">
                  <c:v>0.42631578947368398</c:v>
                </c:pt>
                <c:pt idx="1943">
                  <c:v>0.43947368421052602</c:v>
                </c:pt>
                <c:pt idx="1944">
                  <c:v>0.42105263157894701</c:v>
                </c:pt>
                <c:pt idx="1945">
                  <c:v>0.442105263157894</c:v>
                </c:pt>
                <c:pt idx="1946">
                  <c:v>0.43157894736842101</c:v>
                </c:pt>
                <c:pt idx="1947">
                  <c:v>0.46578947368420998</c:v>
                </c:pt>
                <c:pt idx="1948">
                  <c:v>0.45</c:v>
                </c:pt>
                <c:pt idx="1949">
                  <c:v>0.39736842105263098</c:v>
                </c:pt>
                <c:pt idx="1950">
                  <c:v>0.43421052631578899</c:v>
                </c:pt>
                <c:pt idx="1951">
                  <c:v>0.413157894736842</c:v>
                </c:pt>
                <c:pt idx="1952">
                  <c:v>0.47631578947368403</c:v>
                </c:pt>
                <c:pt idx="1953">
                  <c:v>0.45526315789473598</c:v>
                </c:pt>
                <c:pt idx="1954">
                  <c:v>0.442105263157894</c:v>
                </c:pt>
                <c:pt idx="1955">
                  <c:v>0.45</c:v>
                </c:pt>
                <c:pt idx="1956">
                  <c:v>0.43947368421052602</c:v>
                </c:pt>
                <c:pt idx="1957">
                  <c:v>0.42105263157894701</c:v>
                </c:pt>
                <c:pt idx="1958">
                  <c:v>0.41578947368420999</c:v>
                </c:pt>
                <c:pt idx="1959">
                  <c:v>0.43947368421052602</c:v>
                </c:pt>
                <c:pt idx="1960">
                  <c:v>0.43157894736842101</c:v>
                </c:pt>
                <c:pt idx="1961">
                  <c:v>0.423684210526315</c:v>
                </c:pt>
                <c:pt idx="1962">
                  <c:v>0.442105263157894</c:v>
                </c:pt>
                <c:pt idx="1963">
                  <c:v>0.42894736842105202</c:v>
                </c:pt>
                <c:pt idx="1964">
                  <c:v>0.42894736842105202</c:v>
                </c:pt>
                <c:pt idx="1965">
                  <c:v>0.40789473684210498</c:v>
                </c:pt>
                <c:pt idx="1966">
                  <c:v>0.452631578947368</c:v>
                </c:pt>
                <c:pt idx="1967">
                  <c:v>0.40526315789473599</c:v>
                </c:pt>
                <c:pt idx="1968">
                  <c:v>0.44736842105263103</c:v>
                </c:pt>
                <c:pt idx="1969">
                  <c:v>0.41842105263157803</c:v>
                </c:pt>
                <c:pt idx="1970">
                  <c:v>0.42894736842105202</c:v>
                </c:pt>
                <c:pt idx="1971">
                  <c:v>0.41842105263157803</c:v>
                </c:pt>
                <c:pt idx="1972">
                  <c:v>0.42894736842105202</c:v>
                </c:pt>
                <c:pt idx="1973">
                  <c:v>0.41052631578947302</c:v>
                </c:pt>
                <c:pt idx="1974">
                  <c:v>0.452631578947368</c:v>
                </c:pt>
                <c:pt idx="1975">
                  <c:v>0.45</c:v>
                </c:pt>
                <c:pt idx="1976">
                  <c:v>0.471052631578947</c:v>
                </c:pt>
                <c:pt idx="1977">
                  <c:v>0.44473684210526299</c:v>
                </c:pt>
                <c:pt idx="1978">
                  <c:v>0.43684210526315698</c:v>
                </c:pt>
                <c:pt idx="1979">
                  <c:v>0.43684210526315698</c:v>
                </c:pt>
                <c:pt idx="1980">
                  <c:v>0.41842105263157803</c:v>
                </c:pt>
                <c:pt idx="1981">
                  <c:v>0.46578947368420998</c:v>
                </c:pt>
                <c:pt idx="1982">
                  <c:v>0.42631578947368398</c:v>
                </c:pt>
                <c:pt idx="1983">
                  <c:v>0.43947368421052602</c:v>
                </c:pt>
                <c:pt idx="1984">
                  <c:v>0.43157894736842101</c:v>
                </c:pt>
                <c:pt idx="1985">
                  <c:v>0.42894736842105202</c:v>
                </c:pt>
                <c:pt idx="1986">
                  <c:v>0.4</c:v>
                </c:pt>
                <c:pt idx="1987">
                  <c:v>0.452631578947368</c:v>
                </c:pt>
                <c:pt idx="1988">
                  <c:v>0.47631578947368403</c:v>
                </c:pt>
                <c:pt idx="1989">
                  <c:v>0.43684210526315698</c:v>
                </c:pt>
                <c:pt idx="1990">
                  <c:v>0.43157894736842101</c:v>
                </c:pt>
                <c:pt idx="1991">
                  <c:v>0.47368421052631499</c:v>
                </c:pt>
                <c:pt idx="1992">
                  <c:v>0.41578947368420999</c:v>
                </c:pt>
                <c:pt idx="1993">
                  <c:v>0.40789473684210498</c:v>
                </c:pt>
                <c:pt idx="1994">
                  <c:v>0.42894736842105202</c:v>
                </c:pt>
                <c:pt idx="1995">
                  <c:v>0.39210526315789401</c:v>
                </c:pt>
                <c:pt idx="1996">
                  <c:v>0.452631578947368</c:v>
                </c:pt>
                <c:pt idx="1997">
                  <c:v>0.41842105263157803</c:v>
                </c:pt>
                <c:pt idx="1998">
                  <c:v>0.47368421052631499</c:v>
                </c:pt>
                <c:pt idx="1999">
                  <c:v>0.43421052631578899</c:v>
                </c:pt>
                <c:pt idx="2000">
                  <c:v>0.423684210526315</c:v>
                </c:pt>
                <c:pt idx="2001">
                  <c:v>0.41052631578947302</c:v>
                </c:pt>
                <c:pt idx="2002">
                  <c:v>0.394736842105263</c:v>
                </c:pt>
                <c:pt idx="2003">
                  <c:v>0.384210526315789</c:v>
                </c:pt>
                <c:pt idx="2004">
                  <c:v>0.40789473684210498</c:v>
                </c:pt>
                <c:pt idx="2005">
                  <c:v>0.46578947368420998</c:v>
                </c:pt>
                <c:pt idx="2006">
                  <c:v>0.45</c:v>
                </c:pt>
                <c:pt idx="2007">
                  <c:v>0.43157894736842101</c:v>
                </c:pt>
                <c:pt idx="2008">
                  <c:v>0.40789473684210498</c:v>
                </c:pt>
                <c:pt idx="2009">
                  <c:v>0.40789473684210498</c:v>
                </c:pt>
                <c:pt idx="2010">
                  <c:v>0.42105263157894701</c:v>
                </c:pt>
                <c:pt idx="2011">
                  <c:v>0.43421052631578899</c:v>
                </c:pt>
                <c:pt idx="2012">
                  <c:v>0.38684210526315699</c:v>
                </c:pt>
                <c:pt idx="2013">
                  <c:v>0.39210526315789401</c:v>
                </c:pt>
                <c:pt idx="2014">
                  <c:v>0.4</c:v>
                </c:pt>
                <c:pt idx="2015">
                  <c:v>0.41052631578947302</c:v>
                </c:pt>
                <c:pt idx="2016">
                  <c:v>0.45</c:v>
                </c:pt>
                <c:pt idx="2017">
                  <c:v>0.38947368421052603</c:v>
                </c:pt>
                <c:pt idx="2018">
                  <c:v>0.42105263157894701</c:v>
                </c:pt>
                <c:pt idx="2019">
                  <c:v>0.41842105263157803</c:v>
                </c:pt>
                <c:pt idx="2020">
                  <c:v>0.42631578947368398</c:v>
                </c:pt>
                <c:pt idx="2021">
                  <c:v>0.38157894736842102</c:v>
                </c:pt>
                <c:pt idx="2022">
                  <c:v>0.413157894736842</c:v>
                </c:pt>
                <c:pt idx="2023">
                  <c:v>0.43947368421052602</c:v>
                </c:pt>
                <c:pt idx="2024">
                  <c:v>0.45526315789473598</c:v>
                </c:pt>
                <c:pt idx="2025">
                  <c:v>0.42631578947368398</c:v>
                </c:pt>
                <c:pt idx="2026">
                  <c:v>0.442105263157894</c:v>
                </c:pt>
                <c:pt idx="2027">
                  <c:v>0.37105263157894702</c:v>
                </c:pt>
                <c:pt idx="2028">
                  <c:v>0.42631578947368398</c:v>
                </c:pt>
                <c:pt idx="2029">
                  <c:v>0.38947368421052603</c:v>
                </c:pt>
                <c:pt idx="2030">
                  <c:v>0.42631578947368398</c:v>
                </c:pt>
                <c:pt idx="2031">
                  <c:v>0.41842105263157803</c:v>
                </c:pt>
                <c:pt idx="2032">
                  <c:v>0.42105263157894701</c:v>
                </c:pt>
                <c:pt idx="2033">
                  <c:v>0.41052631578947302</c:v>
                </c:pt>
                <c:pt idx="2034">
                  <c:v>0.46052631578947301</c:v>
                </c:pt>
                <c:pt idx="2035">
                  <c:v>0.452631578947368</c:v>
                </c:pt>
                <c:pt idx="2036">
                  <c:v>0.43421052631578899</c:v>
                </c:pt>
                <c:pt idx="2037">
                  <c:v>0.42894736842105202</c:v>
                </c:pt>
                <c:pt idx="2038">
                  <c:v>0.43684210526315698</c:v>
                </c:pt>
                <c:pt idx="2039">
                  <c:v>0.40526315789473599</c:v>
                </c:pt>
                <c:pt idx="2040">
                  <c:v>0.40789473684210498</c:v>
                </c:pt>
                <c:pt idx="2041">
                  <c:v>0.44473684210526299</c:v>
                </c:pt>
                <c:pt idx="2042">
                  <c:v>0.442105263157894</c:v>
                </c:pt>
                <c:pt idx="2043">
                  <c:v>0.413157894736842</c:v>
                </c:pt>
                <c:pt idx="2044">
                  <c:v>0.39210526315789401</c:v>
                </c:pt>
                <c:pt idx="2045">
                  <c:v>0.423684210526315</c:v>
                </c:pt>
                <c:pt idx="2046">
                  <c:v>0.43421052631578899</c:v>
                </c:pt>
                <c:pt idx="2047">
                  <c:v>0.413157894736842</c:v>
                </c:pt>
                <c:pt idx="2048">
                  <c:v>0.43157894736842101</c:v>
                </c:pt>
                <c:pt idx="2049">
                  <c:v>0.47631578947368403</c:v>
                </c:pt>
                <c:pt idx="2050">
                  <c:v>0.423684210526315</c:v>
                </c:pt>
                <c:pt idx="2051">
                  <c:v>0.442105263157894</c:v>
                </c:pt>
                <c:pt idx="2052">
                  <c:v>0.43684210526315698</c:v>
                </c:pt>
                <c:pt idx="2053">
                  <c:v>0.44473684210526299</c:v>
                </c:pt>
                <c:pt idx="2054">
                  <c:v>0.41578947368420999</c:v>
                </c:pt>
                <c:pt idx="2055">
                  <c:v>0.43421052631578899</c:v>
                </c:pt>
                <c:pt idx="2056">
                  <c:v>0.43157894736842101</c:v>
                </c:pt>
                <c:pt idx="2057">
                  <c:v>0.394736842105263</c:v>
                </c:pt>
                <c:pt idx="2058">
                  <c:v>0.41052631578947302</c:v>
                </c:pt>
                <c:pt idx="2059">
                  <c:v>0.442105263157894</c:v>
                </c:pt>
                <c:pt idx="2060">
                  <c:v>0.41052631578947302</c:v>
                </c:pt>
                <c:pt idx="2061">
                  <c:v>0.42631578947368398</c:v>
                </c:pt>
                <c:pt idx="2062">
                  <c:v>0.47631578947368403</c:v>
                </c:pt>
                <c:pt idx="2063">
                  <c:v>0.413157894736842</c:v>
                </c:pt>
                <c:pt idx="2064">
                  <c:v>0.442105263157894</c:v>
                </c:pt>
                <c:pt idx="2065">
                  <c:v>0.40526315789473599</c:v>
                </c:pt>
                <c:pt idx="2066">
                  <c:v>0.40526315789473599</c:v>
                </c:pt>
                <c:pt idx="2067">
                  <c:v>0.43421052631578899</c:v>
                </c:pt>
                <c:pt idx="2068">
                  <c:v>0.42894736842105202</c:v>
                </c:pt>
                <c:pt idx="2069">
                  <c:v>0.44473684210526299</c:v>
                </c:pt>
                <c:pt idx="2070">
                  <c:v>0.41578947368420999</c:v>
                </c:pt>
                <c:pt idx="2071">
                  <c:v>0.43684210526315698</c:v>
                </c:pt>
                <c:pt idx="2072">
                  <c:v>0.43421052631578899</c:v>
                </c:pt>
                <c:pt idx="2073">
                  <c:v>0.41578947368420999</c:v>
                </c:pt>
                <c:pt idx="2074">
                  <c:v>0.43157894736842101</c:v>
                </c:pt>
                <c:pt idx="2075">
                  <c:v>0.43947368421052602</c:v>
                </c:pt>
                <c:pt idx="2076">
                  <c:v>0.452631578947368</c:v>
                </c:pt>
                <c:pt idx="2077">
                  <c:v>0.43157894736842101</c:v>
                </c:pt>
                <c:pt idx="2078">
                  <c:v>0.42105263157894701</c:v>
                </c:pt>
                <c:pt idx="2079">
                  <c:v>0.40789473684210498</c:v>
                </c:pt>
                <c:pt idx="2080">
                  <c:v>0.40526315789473599</c:v>
                </c:pt>
                <c:pt idx="2081">
                  <c:v>0.42631578947368398</c:v>
                </c:pt>
                <c:pt idx="2082">
                  <c:v>0.42631578947368398</c:v>
                </c:pt>
                <c:pt idx="2083">
                  <c:v>0.42894736842105202</c:v>
                </c:pt>
                <c:pt idx="2084">
                  <c:v>0.442105263157894</c:v>
                </c:pt>
                <c:pt idx="2085">
                  <c:v>0.43157894736842101</c:v>
                </c:pt>
                <c:pt idx="2086">
                  <c:v>0.41052631578947302</c:v>
                </c:pt>
                <c:pt idx="2087">
                  <c:v>0.452631578947368</c:v>
                </c:pt>
                <c:pt idx="2088">
                  <c:v>0.41052631578947302</c:v>
                </c:pt>
                <c:pt idx="2089">
                  <c:v>0.41052631578947302</c:v>
                </c:pt>
                <c:pt idx="2090">
                  <c:v>0.42105263157894701</c:v>
                </c:pt>
                <c:pt idx="2091">
                  <c:v>0.41842105263157803</c:v>
                </c:pt>
                <c:pt idx="2092">
                  <c:v>0.42894736842105202</c:v>
                </c:pt>
                <c:pt idx="2093">
                  <c:v>0.42894736842105202</c:v>
                </c:pt>
                <c:pt idx="2094">
                  <c:v>0.41052631578947302</c:v>
                </c:pt>
                <c:pt idx="2095">
                  <c:v>0.40263157894736801</c:v>
                </c:pt>
                <c:pt idx="2096">
                  <c:v>0.39736842105263098</c:v>
                </c:pt>
                <c:pt idx="2097">
                  <c:v>0.413157894736842</c:v>
                </c:pt>
                <c:pt idx="2098">
                  <c:v>0.41578947368420999</c:v>
                </c:pt>
                <c:pt idx="2099">
                  <c:v>0.45526315789473598</c:v>
                </c:pt>
                <c:pt idx="2100">
                  <c:v>0.41052631578947302</c:v>
                </c:pt>
                <c:pt idx="2101">
                  <c:v>0.4</c:v>
                </c:pt>
                <c:pt idx="2102">
                  <c:v>0.39210526315789401</c:v>
                </c:pt>
                <c:pt idx="2103">
                  <c:v>0.43421052631578899</c:v>
                </c:pt>
                <c:pt idx="2104">
                  <c:v>0.45</c:v>
                </c:pt>
                <c:pt idx="2105">
                  <c:v>0.40263157894736801</c:v>
                </c:pt>
                <c:pt idx="2106">
                  <c:v>0.41052631578947302</c:v>
                </c:pt>
                <c:pt idx="2107">
                  <c:v>0.42894736842105202</c:v>
                </c:pt>
                <c:pt idx="2108">
                  <c:v>0.442105263157894</c:v>
                </c:pt>
                <c:pt idx="2109">
                  <c:v>0.394736842105263</c:v>
                </c:pt>
                <c:pt idx="2110">
                  <c:v>0.45</c:v>
                </c:pt>
                <c:pt idx="2111">
                  <c:v>0.38684210526315699</c:v>
                </c:pt>
                <c:pt idx="2112">
                  <c:v>0.46315789473684199</c:v>
                </c:pt>
                <c:pt idx="2113">
                  <c:v>0.37368421052631501</c:v>
                </c:pt>
                <c:pt idx="2114">
                  <c:v>0.45526315789473598</c:v>
                </c:pt>
                <c:pt idx="2115">
                  <c:v>0.37368421052631501</c:v>
                </c:pt>
                <c:pt idx="2116">
                  <c:v>0.40526315789473599</c:v>
                </c:pt>
                <c:pt idx="2117">
                  <c:v>0.45</c:v>
                </c:pt>
                <c:pt idx="2118">
                  <c:v>0.39210526315789401</c:v>
                </c:pt>
                <c:pt idx="2119">
                  <c:v>0.41578947368420999</c:v>
                </c:pt>
                <c:pt idx="2120">
                  <c:v>0.41052631578947302</c:v>
                </c:pt>
                <c:pt idx="2121">
                  <c:v>0.41842105263157803</c:v>
                </c:pt>
                <c:pt idx="2122">
                  <c:v>0.45</c:v>
                </c:pt>
                <c:pt idx="2123">
                  <c:v>0.43157894736842101</c:v>
                </c:pt>
                <c:pt idx="2124">
                  <c:v>0.41578947368420999</c:v>
                </c:pt>
                <c:pt idx="2125">
                  <c:v>0.41052631578947302</c:v>
                </c:pt>
                <c:pt idx="2126">
                  <c:v>0.423684210526315</c:v>
                </c:pt>
                <c:pt idx="2127">
                  <c:v>0.43947368421052602</c:v>
                </c:pt>
                <c:pt idx="2128">
                  <c:v>0.42894736842105202</c:v>
                </c:pt>
                <c:pt idx="2129">
                  <c:v>0.40789473684210498</c:v>
                </c:pt>
                <c:pt idx="2130">
                  <c:v>0.44473684210526299</c:v>
                </c:pt>
                <c:pt idx="2131">
                  <c:v>0.413157894736842</c:v>
                </c:pt>
                <c:pt idx="2132">
                  <c:v>0.442105263157894</c:v>
                </c:pt>
                <c:pt idx="2133">
                  <c:v>0.41842105263157803</c:v>
                </c:pt>
                <c:pt idx="2134">
                  <c:v>0.394736842105263</c:v>
                </c:pt>
                <c:pt idx="2135">
                  <c:v>0.41842105263157803</c:v>
                </c:pt>
                <c:pt idx="2136">
                  <c:v>0.413157894736842</c:v>
                </c:pt>
                <c:pt idx="2137">
                  <c:v>0.44736842105263103</c:v>
                </c:pt>
                <c:pt idx="2138">
                  <c:v>0.40789473684210498</c:v>
                </c:pt>
                <c:pt idx="2139">
                  <c:v>0.42631578947368398</c:v>
                </c:pt>
                <c:pt idx="2140">
                  <c:v>0.423684210526315</c:v>
                </c:pt>
                <c:pt idx="2141">
                  <c:v>0.4</c:v>
                </c:pt>
                <c:pt idx="2142">
                  <c:v>0.41578947368420999</c:v>
                </c:pt>
                <c:pt idx="2143">
                  <c:v>0.42894736842105202</c:v>
                </c:pt>
                <c:pt idx="2144">
                  <c:v>0.41842105263157803</c:v>
                </c:pt>
                <c:pt idx="2145">
                  <c:v>0.41842105263157803</c:v>
                </c:pt>
                <c:pt idx="2146">
                  <c:v>0.442105263157894</c:v>
                </c:pt>
                <c:pt idx="2147">
                  <c:v>0.46315789473684199</c:v>
                </c:pt>
                <c:pt idx="2148">
                  <c:v>0.423684210526315</c:v>
                </c:pt>
                <c:pt idx="2149">
                  <c:v>0.452631578947368</c:v>
                </c:pt>
                <c:pt idx="2150">
                  <c:v>0.42894736842105202</c:v>
                </c:pt>
                <c:pt idx="2151">
                  <c:v>0.42105263157894701</c:v>
                </c:pt>
                <c:pt idx="2152">
                  <c:v>0.41052631578947302</c:v>
                </c:pt>
                <c:pt idx="2153">
                  <c:v>0.423684210526315</c:v>
                </c:pt>
                <c:pt idx="2154">
                  <c:v>0.38157894736842102</c:v>
                </c:pt>
                <c:pt idx="2155">
                  <c:v>0.43947368421052602</c:v>
                </c:pt>
                <c:pt idx="2156">
                  <c:v>0.46315789473684199</c:v>
                </c:pt>
                <c:pt idx="2157">
                  <c:v>0.413157894736842</c:v>
                </c:pt>
                <c:pt idx="2158">
                  <c:v>0.43421052631578899</c:v>
                </c:pt>
                <c:pt idx="2159">
                  <c:v>0.43684210526315698</c:v>
                </c:pt>
                <c:pt idx="2160">
                  <c:v>0.43684210526315698</c:v>
                </c:pt>
                <c:pt idx="2161">
                  <c:v>0.442105263157894</c:v>
                </c:pt>
                <c:pt idx="2162">
                  <c:v>0.41842105263157803</c:v>
                </c:pt>
                <c:pt idx="2163">
                  <c:v>0.43684210526315698</c:v>
                </c:pt>
                <c:pt idx="2164">
                  <c:v>0.42894736842105202</c:v>
                </c:pt>
                <c:pt idx="2165">
                  <c:v>0.43157894736842101</c:v>
                </c:pt>
                <c:pt idx="2166">
                  <c:v>0.43947368421052602</c:v>
                </c:pt>
                <c:pt idx="2167">
                  <c:v>0.44473684210526299</c:v>
                </c:pt>
                <c:pt idx="2168">
                  <c:v>0.39736842105263098</c:v>
                </c:pt>
                <c:pt idx="2169">
                  <c:v>0.38947368421052603</c:v>
                </c:pt>
                <c:pt idx="2170">
                  <c:v>0.40526315789473599</c:v>
                </c:pt>
                <c:pt idx="2171">
                  <c:v>0.452631578947368</c:v>
                </c:pt>
                <c:pt idx="2172">
                  <c:v>0.42105263157894701</c:v>
                </c:pt>
                <c:pt idx="2173">
                  <c:v>0.42631578947368398</c:v>
                </c:pt>
                <c:pt idx="2174">
                  <c:v>0.452631578947368</c:v>
                </c:pt>
                <c:pt idx="2175">
                  <c:v>0.4</c:v>
                </c:pt>
                <c:pt idx="2176">
                  <c:v>0.43947368421052602</c:v>
                </c:pt>
                <c:pt idx="2177">
                  <c:v>0.43157894736842101</c:v>
                </c:pt>
                <c:pt idx="2178">
                  <c:v>0.413157894736842</c:v>
                </c:pt>
                <c:pt idx="2179">
                  <c:v>0.4</c:v>
                </c:pt>
                <c:pt idx="2180">
                  <c:v>0.43684210526315698</c:v>
                </c:pt>
                <c:pt idx="2181">
                  <c:v>0.41052631578947302</c:v>
                </c:pt>
                <c:pt idx="2182">
                  <c:v>0.40526315789473599</c:v>
                </c:pt>
                <c:pt idx="2183">
                  <c:v>0.46578947368420998</c:v>
                </c:pt>
                <c:pt idx="2184">
                  <c:v>0.45526315789473598</c:v>
                </c:pt>
                <c:pt idx="2185">
                  <c:v>0.41842105263157803</c:v>
                </c:pt>
                <c:pt idx="2186">
                  <c:v>0.42105263157894701</c:v>
                </c:pt>
                <c:pt idx="2187">
                  <c:v>0.384210526315789</c:v>
                </c:pt>
                <c:pt idx="2188">
                  <c:v>0.41842105263157803</c:v>
                </c:pt>
                <c:pt idx="2189">
                  <c:v>0.43157894736842101</c:v>
                </c:pt>
                <c:pt idx="2190">
                  <c:v>0.442105263157894</c:v>
                </c:pt>
                <c:pt idx="2191">
                  <c:v>0.442105263157894</c:v>
                </c:pt>
                <c:pt idx="2192">
                  <c:v>0.43421052631578899</c:v>
                </c:pt>
                <c:pt idx="2193">
                  <c:v>0.41842105263157803</c:v>
                </c:pt>
                <c:pt idx="2194">
                  <c:v>0.41842105263157803</c:v>
                </c:pt>
                <c:pt idx="2195">
                  <c:v>0.43947368421052602</c:v>
                </c:pt>
                <c:pt idx="2196">
                  <c:v>0.38947368421052603</c:v>
                </c:pt>
                <c:pt idx="2197">
                  <c:v>0.41052631578947302</c:v>
                </c:pt>
                <c:pt idx="2198">
                  <c:v>0.41842105263157803</c:v>
                </c:pt>
                <c:pt idx="2199">
                  <c:v>0.44473684210526299</c:v>
                </c:pt>
                <c:pt idx="2200">
                  <c:v>0.42894736842105202</c:v>
                </c:pt>
                <c:pt idx="2201">
                  <c:v>0.37631578947368399</c:v>
                </c:pt>
                <c:pt idx="2202">
                  <c:v>0.41578947368420999</c:v>
                </c:pt>
                <c:pt idx="2203">
                  <c:v>0.40789473684210498</c:v>
                </c:pt>
                <c:pt idx="2204">
                  <c:v>0.40263157894736801</c:v>
                </c:pt>
                <c:pt idx="2205">
                  <c:v>0.413157894736842</c:v>
                </c:pt>
                <c:pt idx="2206">
                  <c:v>0.452631578947368</c:v>
                </c:pt>
                <c:pt idx="2207">
                  <c:v>0.42894736842105202</c:v>
                </c:pt>
                <c:pt idx="2208">
                  <c:v>0.42894736842105202</c:v>
                </c:pt>
                <c:pt idx="2209">
                  <c:v>0.43157894736842101</c:v>
                </c:pt>
                <c:pt idx="2210">
                  <c:v>0.413157894736842</c:v>
                </c:pt>
                <c:pt idx="2211">
                  <c:v>0.42631578947368398</c:v>
                </c:pt>
                <c:pt idx="2212">
                  <c:v>0.39210526315789401</c:v>
                </c:pt>
                <c:pt idx="2213">
                  <c:v>0.42894736842105202</c:v>
                </c:pt>
                <c:pt idx="2214">
                  <c:v>0.413157894736842</c:v>
                </c:pt>
                <c:pt idx="2215">
                  <c:v>0.413157894736842</c:v>
                </c:pt>
                <c:pt idx="2216">
                  <c:v>0.46842105263157802</c:v>
                </c:pt>
                <c:pt idx="2217">
                  <c:v>0.41052631578947302</c:v>
                </c:pt>
                <c:pt idx="2218">
                  <c:v>0.40526315789473599</c:v>
                </c:pt>
                <c:pt idx="2219">
                  <c:v>0.413157894736842</c:v>
                </c:pt>
                <c:pt idx="2220">
                  <c:v>0.4</c:v>
                </c:pt>
                <c:pt idx="2221">
                  <c:v>0.44736842105263103</c:v>
                </c:pt>
                <c:pt idx="2222">
                  <c:v>0.413157894736842</c:v>
                </c:pt>
                <c:pt idx="2223">
                  <c:v>0.42894736842105202</c:v>
                </c:pt>
                <c:pt idx="2224">
                  <c:v>0.43157894736842101</c:v>
                </c:pt>
                <c:pt idx="2225">
                  <c:v>0.41052631578947302</c:v>
                </c:pt>
                <c:pt idx="2226">
                  <c:v>0.442105263157894</c:v>
                </c:pt>
                <c:pt idx="2227">
                  <c:v>0.43157894736842101</c:v>
                </c:pt>
                <c:pt idx="2228">
                  <c:v>0.44736842105263103</c:v>
                </c:pt>
                <c:pt idx="2229">
                  <c:v>0.44473684210526299</c:v>
                </c:pt>
                <c:pt idx="2230">
                  <c:v>0.42894736842105202</c:v>
                </c:pt>
                <c:pt idx="2231">
                  <c:v>0.42894736842105202</c:v>
                </c:pt>
                <c:pt idx="2232">
                  <c:v>0.43947368421052602</c:v>
                </c:pt>
                <c:pt idx="2233">
                  <c:v>0.44736842105263103</c:v>
                </c:pt>
                <c:pt idx="2234">
                  <c:v>0.423684210526315</c:v>
                </c:pt>
                <c:pt idx="2235">
                  <c:v>0.40263157894736801</c:v>
                </c:pt>
                <c:pt idx="2236">
                  <c:v>0.38947368421052603</c:v>
                </c:pt>
                <c:pt idx="2237">
                  <c:v>0.45789473684210502</c:v>
                </c:pt>
                <c:pt idx="2238">
                  <c:v>0.384210526315789</c:v>
                </c:pt>
                <c:pt idx="2239">
                  <c:v>0.42631578947368398</c:v>
                </c:pt>
                <c:pt idx="2240">
                  <c:v>0.36315789473684201</c:v>
                </c:pt>
                <c:pt idx="2241">
                  <c:v>0.46052631578947301</c:v>
                </c:pt>
                <c:pt idx="2242">
                  <c:v>0.40789473684210498</c:v>
                </c:pt>
                <c:pt idx="2243">
                  <c:v>0.413157894736842</c:v>
                </c:pt>
                <c:pt idx="2244">
                  <c:v>0.43421052631578899</c:v>
                </c:pt>
                <c:pt idx="2245">
                  <c:v>0.4</c:v>
                </c:pt>
                <c:pt idx="2246">
                  <c:v>0.42894736842105202</c:v>
                </c:pt>
                <c:pt idx="2247">
                  <c:v>0.42631578947368398</c:v>
                </c:pt>
                <c:pt idx="2248">
                  <c:v>0.394736842105263</c:v>
                </c:pt>
                <c:pt idx="2249">
                  <c:v>0.42631578947368398</c:v>
                </c:pt>
                <c:pt idx="2250">
                  <c:v>0.39736842105263098</c:v>
                </c:pt>
                <c:pt idx="2251">
                  <c:v>0.423684210526315</c:v>
                </c:pt>
                <c:pt idx="2252">
                  <c:v>0.41052631578947302</c:v>
                </c:pt>
                <c:pt idx="2253">
                  <c:v>0.39736842105263098</c:v>
                </c:pt>
                <c:pt idx="2254">
                  <c:v>0.43947368421052602</c:v>
                </c:pt>
                <c:pt idx="2255">
                  <c:v>0.40789473684210498</c:v>
                </c:pt>
                <c:pt idx="2256">
                  <c:v>0.42105263157894701</c:v>
                </c:pt>
                <c:pt idx="2257">
                  <c:v>0.423684210526315</c:v>
                </c:pt>
                <c:pt idx="2258">
                  <c:v>0.423684210526315</c:v>
                </c:pt>
                <c:pt idx="2259">
                  <c:v>0.413157894736842</c:v>
                </c:pt>
                <c:pt idx="2260">
                  <c:v>0.423684210526315</c:v>
                </c:pt>
                <c:pt idx="2261">
                  <c:v>0.41052631578947302</c:v>
                </c:pt>
                <c:pt idx="2262">
                  <c:v>0.45</c:v>
                </c:pt>
                <c:pt idx="2263">
                  <c:v>0.41052631578947302</c:v>
                </c:pt>
                <c:pt idx="2264">
                  <c:v>0.43421052631578899</c:v>
                </c:pt>
                <c:pt idx="2265">
                  <c:v>0.41842105263157803</c:v>
                </c:pt>
                <c:pt idx="2266">
                  <c:v>0.43421052631578899</c:v>
                </c:pt>
                <c:pt idx="2267">
                  <c:v>0.413157894736842</c:v>
                </c:pt>
                <c:pt idx="2268">
                  <c:v>0.41578947368420999</c:v>
                </c:pt>
                <c:pt idx="2269">
                  <c:v>0.46315789473684199</c:v>
                </c:pt>
                <c:pt idx="2270">
                  <c:v>0.42631578947368398</c:v>
                </c:pt>
                <c:pt idx="2271">
                  <c:v>0.46052631578947301</c:v>
                </c:pt>
                <c:pt idx="2272">
                  <c:v>0.46842105263157802</c:v>
                </c:pt>
                <c:pt idx="2273">
                  <c:v>0.442105263157894</c:v>
                </c:pt>
                <c:pt idx="2274">
                  <c:v>0.43421052631578899</c:v>
                </c:pt>
                <c:pt idx="2275">
                  <c:v>0.40526315789473599</c:v>
                </c:pt>
                <c:pt idx="2276">
                  <c:v>0.44473684210526299</c:v>
                </c:pt>
                <c:pt idx="2277">
                  <c:v>0.40789473684210498</c:v>
                </c:pt>
                <c:pt idx="2278">
                  <c:v>0.42105263157894701</c:v>
                </c:pt>
                <c:pt idx="2279">
                  <c:v>0.4</c:v>
                </c:pt>
                <c:pt idx="2280">
                  <c:v>0.38684210526315699</c:v>
                </c:pt>
                <c:pt idx="2281">
                  <c:v>0.423684210526315</c:v>
                </c:pt>
                <c:pt idx="2282">
                  <c:v>0.45526315789473598</c:v>
                </c:pt>
                <c:pt idx="2283">
                  <c:v>0.46315789473684199</c:v>
                </c:pt>
                <c:pt idx="2284">
                  <c:v>0.44473684210526299</c:v>
                </c:pt>
                <c:pt idx="2285">
                  <c:v>0.45526315789473598</c:v>
                </c:pt>
                <c:pt idx="2286">
                  <c:v>0.42631578947368398</c:v>
                </c:pt>
                <c:pt idx="2287">
                  <c:v>0.43684210526315698</c:v>
                </c:pt>
                <c:pt idx="2288">
                  <c:v>0.45</c:v>
                </c:pt>
                <c:pt idx="2289">
                  <c:v>0.39736842105263098</c:v>
                </c:pt>
                <c:pt idx="2290">
                  <c:v>0.442105263157894</c:v>
                </c:pt>
                <c:pt idx="2291">
                  <c:v>0.43684210526315698</c:v>
                </c:pt>
                <c:pt idx="2292">
                  <c:v>0.45526315789473598</c:v>
                </c:pt>
                <c:pt idx="2293">
                  <c:v>0.452631578947368</c:v>
                </c:pt>
                <c:pt idx="2294">
                  <c:v>0.43947368421052602</c:v>
                </c:pt>
                <c:pt idx="2295">
                  <c:v>0.43684210526315698</c:v>
                </c:pt>
                <c:pt idx="2296">
                  <c:v>0.41842105263157803</c:v>
                </c:pt>
                <c:pt idx="2297">
                  <c:v>0.41052631578947302</c:v>
                </c:pt>
                <c:pt idx="2298">
                  <c:v>0.442105263157894</c:v>
                </c:pt>
                <c:pt idx="2299">
                  <c:v>0.4</c:v>
                </c:pt>
                <c:pt idx="2300">
                  <c:v>0.40526315789473599</c:v>
                </c:pt>
                <c:pt idx="2301">
                  <c:v>0.394736842105263</c:v>
                </c:pt>
                <c:pt idx="2302">
                  <c:v>0.442105263157894</c:v>
                </c:pt>
                <c:pt idx="2303">
                  <c:v>0.423684210526315</c:v>
                </c:pt>
                <c:pt idx="2304">
                  <c:v>0.423684210526315</c:v>
                </c:pt>
                <c:pt idx="2305">
                  <c:v>0.43947368421052602</c:v>
                </c:pt>
                <c:pt idx="2306">
                  <c:v>0.39210526315789401</c:v>
                </c:pt>
                <c:pt idx="2307">
                  <c:v>0.43947368421052602</c:v>
                </c:pt>
                <c:pt idx="2308">
                  <c:v>0.39210526315789401</c:v>
                </c:pt>
                <c:pt idx="2309">
                  <c:v>0.42894736842105202</c:v>
                </c:pt>
                <c:pt idx="2310">
                  <c:v>0.43157894736842101</c:v>
                </c:pt>
                <c:pt idx="2311">
                  <c:v>0.40263157894736801</c:v>
                </c:pt>
                <c:pt idx="2312">
                  <c:v>0.42894736842105202</c:v>
                </c:pt>
                <c:pt idx="2313">
                  <c:v>0.42894736842105202</c:v>
                </c:pt>
                <c:pt idx="2314">
                  <c:v>0.41842105263157803</c:v>
                </c:pt>
                <c:pt idx="2315">
                  <c:v>0.43947368421052602</c:v>
                </c:pt>
                <c:pt idx="2316">
                  <c:v>0.44473684210526299</c:v>
                </c:pt>
                <c:pt idx="2317">
                  <c:v>0.40526315789473599</c:v>
                </c:pt>
                <c:pt idx="2318">
                  <c:v>0.41052631578947302</c:v>
                </c:pt>
                <c:pt idx="2319">
                  <c:v>0.42105263157894701</c:v>
                </c:pt>
                <c:pt idx="2320">
                  <c:v>0.45</c:v>
                </c:pt>
                <c:pt idx="2321">
                  <c:v>0.36578947368421</c:v>
                </c:pt>
                <c:pt idx="2322">
                  <c:v>0.39736842105263098</c:v>
                </c:pt>
                <c:pt idx="2323">
                  <c:v>0.42105263157894701</c:v>
                </c:pt>
                <c:pt idx="2324">
                  <c:v>0.44736842105263103</c:v>
                </c:pt>
                <c:pt idx="2325">
                  <c:v>0.42105263157894701</c:v>
                </c:pt>
                <c:pt idx="2326">
                  <c:v>0.413157894736842</c:v>
                </c:pt>
                <c:pt idx="2327">
                  <c:v>0.452631578947368</c:v>
                </c:pt>
                <c:pt idx="2328">
                  <c:v>0.42105263157894701</c:v>
                </c:pt>
                <c:pt idx="2329">
                  <c:v>0.37105263157894702</c:v>
                </c:pt>
                <c:pt idx="2330">
                  <c:v>0.41052631578947302</c:v>
                </c:pt>
                <c:pt idx="2331">
                  <c:v>0.423684210526315</c:v>
                </c:pt>
                <c:pt idx="2332">
                  <c:v>0.43684210526315698</c:v>
                </c:pt>
                <c:pt idx="2333">
                  <c:v>0.442105263157894</c:v>
                </c:pt>
                <c:pt idx="2334">
                  <c:v>0.41842105263157803</c:v>
                </c:pt>
                <c:pt idx="2335">
                  <c:v>0.42894736842105202</c:v>
                </c:pt>
                <c:pt idx="2336">
                  <c:v>0.43157894736842101</c:v>
                </c:pt>
                <c:pt idx="2337">
                  <c:v>0.42894736842105202</c:v>
                </c:pt>
                <c:pt idx="2338">
                  <c:v>0.42105263157894701</c:v>
                </c:pt>
                <c:pt idx="2339">
                  <c:v>0.42894736842105202</c:v>
                </c:pt>
                <c:pt idx="2340">
                  <c:v>0.37368421052631501</c:v>
                </c:pt>
                <c:pt idx="2341">
                  <c:v>0.40263157894736801</c:v>
                </c:pt>
                <c:pt idx="2342">
                  <c:v>0.394736842105263</c:v>
                </c:pt>
                <c:pt idx="2343">
                  <c:v>0.40263157894736801</c:v>
                </c:pt>
                <c:pt idx="2344">
                  <c:v>0.39210526315789401</c:v>
                </c:pt>
                <c:pt idx="2345">
                  <c:v>0.41052631578947302</c:v>
                </c:pt>
                <c:pt idx="2346">
                  <c:v>0.471052631578947</c:v>
                </c:pt>
                <c:pt idx="2347">
                  <c:v>0.41052631578947302</c:v>
                </c:pt>
                <c:pt idx="2348">
                  <c:v>0.44736842105263103</c:v>
                </c:pt>
                <c:pt idx="2349">
                  <c:v>0.394736842105263</c:v>
                </c:pt>
                <c:pt idx="2350">
                  <c:v>0.44473684210526299</c:v>
                </c:pt>
                <c:pt idx="2351">
                  <c:v>0.45</c:v>
                </c:pt>
                <c:pt idx="2352">
                  <c:v>0.46315789473684199</c:v>
                </c:pt>
                <c:pt idx="2353">
                  <c:v>0.44736842105263103</c:v>
                </c:pt>
                <c:pt idx="2354">
                  <c:v>0.42894736842105202</c:v>
                </c:pt>
                <c:pt idx="2355">
                  <c:v>0.423684210526315</c:v>
                </c:pt>
                <c:pt idx="2356">
                  <c:v>0.43157894736842101</c:v>
                </c:pt>
                <c:pt idx="2357">
                  <c:v>0.423684210526315</c:v>
                </c:pt>
                <c:pt idx="2358">
                  <c:v>0.442105263157894</c:v>
                </c:pt>
                <c:pt idx="2359">
                  <c:v>0.40526315789473599</c:v>
                </c:pt>
                <c:pt idx="2360">
                  <c:v>0.452631578947368</c:v>
                </c:pt>
                <c:pt idx="2361">
                  <c:v>0.394736842105263</c:v>
                </c:pt>
                <c:pt idx="2362">
                  <c:v>0.38157894736842102</c:v>
                </c:pt>
                <c:pt idx="2363">
                  <c:v>0.42894736842105202</c:v>
                </c:pt>
                <c:pt idx="2364">
                  <c:v>0.43421052631578899</c:v>
                </c:pt>
                <c:pt idx="2365">
                  <c:v>0.44473684210526299</c:v>
                </c:pt>
                <c:pt idx="2366">
                  <c:v>0.41052631578947302</c:v>
                </c:pt>
                <c:pt idx="2367">
                  <c:v>0.43947368421052602</c:v>
                </c:pt>
                <c:pt idx="2368">
                  <c:v>0.42631578947368398</c:v>
                </c:pt>
                <c:pt idx="2369">
                  <c:v>0.423684210526315</c:v>
                </c:pt>
                <c:pt idx="2370">
                  <c:v>0.42631578947368398</c:v>
                </c:pt>
                <c:pt idx="2371">
                  <c:v>0.38684210526315699</c:v>
                </c:pt>
                <c:pt idx="2372">
                  <c:v>0.452631578947368</c:v>
                </c:pt>
                <c:pt idx="2373">
                  <c:v>0.44473684210526299</c:v>
                </c:pt>
                <c:pt idx="2374">
                  <c:v>0.4</c:v>
                </c:pt>
                <c:pt idx="2375">
                  <c:v>0.40263157894736801</c:v>
                </c:pt>
                <c:pt idx="2376">
                  <c:v>0.42631578947368398</c:v>
                </c:pt>
                <c:pt idx="2377">
                  <c:v>0.45526315789473598</c:v>
                </c:pt>
                <c:pt idx="2378">
                  <c:v>0.442105263157894</c:v>
                </c:pt>
                <c:pt idx="2379">
                  <c:v>0.44473684210526299</c:v>
                </c:pt>
                <c:pt idx="2380">
                  <c:v>0.47368421052631499</c:v>
                </c:pt>
                <c:pt idx="2381">
                  <c:v>0.37894736842105198</c:v>
                </c:pt>
                <c:pt idx="2382">
                  <c:v>0.40263157894736801</c:v>
                </c:pt>
                <c:pt idx="2383">
                  <c:v>0.384210526315789</c:v>
                </c:pt>
                <c:pt idx="2384">
                  <c:v>0.45789473684210502</c:v>
                </c:pt>
                <c:pt idx="2385">
                  <c:v>0.44473684210526299</c:v>
                </c:pt>
                <c:pt idx="2386">
                  <c:v>0.423684210526315</c:v>
                </c:pt>
                <c:pt idx="2387">
                  <c:v>0.46052631578947301</c:v>
                </c:pt>
                <c:pt idx="2388">
                  <c:v>0.41578947368420999</c:v>
                </c:pt>
                <c:pt idx="2389">
                  <c:v>0.41052631578947302</c:v>
                </c:pt>
                <c:pt idx="2390">
                  <c:v>0.44473684210526299</c:v>
                </c:pt>
                <c:pt idx="2391">
                  <c:v>0.42894736842105202</c:v>
                </c:pt>
                <c:pt idx="2392">
                  <c:v>0.41052631578947302</c:v>
                </c:pt>
                <c:pt idx="2393">
                  <c:v>0.43157894736842101</c:v>
                </c:pt>
                <c:pt idx="2394">
                  <c:v>0.47631578947368403</c:v>
                </c:pt>
                <c:pt idx="2395">
                  <c:v>0.4</c:v>
                </c:pt>
                <c:pt idx="2396">
                  <c:v>0.41578947368420999</c:v>
                </c:pt>
                <c:pt idx="2397">
                  <c:v>0.44736842105263103</c:v>
                </c:pt>
                <c:pt idx="2398">
                  <c:v>0.413157894736842</c:v>
                </c:pt>
                <c:pt idx="2399">
                  <c:v>0.394736842105263</c:v>
                </c:pt>
                <c:pt idx="2400">
                  <c:v>0.40526315789473599</c:v>
                </c:pt>
                <c:pt idx="2401">
                  <c:v>0.423684210526315</c:v>
                </c:pt>
                <c:pt idx="2402">
                  <c:v>0.41052631578947302</c:v>
                </c:pt>
                <c:pt idx="2403">
                  <c:v>0.43947368421052602</c:v>
                </c:pt>
                <c:pt idx="2404">
                  <c:v>0.43684210526315698</c:v>
                </c:pt>
                <c:pt idx="2405">
                  <c:v>0.40263157894736801</c:v>
                </c:pt>
                <c:pt idx="2406">
                  <c:v>0.40789473684210498</c:v>
                </c:pt>
                <c:pt idx="2407">
                  <c:v>0.413157894736842</c:v>
                </c:pt>
                <c:pt idx="2408">
                  <c:v>0.38684210526315699</c:v>
                </c:pt>
                <c:pt idx="2409">
                  <c:v>0.442105263157894</c:v>
                </c:pt>
                <c:pt idx="2410">
                  <c:v>0.41052631578947302</c:v>
                </c:pt>
                <c:pt idx="2411">
                  <c:v>0.413157894736842</c:v>
                </c:pt>
                <c:pt idx="2412">
                  <c:v>0.37631578947368399</c:v>
                </c:pt>
                <c:pt idx="2413">
                  <c:v>0.413157894736842</c:v>
                </c:pt>
                <c:pt idx="2414">
                  <c:v>0.452631578947368</c:v>
                </c:pt>
                <c:pt idx="2415">
                  <c:v>0.442105263157894</c:v>
                </c:pt>
                <c:pt idx="2416">
                  <c:v>0.42631578947368398</c:v>
                </c:pt>
                <c:pt idx="2417">
                  <c:v>0.413157894736842</c:v>
                </c:pt>
                <c:pt idx="2418">
                  <c:v>0.41578947368420999</c:v>
                </c:pt>
                <c:pt idx="2419">
                  <c:v>0.41578947368420999</c:v>
                </c:pt>
                <c:pt idx="2420">
                  <c:v>0.41578947368420999</c:v>
                </c:pt>
                <c:pt idx="2421">
                  <c:v>0.42631578947368398</c:v>
                </c:pt>
                <c:pt idx="2422">
                  <c:v>0.442105263157894</c:v>
                </c:pt>
                <c:pt idx="2423">
                  <c:v>0.43947368421052602</c:v>
                </c:pt>
                <c:pt idx="2424">
                  <c:v>0.413157894736842</c:v>
                </c:pt>
                <c:pt idx="2425">
                  <c:v>0.39736842105263098</c:v>
                </c:pt>
                <c:pt idx="2426">
                  <c:v>0.4</c:v>
                </c:pt>
                <c:pt idx="2427">
                  <c:v>0.40526315789473599</c:v>
                </c:pt>
                <c:pt idx="2428">
                  <c:v>0.44473684210526299</c:v>
                </c:pt>
                <c:pt idx="2429">
                  <c:v>0.413157894736842</c:v>
                </c:pt>
                <c:pt idx="2430">
                  <c:v>0.44473684210526299</c:v>
                </c:pt>
                <c:pt idx="2431">
                  <c:v>0.423684210526315</c:v>
                </c:pt>
                <c:pt idx="2432">
                  <c:v>0.384210526315789</c:v>
                </c:pt>
                <c:pt idx="2433">
                  <c:v>0.43421052631578899</c:v>
                </c:pt>
                <c:pt idx="2434">
                  <c:v>0.40526315789473599</c:v>
                </c:pt>
                <c:pt idx="2435">
                  <c:v>0.42631578947368398</c:v>
                </c:pt>
                <c:pt idx="2436">
                  <c:v>0.42894736842105202</c:v>
                </c:pt>
                <c:pt idx="2437">
                  <c:v>0.41052631578947302</c:v>
                </c:pt>
                <c:pt idx="2438">
                  <c:v>0.39210526315789401</c:v>
                </c:pt>
                <c:pt idx="2439">
                  <c:v>0.40526315789473599</c:v>
                </c:pt>
                <c:pt idx="2440">
                  <c:v>0.45</c:v>
                </c:pt>
                <c:pt idx="2441">
                  <c:v>0.43684210526315698</c:v>
                </c:pt>
                <c:pt idx="2442">
                  <c:v>0.42894736842105202</c:v>
                </c:pt>
                <c:pt idx="2443">
                  <c:v>0.442105263157894</c:v>
                </c:pt>
                <c:pt idx="2444">
                  <c:v>0.43421052631578899</c:v>
                </c:pt>
                <c:pt idx="2445">
                  <c:v>0.44736842105263103</c:v>
                </c:pt>
                <c:pt idx="2446">
                  <c:v>0.42105263157894701</c:v>
                </c:pt>
                <c:pt idx="2447">
                  <c:v>0.37631578947368399</c:v>
                </c:pt>
                <c:pt idx="2448">
                  <c:v>0.41052631578947302</c:v>
                </c:pt>
                <c:pt idx="2449">
                  <c:v>0.423684210526315</c:v>
                </c:pt>
                <c:pt idx="2450">
                  <c:v>0.45789473684210502</c:v>
                </c:pt>
                <c:pt idx="2451">
                  <c:v>0.42105263157894701</c:v>
                </c:pt>
                <c:pt idx="2452">
                  <c:v>0.38157894736842102</c:v>
                </c:pt>
                <c:pt idx="2453">
                  <c:v>0.43684210526315698</c:v>
                </c:pt>
                <c:pt idx="2454">
                  <c:v>0.44736842105263103</c:v>
                </c:pt>
                <c:pt idx="2455">
                  <c:v>0.40789473684210498</c:v>
                </c:pt>
                <c:pt idx="2456">
                  <c:v>0.45789473684210502</c:v>
                </c:pt>
                <c:pt idx="2457">
                  <c:v>0.42631578947368398</c:v>
                </c:pt>
                <c:pt idx="2458">
                  <c:v>0.384210526315789</c:v>
                </c:pt>
                <c:pt idx="2459">
                  <c:v>0.41842105263157803</c:v>
                </c:pt>
                <c:pt idx="2460">
                  <c:v>0.39736842105263098</c:v>
                </c:pt>
                <c:pt idx="2461">
                  <c:v>0.413157894736842</c:v>
                </c:pt>
                <c:pt idx="2462">
                  <c:v>0.38684210526315699</c:v>
                </c:pt>
                <c:pt idx="2463">
                  <c:v>0.44473684210526299</c:v>
                </c:pt>
                <c:pt idx="2464">
                  <c:v>0.42894736842105202</c:v>
                </c:pt>
                <c:pt idx="2465">
                  <c:v>0.413157894736842</c:v>
                </c:pt>
                <c:pt idx="2466">
                  <c:v>0.442105263157894</c:v>
                </c:pt>
                <c:pt idx="2467">
                  <c:v>0.41052631578947302</c:v>
                </c:pt>
                <c:pt idx="2468">
                  <c:v>0.43157894736842101</c:v>
                </c:pt>
                <c:pt idx="2469">
                  <c:v>0.413157894736842</c:v>
                </c:pt>
                <c:pt idx="2470">
                  <c:v>0.45789473684210502</c:v>
                </c:pt>
                <c:pt idx="2471">
                  <c:v>0.43947368421052602</c:v>
                </c:pt>
                <c:pt idx="2472">
                  <c:v>0.40263157894736801</c:v>
                </c:pt>
                <c:pt idx="2473">
                  <c:v>0.40789473684210498</c:v>
                </c:pt>
                <c:pt idx="2474">
                  <c:v>0.43421052631578899</c:v>
                </c:pt>
                <c:pt idx="2475">
                  <c:v>0.44736842105263103</c:v>
                </c:pt>
                <c:pt idx="2476">
                  <c:v>0.40263157894736801</c:v>
                </c:pt>
                <c:pt idx="2477">
                  <c:v>0.442105263157894</c:v>
                </c:pt>
                <c:pt idx="2478">
                  <c:v>0.40789473684210498</c:v>
                </c:pt>
                <c:pt idx="2479">
                  <c:v>0.43157894736842101</c:v>
                </c:pt>
                <c:pt idx="2480">
                  <c:v>0.4</c:v>
                </c:pt>
                <c:pt idx="2481">
                  <c:v>0.42631578947368398</c:v>
                </c:pt>
                <c:pt idx="2482">
                  <c:v>0.43421052631578899</c:v>
                </c:pt>
                <c:pt idx="2483">
                  <c:v>0.41052631578947302</c:v>
                </c:pt>
                <c:pt idx="2484">
                  <c:v>0.442105263157894</c:v>
                </c:pt>
                <c:pt idx="2485">
                  <c:v>0.43421052631578899</c:v>
                </c:pt>
                <c:pt idx="2486">
                  <c:v>0.40526315789473599</c:v>
                </c:pt>
                <c:pt idx="2487">
                  <c:v>0.41578947368420999</c:v>
                </c:pt>
                <c:pt idx="2488">
                  <c:v>0.44736842105263103</c:v>
                </c:pt>
                <c:pt idx="2489">
                  <c:v>0.36578947368421</c:v>
                </c:pt>
                <c:pt idx="2490">
                  <c:v>0.44736842105263103</c:v>
                </c:pt>
                <c:pt idx="2491">
                  <c:v>0.42105263157894701</c:v>
                </c:pt>
                <c:pt idx="2492">
                  <c:v>0.41578947368420999</c:v>
                </c:pt>
                <c:pt idx="2493">
                  <c:v>0.39736842105263098</c:v>
                </c:pt>
                <c:pt idx="2494">
                  <c:v>0.44736842105263103</c:v>
                </c:pt>
                <c:pt idx="2495">
                  <c:v>0.42105263157894701</c:v>
                </c:pt>
                <c:pt idx="2496">
                  <c:v>0.45789473684210502</c:v>
                </c:pt>
                <c:pt idx="2497">
                  <c:v>0.43684210526315698</c:v>
                </c:pt>
                <c:pt idx="2498">
                  <c:v>0.38947368421052603</c:v>
                </c:pt>
                <c:pt idx="2499">
                  <c:v>0.36052631578947297</c:v>
                </c:pt>
                <c:pt idx="2500">
                  <c:v>0.394736842105263</c:v>
                </c:pt>
                <c:pt idx="2501">
                  <c:v>0.413157894736842</c:v>
                </c:pt>
                <c:pt idx="2502">
                  <c:v>0.41052631578947302</c:v>
                </c:pt>
                <c:pt idx="2503">
                  <c:v>0.423684210526315</c:v>
                </c:pt>
                <c:pt idx="2504">
                  <c:v>0.42631578947368398</c:v>
                </c:pt>
                <c:pt idx="2505">
                  <c:v>0.42105263157894701</c:v>
                </c:pt>
                <c:pt idx="2506">
                  <c:v>0.41842105263157803</c:v>
                </c:pt>
                <c:pt idx="2507">
                  <c:v>0.43421052631578899</c:v>
                </c:pt>
                <c:pt idx="2508">
                  <c:v>0.42105263157894701</c:v>
                </c:pt>
                <c:pt idx="2509">
                  <c:v>0.46052631578947301</c:v>
                </c:pt>
                <c:pt idx="2510">
                  <c:v>0.43421052631578899</c:v>
                </c:pt>
                <c:pt idx="2511">
                  <c:v>0.41578947368420999</c:v>
                </c:pt>
                <c:pt idx="2512">
                  <c:v>0.4</c:v>
                </c:pt>
                <c:pt idx="2513">
                  <c:v>0.41842105263157803</c:v>
                </c:pt>
                <c:pt idx="2514">
                  <c:v>0.44473684210526299</c:v>
                </c:pt>
                <c:pt idx="2515">
                  <c:v>0.43421052631578899</c:v>
                </c:pt>
                <c:pt idx="2516">
                  <c:v>0.43157894736842101</c:v>
                </c:pt>
                <c:pt idx="2517">
                  <c:v>0.39736842105263098</c:v>
                </c:pt>
                <c:pt idx="2518">
                  <c:v>0.43947368421052602</c:v>
                </c:pt>
                <c:pt idx="2519">
                  <c:v>0.43157894736842101</c:v>
                </c:pt>
                <c:pt idx="2520">
                  <c:v>0.42894736842105202</c:v>
                </c:pt>
                <c:pt idx="2521">
                  <c:v>0.38684210526315699</c:v>
                </c:pt>
                <c:pt idx="2522">
                  <c:v>0.41842105263157803</c:v>
                </c:pt>
                <c:pt idx="2523">
                  <c:v>0.423684210526315</c:v>
                </c:pt>
                <c:pt idx="2524">
                  <c:v>0.452631578947368</c:v>
                </c:pt>
                <c:pt idx="2525">
                  <c:v>0.42631578947368398</c:v>
                </c:pt>
                <c:pt idx="2526">
                  <c:v>0.413157894736842</c:v>
                </c:pt>
                <c:pt idx="2527">
                  <c:v>0.452631578947368</c:v>
                </c:pt>
                <c:pt idx="2528">
                  <c:v>0.39736842105263098</c:v>
                </c:pt>
                <c:pt idx="2529">
                  <c:v>0.40526315789473599</c:v>
                </c:pt>
                <c:pt idx="2530">
                  <c:v>0.45</c:v>
                </c:pt>
                <c:pt idx="2531">
                  <c:v>0.42894736842105202</c:v>
                </c:pt>
                <c:pt idx="2532">
                  <c:v>0.45</c:v>
                </c:pt>
                <c:pt idx="2533">
                  <c:v>0.42105263157894701</c:v>
                </c:pt>
                <c:pt idx="2534">
                  <c:v>0.41052631578947302</c:v>
                </c:pt>
                <c:pt idx="2535">
                  <c:v>0.37894736842105198</c:v>
                </c:pt>
                <c:pt idx="2536">
                  <c:v>0.42631578947368398</c:v>
                </c:pt>
                <c:pt idx="2537">
                  <c:v>0.44736842105263103</c:v>
                </c:pt>
                <c:pt idx="2538">
                  <c:v>0.42631578947368398</c:v>
                </c:pt>
                <c:pt idx="2539">
                  <c:v>0.40263157894736801</c:v>
                </c:pt>
                <c:pt idx="2540">
                  <c:v>0.423684210526315</c:v>
                </c:pt>
                <c:pt idx="2541">
                  <c:v>0.45789473684210502</c:v>
                </c:pt>
                <c:pt idx="2542">
                  <c:v>0.452631578947368</c:v>
                </c:pt>
                <c:pt idx="2543">
                  <c:v>0.423684210526315</c:v>
                </c:pt>
                <c:pt idx="2544">
                  <c:v>0.40789473684210498</c:v>
                </c:pt>
                <c:pt idx="2545">
                  <c:v>0.39210526315789401</c:v>
                </c:pt>
                <c:pt idx="2546">
                  <c:v>0.40526315789473599</c:v>
                </c:pt>
                <c:pt idx="2547">
                  <c:v>0.384210526315789</c:v>
                </c:pt>
                <c:pt idx="2548">
                  <c:v>0.44473684210526299</c:v>
                </c:pt>
                <c:pt idx="2549">
                  <c:v>0.43157894736842101</c:v>
                </c:pt>
                <c:pt idx="2550">
                  <c:v>0.47368421052631499</c:v>
                </c:pt>
                <c:pt idx="2551">
                  <c:v>0.42105263157894701</c:v>
                </c:pt>
                <c:pt idx="2552">
                  <c:v>0.42105263157894701</c:v>
                </c:pt>
                <c:pt idx="2553">
                  <c:v>0.42631578947368398</c:v>
                </c:pt>
                <c:pt idx="2554">
                  <c:v>0.42894736842105202</c:v>
                </c:pt>
                <c:pt idx="2555">
                  <c:v>0.40263157894736801</c:v>
                </c:pt>
                <c:pt idx="2556">
                  <c:v>0.40263157894736801</c:v>
                </c:pt>
                <c:pt idx="2557">
                  <c:v>0.384210526315789</c:v>
                </c:pt>
                <c:pt idx="2558">
                  <c:v>0.41052631578947302</c:v>
                </c:pt>
                <c:pt idx="2559">
                  <c:v>0.423684210526315</c:v>
                </c:pt>
                <c:pt idx="2560">
                  <c:v>0.41052631578947302</c:v>
                </c:pt>
                <c:pt idx="2561">
                  <c:v>0.39210526315789401</c:v>
                </c:pt>
                <c:pt idx="2562">
                  <c:v>0.42105263157894701</c:v>
                </c:pt>
                <c:pt idx="2563">
                  <c:v>0.41052631578947302</c:v>
                </c:pt>
                <c:pt idx="2564">
                  <c:v>0.4</c:v>
                </c:pt>
                <c:pt idx="2565">
                  <c:v>0.41052631578947302</c:v>
                </c:pt>
                <c:pt idx="2566">
                  <c:v>0.41842105263157803</c:v>
                </c:pt>
                <c:pt idx="2567">
                  <c:v>0.423684210526315</c:v>
                </c:pt>
                <c:pt idx="2568">
                  <c:v>0.4</c:v>
                </c:pt>
                <c:pt idx="2569">
                  <c:v>0.37631578947368399</c:v>
                </c:pt>
                <c:pt idx="2570">
                  <c:v>0.42631578947368398</c:v>
                </c:pt>
                <c:pt idx="2571">
                  <c:v>0.40789473684210498</c:v>
                </c:pt>
                <c:pt idx="2572">
                  <c:v>0.413157894736842</c:v>
                </c:pt>
                <c:pt idx="2573">
                  <c:v>0.40263157894736801</c:v>
                </c:pt>
                <c:pt idx="2574">
                  <c:v>0.39736842105263098</c:v>
                </c:pt>
                <c:pt idx="2575">
                  <c:v>0.39736842105263098</c:v>
                </c:pt>
                <c:pt idx="2576">
                  <c:v>0.40789473684210498</c:v>
                </c:pt>
                <c:pt idx="2577">
                  <c:v>0.40526315789473599</c:v>
                </c:pt>
                <c:pt idx="2578">
                  <c:v>0.41578947368420999</c:v>
                </c:pt>
                <c:pt idx="2579">
                  <c:v>0.42105263157894701</c:v>
                </c:pt>
                <c:pt idx="2580">
                  <c:v>0.43421052631578899</c:v>
                </c:pt>
                <c:pt idx="2581">
                  <c:v>0.39210526315789401</c:v>
                </c:pt>
                <c:pt idx="2582">
                  <c:v>0.43684210526315698</c:v>
                </c:pt>
                <c:pt idx="2583">
                  <c:v>0.43947368421052602</c:v>
                </c:pt>
                <c:pt idx="2584">
                  <c:v>0.41842105263157803</c:v>
                </c:pt>
                <c:pt idx="2585">
                  <c:v>0.452631578947368</c:v>
                </c:pt>
                <c:pt idx="2586">
                  <c:v>0.40789473684210498</c:v>
                </c:pt>
                <c:pt idx="2587">
                  <c:v>0.41578947368420999</c:v>
                </c:pt>
                <c:pt idx="2588">
                  <c:v>0.43947368421052602</c:v>
                </c:pt>
                <c:pt idx="2589">
                  <c:v>0.40526315789473599</c:v>
                </c:pt>
                <c:pt idx="2590">
                  <c:v>0.423684210526315</c:v>
                </c:pt>
                <c:pt idx="2591">
                  <c:v>0.40526315789473599</c:v>
                </c:pt>
                <c:pt idx="2592">
                  <c:v>0.41578947368420999</c:v>
                </c:pt>
                <c:pt idx="2593">
                  <c:v>0.40789473684210498</c:v>
                </c:pt>
                <c:pt idx="2594">
                  <c:v>0.45526315789473598</c:v>
                </c:pt>
                <c:pt idx="2595">
                  <c:v>0.44473684210526299</c:v>
                </c:pt>
                <c:pt idx="2596">
                  <c:v>0.39736842105263098</c:v>
                </c:pt>
                <c:pt idx="2597">
                  <c:v>0.45789473684210502</c:v>
                </c:pt>
                <c:pt idx="2598">
                  <c:v>0.40526315789473599</c:v>
                </c:pt>
                <c:pt idx="2599">
                  <c:v>0.43684210526315698</c:v>
                </c:pt>
                <c:pt idx="2600">
                  <c:v>0.39210526315789401</c:v>
                </c:pt>
                <c:pt idx="2601">
                  <c:v>0.44736842105263103</c:v>
                </c:pt>
                <c:pt idx="2602">
                  <c:v>0.41052631578947302</c:v>
                </c:pt>
                <c:pt idx="2603">
                  <c:v>0.41842105263157803</c:v>
                </c:pt>
                <c:pt idx="2604">
                  <c:v>0.41578947368420999</c:v>
                </c:pt>
                <c:pt idx="2605">
                  <c:v>0.41052631578947302</c:v>
                </c:pt>
                <c:pt idx="2606">
                  <c:v>0.40263157894736801</c:v>
                </c:pt>
                <c:pt idx="2607">
                  <c:v>0.42631578947368398</c:v>
                </c:pt>
                <c:pt idx="2608">
                  <c:v>0.42631578947368398</c:v>
                </c:pt>
                <c:pt idx="2609">
                  <c:v>0.42105263157894701</c:v>
                </c:pt>
                <c:pt idx="2610">
                  <c:v>0.413157894736842</c:v>
                </c:pt>
                <c:pt idx="2611">
                  <c:v>0.37105263157894702</c:v>
                </c:pt>
                <c:pt idx="2612">
                  <c:v>0.46052631578947301</c:v>
                </c:pt>
                <c:pt idx="2613">
                  <c:v>0.42105263157894701</c:v>
                </c:pt>
                <c:pt idx="2614">
                  <c:v>0.38157894736842102</c:v>
                </c:pt>
                <c:pt idx="2615">
                  <c:v>0.423684210526315</c:v>
                </c:pt>
                <c:pt idx="2616">
                  <c:v>0.43157894736842101</c:v>
                </c:pt>
                <c:pt idx="2617">
                  <c:v>0.41842105263157803</c:v>
                </c:pt>
                <c:pt idx="2618">
                  <c:v>0.40263157894736801</c:v>
                </c:pt>
                <c:pt idx="2619">
                  <c:v>0.42631578947368398</c:v>
                </c:pt>
                <c:pt idx="2620">
                  <c:v>0.43421052631578899</c:v>
                </c:pt>
                <c:pt idx="2621">
                  <c:v>0.41052631578947302</c:v>
                </c:pt>
                <c:pt idx="2622">
                  <c:v>0.44473684210526299</c:v>
                </c:pt>
                <c:pt idx="2623">
                  <c:v>0.40789473684210498</c:v>
                </c:pt>
                <c:pt idx="2624">
                  <c:v>0.41578947368420999</c:v>
                </c:pt>
                <c:pt idx="2625">
                  <c:v>0.45</c:v>
                </c:pt>
                <c:pt idx="2626">
                  <c:v>0.423684210526315</c:v>
                </c:pt>
                <c:pt idx="2627">
                  <c:v>0.4</c:v>
                </c:pt>
                <c:pt idx="2628">
                  <c:v>0.43421052631578899</c:v>
                </c:pt>
                <c:pt idx="2629">
                  <c:v>0.39736842105263098</c:v>
                </c:pt>
                <c:pt idx="2630">
                  <c:v>0.41578947368420999</c:v>
                </c:pt>
                <c:pt idx="2631">
                  <c:v>0.45</c:v>
                </c:pt>
                <c:pt idx="2632">
                  <c:v>0.42105263157894701</c:v>
                </c:pt>
                <c:pt idx="2633">
                  <c:v>0.452631578947368</c:v>
                </c:pt>
                <c:pt idx="2634">
                  <c:v>0.41842105263157803</c:v>
                </c:pt>
                <c:pt idx="2635">
                  <c:v>0.4</c:v>
                </c:pt>
                <c:pt idx="2636">
                  <c:v>0.40526315789473599</c:v>
                </c:pt>
                <c:pt idx="2637">
                  <c:v>0.44473684210526299</c:v>
                </c:pt>
                <c:pt idx="2638">
                  <c:v>0.40526315789473599</c:v>
                </c:pt>
                <c:pt idx="2639">
                  <c:v>0.42894736842105202</c:v>
                </c:pt>
                <c:pt idx="2640">
                  <c:v>0.423684210526315</c:v>
                </c:pt>
                <c:pt idx="2641">
                  <c:v>0.413157894736842</c:v>
                </c:pt>
                <c:pt idx="2642">
                  <c:v>0.394736842105263</c:v>
                </c:pt>
                <c:pt idx="2643">
                  <c:v>0.442105263157894</c:v>
                </c:pt>
                <c:pt idx="2644">
                  <c:v>0.45789473684210502</c:v>
                </c:pt>
                <c:pt idx="2645">
                  <c:v>0.41842105263157803</c:v>
                </c:pt>
                <c:pt idx="2646">
                  <c:v>0.42105263157894701</c:v>
                </c:pt>
                <c:pt idx="2647">
                  <c:v>0.41578947368420999</c:v>
                </c:pt>
                <c:pt idx="2648">
                  <c:v>0.47368421052631499</c:v>
                </c:pt>
                <c:pt idx="2649">
                  <c:v>0.43947368421052602</c:v>
                </c:pt>
                <c:pt idx="2650">
                  <c:v>0.413157894736842</c:v>
                </c:pt>
                <c:pt idx="2651">
                  <c:v>0.43684210526315698</c:v>
                </c:pt>
                <c:pt idx="2652">
                  <c:v>0.4</c:v>
                </c:pt>
                <c:pt idx="2653">
                  <c:v>0.43421052631578899</c:v>
                </c:pt>
                <c:pt idx="2654">
                  <c:v>0.44473684210526299</c:v>
                </c:pt>
                <c:pt idx="2655">
                  <c:v>0.42105263157894701</c:v>
                </c:pt>
                <c:pt idx="2656">
                  <c:v>0.41578947368420999</c:v>
                </c:pt>
                <c:pt idx="2657">
                  <c:v>0.42894736842105202</c:v>
                </c:pt>
                <c:pt idx="2658">
                  <c:v>0.43684210526315698</c:v>
                </c:pt>
                <c:pt idx="2659">
                  <c:v>0.40526315789473599</c:v>
                </c:pt>
                <c:pt idx="2660">
                  <c:v>0.39210526315789401</c:v>
                </c:pt>
                <c:pt idx="2661">
                  <c:v>0.413157894736842</c:v>
                </c:pt>
                <c:pt idx="2662">
                  <c:v>0.423684210526315</c:v>
                </c:pt>
                <c:pt idx="2663">
                  <c:v>0.41052631578947302</c:v>
                </c:pt>
                <c:pt idx="2664">
                  <c:v>0.41578947368420999</c:v>
                </c:pt>
                <c:pt idx="2665">
                  <c:v>0.36315789473684201</c:v>
                </c:pt>
                <c:pt idx="2666">
                  <c:v>0.37631578947368399</c:v>
                </c:pt>
                <c:pt idx="2667">
                  <c:v>0.45</c:v>
                </c:pt>
                <c:pt idx="2668">
                  <c:v>0.442105263157894</c:v>
                </c:pt>
                <c:pt idx="2669">
                  <c:v>0.39210526315789401</c:v>
                </c:pt>
                <c:pt idx="2670">
                  <c:v>0.38947368421052603</c:v>
                </c:pt>
                <c:pt idx="2671">
                  <c:v>0.42894736842105202</c:v>
                </c:pt>
                <c:pt idx="2672">
                  <c:v>0.37368421052631501</c:v>
                </c:pt>
                <c:pt idx="2673">
                  <c:v>0.43157894736842101</c:v>
                </c:pt>
                <c:pt idx="2674">
                  <c:v>0.39210526315789401</c:v>
                </c:pt>
                <c:pt idx="2675">
                  <c:v>0.43421052631578899</c:v>
                </c:pt>
                <c:pt idx="2676">
                  <c:v>0.452631578947368</c:v>
                </c:pt>
                <c:pt idx="2677">
                  <c:v>0.423684210526315</c:v>
                </c:pt>
                <c:pt idx="2678">
                  <c:v>0.43157894736842101</c:v>
                </c:pt>
                <c:pt idx="2679">
                  <c:v>0.43157894736842101</c:v>
                </c:pt>
                <c:pt idx="2680">
                  <c:v>0.452631578947368</c:v>
                </c:pt>
                <c:pt idx="2681">
                  <c:v>0.423684210526315</c:v>
                </c:pt>
                <c:pt idx="2682">
                  <c:v>0.394736842105263</c:v>
                </c:pt>
                <c:pt idx="2683">
                  <c:v>0.442105263157894</c:v>
                </c:pt>
                <c:pt idx="2684">
                  <c:v>0.43684210526315698</c:v>
                </c:pt>
                <c:pt idx="2685">
                  <c:v>0.40263157894736801</c:v>
                </c:pt>
                <c:pt idx="2686">
                  <c:v>0.41842105263157803</c:v>
                </c:pt>
                <c:pt idx="2687">
                  <c:v>0.43421052631578899</c:v>
                </c:pt>
                <c:pt idx="2688">
                  <c:v>0.39210526315789401</c:v>
                </c:pt>
                <c:pt idx="2689">
                  <c:v>0.41578947368420999</c:v>
                </c:pt>
                <c:pt idx="2690">
                  <c:v>0.40789473684210498</c:v>
                </c:pt>
                <c:pt idx="2691">
                  <c:v>0.452631578947368</c:v>
                </c:pt>
                <c:pt idx="2692">
                  <c:v>0.44736842105263103</c:v>
                </c:pt>
                <c:pt idx="2693">
                  <c:v>0.41052631578947302</c:v>
                </c:pt>
                <c:pt idx="2694">
                  <c:v>0.384210526315789</c:v>
                </c:pt>
                <c:pt idx="2695">
                  <c:v>0.40789473684210498</c:v>
                </c:pt>
                <c:pt idx="2696">
                  <c:v>0.442105263157894</c:v>
                </c:pt>
                <c:pt idx="2697">
                  <c:v>0.394736842105263</c:v>
                </c:pt>
                <c:pt idx="2698">
                  <c:v>0.41842105263157803</c:v>
                </c:pt>
                <c:pt idx="2699">
                  <c:v>0.4</c:v>
                </c:pt>
                <c:pt idx="2700">
                  <c:v>0.452631578947368</c:v>
                </c:pt>
                <c:pt idx="2701">
                  <c:v>0.40526315789473599</c:v>
                </c:pt>
                <c:pt idx="2702">
                  <c:v>0.44473684210526299</c:v>
                </c:pt>
                <c:pt idx="2703">
                  <c:v>0.41578947368420999</c:v>
                </c:pt>
                <c:pt idx="2704">
                  <c:v>0.35263157894736802</c:v>
                </c:pt>
                <c:pt idx="2705">
                  <c:v>0.44736842105263103</c:v>
                </c:pt>
                <c:pt idx="2706">
                  <c:v>0.41842105263157803</c:v>
                </c:pt>
                <c:pt idx="2707">
                  <c:v>0.37105263157894702</c:v>
                </c:pt>
                <c:pt idx="2708">
                  <c:v>0.423684210526315</c:v>
                </c:pt>
                <c:pt idx="2709">
                  <c:v>0.38947368421052603</c:v>
                </c:pt>
                <c:pt idx="2710">
                  <c:v>0.4</c:v>
                </c:pt>
                <c:pt idx="2711">
                  <c:v>0.413157894736842</c:v>
                </c:pt>
                <c:pt idx="2712">
                  <c:v>0.40789473684210498</c:v>
                </c:pt>
                <c:pt idx="2713">
                  <c:v>0.394736842105263</c:v>
                </c:pt>
                <c:pt idx="2714">
                  <c:v>0.41842105263157803</c:v>
                </c:pt>
                <c:pt idx="2715">
                  <c:v>0.45526315789473598</c:v>
                </c:pt>
                <c:pt idx="2716">
                  <c:v>0.394736842105263</c:v>
                </c:pt>
                <c:pt idx="2717">
                  <c:v>0.41052631578947302</c:v>
                </c:pt>
                <c:pt idx="2718">
                  <c:v>0.452631578947368</c:v>
                </c:pt>
                <c:pt idx="2719">
                  <c:v>0.40789473684210498</c:v>
                </c:pt>
                <c:pt idx="2720">
                  <c:v>0.46052631578947301</c:v>
                </c:pt>
                <c:pt idx="2721">
                  <c:v>0.452631578947368</c:v>
                </c:pt>
                <c:pt idx="2722">
                  <c:v>0.42631578947368398</c:v>
                </c:pt>
                <c:pt idx="2723">
                  <c:v>0.38157894736842102</c:v>
                </c:pt>
                <c:pt idx="2724">
                  <c:v>0.4</c:v>
                </c:pt>
                <c:pt idx="2725">
                  <c:v>0.43421052631578899</c:v>
                </c:pt>
                <c:pt idx="2726">
                  <c:v>0.43157894736842101</c:v>
                </c:pt>
                <c:pt idx="2727">
                  <c:v>0.43684210526315698</c:v>
                </c:pt>
                <c:pt idx="2728">
                  <c:v>0.41578947368420999</c:v>
                </c:pt>
                <c:pt idx="2729">
                  <c:v>0.44736842105263103</c:v>
                </c:pt>
                <c:pt idx="2730">
                  <c:v>0.43947368421052602</c:v>
                </c:pt>
                <c:pt idx="2731">
                  <c:v>0.42631578947368398</c:v>
                </c:pt>
                <c:pt idx="2732">
                  <c:v>0.38947368421052603</c:v>
                </c:pt>
                <c:pt idx="2733">
                  <c:v>0.42105263157894701</c:v>
                </c:pt>
                <c:pt idx="2734">
                  <c:v>0.42894736842105202</c:v>
                </c:pt>
                <c:pt idx="2735">
                  <c:v>0.413157894736842</c:v>
                </c:pt>
                <c:pt idx="2736">
                  <c:v>0.45526315789473598</c:v>
                </c:pt>
                <c:pt idx="2737">
                  <c:v>0.39210526315789401</c:v>
                </c:pt>
                <c:pt idx="2738">
                  <c:v>0.42631578947368398</c:v>
                </c:pt>
                <c:pt idx="2739">
                  <c:v>0.43157894736842101</c:v>
                </c:pt>
                <c:pt idx="2740">
                  <c:v>0.40526315789473599</c:v>
                </c:pt>
                <c:pt idx="2741">
                  <c:v>0.4</c:v>
                </c:pt>
                <c:pt idx="2742">
                  <c:v>0.41052631578947302</c:v>
                </c:pt>
                <c:pt idx="2743">
                  <c:v>0.45789473684210502</c:v>
                </c:pt>
                <c:pt idx="2744">
                  <c:v>0.42105263157894701</c:v>
                </c:pt>
                <c:pt idx="2745">
                  <c:v>0.41052631578947302</c:v>
                </c:pt>
                <c:pt idx="2746">
                  <c:v>0.41578947368420999</c:v>
                </c:pt>
                <c:pt idx="2747">
                  <c:v>0.40526315789473599</c:v>
                </c:pt>
                <c:pt idx="2748">
                  <c:v>0.442105263157894</c:v>
                </c:pt>
                <c:pt idx="2749">
                  <c:v>0.41052631578947302</c:v>
                </c:pt>
                <c:pt idx="2750">
                  <c:v>0.37368421052631501</c:v>
                </c:pt>
                <c:pt idx="2751">
                  <c:v>0.43157894736842101</c:v>
                </c:pt>
                <c:pt idx="2752">
                  <c:v>0.43684210526315698</c:v>
                </c:pt>
                <c:pt idx="2753">
                  <c:v>0.46052631578947301</c:v>
                </c:pt>
                <c:pt idx="2754">
                  <c:v>0.413157894736842</c:v>
                </c:pt>
                <c:pt idx="2755">
                  <c:v>0.38157894736842102</c:v>
                </c:pt>
                <c:pt idx="2756">
                  <c:v>0.43157894736842101</c:v>
                </c:pt>
                <c:pt idx="2757">
                  <c:v>0.40263157894736801</c:v>
                </c:pt>
                <c:pt idx="2758">
                  <c:v>0.423684210526315</c:v>
                </c:pt>
                <c:pt idx="2759">
                  <c:v>0.40263157894736801</c:v>
                </c:pt>
                <c:pt idx="2760">
                  <c:v>0.39210526315789401</c:v>
                </c:pt>
                <c:pt idx="2761">
                  <c:v>0.40526315789473599</c:v>
                </c:pt>
                <c:pt idx="2762">
                  <c:v>0.43157894736842101</c:v>
                </c:pt>
                <c:pt idx="2763">
                  <c:v>0.41052631578947302</c:v>
                </c:pt>
                <c:pt idx="2764">
                  <c:v>0.44473684210526299</c:v>
                </c:pt>
                <c:pt idx="2765">
                  <c:v>0.38684210526315699</c:v>
                </c:pt>
                <c:pt idx="2766">
                  <c:v>0.423684210526315</c:v>
                </c:pt>
                <c:pt idx="2767">
                  <c:v>0.42105263157894701</c:v>
                </c:pt>
                <c:pt idx="2768">
                  <c:v>0.42631578947368398</c:v>
                </c:pt>
                <c:pt idx="2769">
                  <c:v>0.40789473684210498</c:v>
                </c:pt>
                <c:pt idx="2770">
                  <c:v>0.45</c:v>
                </c:pt>
                <c:pt idx="2771">
                  <c:v>0.42631578947368398</c:v>
                </c:pt>
                <c:pt idx="2772">
                  <c:v>0.394736842105263</c:v>
                </c:pt>
                <c:pt idx="2773">
                  <c:v>0.38947368421052603</c:v>
                </c:pt>
                <c:pt idx="2774">
                  <c:v>0.46315789473684199</c:v>
                </c:pt>
                <c:pt idx="2775">
                  <c:v>0.42105263157894701</c:v>
                </c:pt>
                <c:pt idx="2776">
                  <c:v>0.413157894736842</c:v>
                </c:pt>
                <c:pt idx="2777">
                  <c:v>0.42631578947368398</c:v>
                </c:pt>
                <c:pt idx="2778">
                  <c:v>0.43421052631578899</c:v>
                </c:pt>
                <c:pt idx="2779">
                  <c:v>0.40789473684210498</c:v>
                </c:pt>
                <c:pt idx="2780">
                  <c:v>0.43157894736842101</c:v>
                </c:pt>
                <c:pt idx="2781">
                  <c:v>0.41052631578947302</c:v>
                </c:pt>
                <c:pt idx="2782">
                  <c:v>0.41842105263157803</c:v>
                </c:pt>
                <c:pt idx="2783">
                  <c:v>0.47368421052631499</c:v>
                </c:pt>
                <c:pt idx="2784">
                  <c:v>0.42105263157894701</c:v>
                </c:pt>
                <c:pt idx="2785">
                  <c:v>0.41052631578947302</c:v>
                </c:pt>
                <c:pt idx="2786">
                  <c:v>0.42894736842105202</c:v>
                </c:pt>
                <c:pt idx="2787">
                  <c:v>0.43157894736842101</c:v>
                </c:pt>
                <c:pt idx="2788">
                  <c:v>0.413157894736842</c:v>
                </c:pt>
                <c:pt idx="2789">
                  <c:v>0.41578947368420999</c:v>
                </c:pt>
                <c:pt idx="2790">
                  <c:v>0.42105263157894701</c:v>
                </c:pt>
                <c:pt idx="2791">
                  <c:v>0.45</c:v>
                </c:pt>
                <c:pt idx="2792">
                  <c:v>0.43684210526315698</c:v>
                </c:pt>
                <c:pt idx="2793">
                  <c:v>0.40789473684210498</c:v>
                </c:pt>
                <c:pt idx="2794">
                  <c:v>0.43157894736842101</c:v>
                </c:pt>
                <c:pt idx="2795">
                  <c:v>0.4</c:v>
                </c:pt>
                <c:pt idx="2796">
                  <c:v>0.39210526315789401</c:v>
                </c:pt>
                <c:pt idx="2797">
                  <c:v>0.43421052631578899</c:v>
                </c:pt>
                <c:pt idx="2798">
                  <c:v>0.45789473684210502</c:v>
                </c:pt>
                <c:pt idx="2799">
                  <c:v>0.40526315789473599</c:v>
                </c:pt>
                <c:pt idx="2800">
                  <c:v>0.40263157894736801</c:v>
                </c:pt>
                <c:pt idx="2801">
                  <c:v>0.41578947368420999</c:v>
                </c:pt>
                <c:pt idx="2802">
                  <c:v>0.44473684210526299</c:v>
                </c:pt>
                <c:pt idx="2803">
                  <c:v>0.43684210526315698</c:v>
                </c:pt>
                <c:pt idx="2804">
                  <c:v>0.46578947368420998</c:v>
                </c:pt>
                <c:pt idx="2805">
                  <c:v>0.43947368421052602</c:v>
                </c:pt>
                <c:pt idx="2806">
                  <c:v>0.43157894736842101</c:v>
                </c:pt>
                <c:pt idx="2807">
                  <c:v>0.41052631578947302</c:v>
                </c:pt>
                <c:pt idx="2808">
                  <c:v>0.37105263157894702</c:v>
                </c:pt>
                <c:pt idx="2809">
                  <c:v>0.394736842105263</c:v>
                </c:pt>
                <c:pt idx="2810">
                  <c:v>0.39210526315789401</c:v>
                </c:pt>
                <c:pt idx="2811">
                  <c:v>0.394736842105263</c:v>
                </c:pt>
                <c:pt idx="2812">
                  <c:v>0.41578947368420999</c:v>
                </c:pt>
                <c:pt idx="2813">
                  <c:v>0.423684210526315</c:v>
                </c:pt>
                <c:pt idx="2814">
                  <c:v>0.41842105263157803</c:v>
                </c:pt>
                <c:pt idx="2815">
                  <c:v>0.442105263157894</c:v>
                </c:pt>
                <c:pt idx="2816">
                  <c:v>0.423684210526315</c:v>
                </c:pt>
                <c:pt idx="2817">
                  <c:v>0.46052631578947301</c:v>
                </c:pt>
                <c:pt idx="2818">
                  <c:v>0.43157894736842101</c:v>
                </c:pt>
                <c:pt idx="2819">
                  <c:v>0.4</c:v>
                </c:pt>
                <c:pt idx="2820">
                  <c:v>0.42894736842105202</c:v>
                </c:pt>
                <c:pt idx="2821">
                  <c:v>0.41842105263157803</c:v>
                </c:pt>
                <c:pt idx="2822">
                  <c:v>0.38157894736842102</c:v>
                </c:pt>
                <c:pt idx="2823">
                  <c:v>0.413157894736842</c:v>
                </c:pt>
                <c:pt idx="2824">
                  <c:v>0.40789473684210498</c:v>
                </c:pt>
                <c:pt idx="2825">
                  <c:v>0.42894736842105202</c:v>
                </c:pt>
                <c:pt idx="2826">
                  <c:v>0.41578947368420999</c:v>
                </c:pt>
                <c:pt idx="2827">
                  <c:v>0.43947368421052602</c:v>
                </c:pt>
                <c:pt idx="2828">
                  <c:v>0.41578947368420999</c:v>
                </c:pt>
                <c:pt idx="2829">
                  <c:v>0.43684210526315698</c:v>
                </c:pt>
                <c:pt idx="2830">
                  <c:v>0.43421052631578899</c:v>
                </c:pt>
                <c:pt idx="2831">
                  <c:v>0.4</c:v>
                </c:pt>
                <c:pt idx="2832">
                  <c:v>0.42631578947368398</c:v>
                </c:pt>
                <c:pt idx="2833">
                  <c:v>0.43684210526315698</c:v>
                </c:pt>
                <c:pt idx="2834">
                  <c:v>0.452631578947368</c:v>
                </c:pt>
                <c:pt idx="2835">
                  <c:v>0.41052631578947302</c:v>
                </c:pt>
                <c:pt idx="2836">
                  <c:v>0.38947368421052603</c:v>
                </c:pt>
                <c:pt idx="2837">
                  <c:v>0.41578947368420999</c:v>
                </c:pt>
                <c:pt idx="2838">
                  <c:v>0.41052631578947302</c:v>
                </c:pt>
                <c:pt idx="2839">
                  <c:v>0.43157894736842101</c:v>
                </c:pt>
                <c:pt idx="2840">
                  <c:v>0.442105263157894</c:v>
                </c:pt>
                <c:pt idx="2841">
                  <c:v>0.43684210526315698</c:v>
                </c:pt>
                <c:pt idx="2842">
                  <c:v>0.442105263157894</c:v>
                </c:pt>
                <c:pt idx="2843">
                  <c:v>0.42631578947368398</c:v>
                </c:pt>
                <c:pt idx="2844">
                  <c:v>0.37368421052631501</c:v>
                </c:pt>
                <c:pt idx="2845">
                  <c:v>0.40526315789473599</c:v>
                </c:pt>
                <c:pt idx="2846">
                  <c:v>0.40526315789473599</c:v>
                </c:pt>
                <c:pt idx="2847">
                  <c:v>0.41052631578947302</c:v>
                </c:pt>
                <c:pt idx="2848">
                  <c:v>0.40526315789473599</c:v>
                </c:pt>
                <c:pt idx="2849">
                  <c:v>0.37105263157894702</c:v>
                </c:pt>
                <c:pt idx="2850">
                  <c:v>0.39736842105263098</c:v>
                </c:pt>
                <c:pt idx="2851">
                  <c:v>0.37368421052631501</c:v>
                </c:pt>
                <c:pt idx="2852">
                  <c:v>0.394736842105263</c:v>
                </c:pt>
                <c:pt idx="2853">
                  <c:v>0.42894736842105202</c:v>
                </c:pt>
                <c:pt idx="2854">
                  <c:v>0.40789473684210498</c:v>
                </c:pt>
                <c:pt idx="2855">
                  <c:v>0.471052631578947</c:v>
                </c:pt>
                <c:pt idx="2856">
                  <c:v>0.40263157894736801</c:v>
                </c:pt>
                <c:pt idx="2857">
                  <c:v>0.452631578947368</c:v>
                </c:pt>
                <c:pt idx="2858">
                  <c:v>0.41052631578947302</c:v>
                </c:pt>
                <c:pt idx="2859">
                  <c:v>0.45</c:v>
                </c:pt>
                <c:pt idx="2860">
                  <c:v>0.41578947368420999</c:v>
                </c:pt>
                <c:pt idx="2861">
                  <c:v>0.41842105263157803</c:v>
                </c:pt>
                <c:pt idx="2862">
                  <c:v>0.43421052631578899</c:v>
                </c:pt>
                <c:pt idx="2863">
                  <c:v>0.43684210526315698</c:v>
                </c:pt>
                <c:pt idx="2864">
                  <c:v>0.42894736842105202</c:v>
                </c:pt>
                <c:pt idx="2865">
                  <c:v>0.43684210526315698</c:v>
                </c:pt>
                <c:pt idx="2866">
                  <c:v>0.40263157894736801</c:v>
                </c:pt>
                <c:pt idx="2867">
                  <c:v>0.40789473684210498</c:v>
                </c:pt>
                <c:pt idx="2868">
                  <c:v>0.41578947368420999</c:v>
                </c:pt>
                <c:pt idx="2869">
                  <c:v>0.39210526315789401</c:v>
                </c:pt>
                <c:pt idx="2870">
                  <c:v>0.43684210526315698</c:v>
                </c:pt>
                <c:pt idx="2871">
                  <c:v>0.43157894736842101</c:v>
                </c:pt>
                <c:pt idx="2872">
                  <c:v>0.37894736842105198</c:v>
                </c:pt>
                <c:pt idx="2873">
                  <c:v>0.42631578947368398</c:v>
                </c:pt>
                <c:pt idx="2874">
                  <c:v>0.43157894736842101</c:v>
                </c:pt>
                <c:pt idx="2875">
                  <c:v>0.452631578947368</c:v>
                </c:pt>
                <c:pt idx="2876">
                  <c:v>0.43421052631578899</c:v>
                </c:pt>
                <c:pt idx="2877">
                  <c:v>0.413157894736842</c:v>
                </c:pt>
                <c:pt idx="2878">
                  <c:v>0.40263157894736801</c:v>
                </c:pt>
                <c:pt idx="2879">
                  <c:v>0.43421052631578899</c:v>
                </c:pt>
                <c:pt idx="2880">
                  <c:v>0.42631578947368398</c:v>
                </c:pt>
                <c:pt idx="2881">
                  <c:v>0.43684210526315698</c:v>
                </c:pt>
                <c:pt idx="2882">
                  <c:v>0.413157894736842</c:v>
                </c:pt>
                <c:pt idx="2883">
                  <c:v>0.44473684210526299</c:v>
                </c:pt>
                <c:pt idx="2884">
                  <c:v>0.40526315789473599</c:v>
                </c:pt>
                <c:pt idx="2885">
                  <c:v>0.46578947368420998</c:v>
                </c:pt>
                <c:pt idx="2886">
                  <c:v>0.42894736842105202</c:v>
                </c:pt>
                <c:pt idx="2887">
                  <c:v>0.42105263157894701</c:v>
                </c:pt>
                <c:pt idx="2888">
                  <c:v>0.45</c:v>
                </c:pt>
                <c:pt idx="2889">
                  <c:v>0.42894736842105202</c:v>
                </c:pt>
                <c:pt idx="2890">
                  <c:v>0.41052631578947302</c:v>
                </c:pt>
                <c:pt idx="2891">
                  <c:v>0.4</c:v>
                </c:pt>
                <c:pt idx="2892">
                  <c:v>0.442105263157894</c:v>
                </c:pt>
                <c:pt idx="2893">
                  <c:v>0.43947368421052602</c:v>
                </c:pt>
                <c:pt idx="2894">
                  <c:v>0.41052631578947302</c:v>
                </c:pt>
                <c:pt idx="2895">
                  <c:v>0.452631578947368</c:v>
                </c:pt>
                <c:pt idx="2896">
                  <c:v>0.42105263157894701</c:v>
                </c:pt>
                <c:pt idx="2897">
                  <c:v>0.39736842105263098</c:v>
                </c:pt>
                <c:pt idx="2898">
                  <c:v>0.39736842105263098</c:v>
                </c:pt>
                <c:pt idx="2899">
                  <c:v>0.452631578947368</c:v>
                </c:pt>
                <c:pt idx="2900">
                  <c:v>0.41842105263157803</c:v>
                </c:pt>
                <c:pt idx="2901">
                  <c:v>0.39736842105263098</c:v>
                </c:pt>
                <c:pt idx="2902">
                  <c:v>0.42631578947368398</c:v>
                </c:pt>
                <c:pt idx="2903">
                  <c:v>0.41578947368420999</c:v>
                </c:pt>
                <c:pt idx="2904">
                  <c:v>0.4</c:v>
                </c:pt>
                <c:pt idx="2905">
                  <c:v>0.39210526315789401</c:v>
                </c:pt>
                <c:pt idx="2906">
                  <c:v>0.42631578947368398</c:v>
                </c:pt>
                <c:pt idx="2907">
                  <c:v>0.43684210526315698</c:v>
                </c:pt>
                <c:pt idx="2908">
                  <c:v>0.40263157894736801</c:v>
                </c:pt>
                <c:pt idx="2909">
                  <c:v>0.38947368421052603</c:v>
                </c:pt>
                <c:pt idx="2910">
                  <c:v>0.40789473684210498</c:v>
                </c:pt>
                <c:pt idx="2911">
                  <c:v>0.45</c:v>
                </c:pt>
                <c:pt idx="2912">
                  <c:v>0.394736842105263</c:v>
                </c:pt>
                <c:pt idx="2913">
                  <c:v>0.39736842105263098</c:v>
                </c:pt>
                <c:pt idx="2914">
                  <c:v>0.423684210526315</c:v>
                </c:pt>
                <c:pt idx="2915">
                  <c:v>0.37894736842105198</c:v>
                </c:pt>
                <c:pt idx="2916">
                  <c:v>0.43684210526315698</c:v>
                </c:pt>
                <c:pt idx="2917">
                  <c:v>0.42894736842105202</c:v>
                </c:pt>
                <c:pt idx="2918">
                  <c:v>0.37368421052631501</c:v>
                </c:pt>
                <c:pt idx="2919">
                  <c:v>0.413157894736842</c:v>
                </c:pt>
                <c:pt idx="2920">
                  <c:v>0.41052631578947302</c:v>
                </c:pt>
                <c:pt idx="2921">
                  <c:v>0.43947368421052602</c:v>
                </c:pt>
                <c:pt idx="2922">
                  <c:v>0.42631578947368398</c:v>
                </c:pt>
                <c:pt idx="2923">
                  <c:v>0.40789473684210498</c:v>
                </c:pt>
                <c:pt idx="2924">
                  <c:v>0.42631578947368398</c:v>
                </c:pt>
                <c:pt idx="2925">
                  <c:v>0.40526315789473599</c:v>
                </c:pt>
                <c:pt idx="2926">
                  <c:v>0.40526315789473599</c:v>
                </c:pt>
                <c:pt idx="2927">
                  <c:v>0.48684210526315702</c:v>
                </c:pt>
                <c:pt idx="2928">
                  <c:v>0.42631578947368398</c:v>
                </c:pt>
                <c:pt idx="2929">
                  <c:v>0.46315789473684199</c:v>
                </c:pt>
                <c:pt idx="2930">
                  <c:v>0.35789473684210499</c:v>
                </c:pt>
                <c:pt idx="2931">
                  <c:v>0.384210526315789</c:v>
                </c:pt>
                <c:pt idx="2932">
                  <c:v>0.42894736842105202</c:v>
                </c:pt>
                <c:pt idx="2933">
                  <c:v>0.40526315789473599</c:v>
                </c:pt>
                <c:pt idx="2934">
                  <c:v>0.43684210526315698</c:v>
                </c:pt>
                <c:pt idx="2935">
                  <c:v>0.44473684210526299</c:v>
                </c:pt>
                <c:pt idx="2936">
                  <c:v>0.42105263157894701</c:v>
                </c:pt>
                <c:pt idx="2937">
                  <c:v>0.42894736842105202</c:v>
                </c:pt>
                <c:pt idx="2938">
                  <c:v>0.40789473684210498</c:v>
                </c:pt>
                <c:pt idx="2939">
                  <c:v>0.44473684210526299</c:v>
                </c:pt>
                <c:pt idx="2940">
                  <c:v>0.4</c:v>
                </c:pt>
                <c:pt idx="2941">
                  <c:v>0.41578947368420999</c:v>
                </c:pt>
                <c:pt idx="2942">
                  <c:v>0.45</c:v>
                </c:pt>
                <c:pt idx="2943">
                  <c:v>0.45526315789473598</c:v>
                </c:pt>
                <c:pt idx="2944">
                  <c:v>0.44736842105263103</c:v>
                </c:pt>
                <c:pt idx="2945">
                  <c:v>0.413157894736842</c:v>
                </c:pt>
                <c:pt idx="2946">
                  <c:v>0.39736842105263098</c:v>
                </c:pt>
                <c:pt idx="2947">
                  <c:v>0.45</c:v>
                </c:pt>
                <c:pt idx="2948">
                  <c:v>0.38947368421052603</c:v>
                </c:pt>
                <c:pt idx="2949">
                  <c:v>0.45</c:v>
                </c:pt>
                <c:pt idx="2950">
                  <c:v>0.41578947368420999</c:v>
                </c:pt>
                <c:pt idx="2951">
                  <c:v>0.42105263157894701</c:v>
                </c:pt>
                <c:pt idx="2952">
                  <c:v>0.413157894736842</c:v>
                </c:pt>
                <c:pt idx="2953">
                  <c:v>0.40263157894736801</c:v>
                </c:pt>
                <c:pt idx="2954">
                  <c:v>0.42894736842105202</c:v>
                </c:pt>
                <c:pt idx="2955">
                  <c:v>0.423684210526315</c:v>
                </c:pt>
                <c:pt idx="2956">
                  <c:v>0.39736842105263098</c:v>
                </c:pt>
                <c:pt idx="2957">
                  <c:v>0.42631578947368398</c:v>
                </c:pt>
                <c:pt idx="2958">
                  <c:v>0.413157894736842</c:v>
                </c:pt>
                <c:pt idx="2959">
                  <c:v>0.40789473684210498</c:v>
                </c:pt>
                <c:pt idx="2960">
                  <c:v>0.4</c:v>
                </c:pt>
                <c:pt idx="2961">
                  <c:v>0.43947368421052602</c:v>
                </c:pt>
                <c:pt idx="2962">
                  <c:v>0.45789473684210502</c:v>
                </c:pt>
                <c:pt idx="2963">
                  <c:v>0.43421052631578899</c:v>
                </c:pt>
                <c:pt idx="2964">
                  <c:v>0.4</c:v>
                </c:pt>
                <c:pt idx="2965">
                  <c:v>0.44473684210526299</c:v>
                </c:pt>
                <c:pt idx="2966">
                  <c:v>0.40789473684210498</c:v>
                </c:pt>
                <c:pt idx="2967">
                  <c:v>0.471052631578947</c:v>
                </c:pt>
                <c:pt idx="2968">
                  <c:v>0.442105263157894</c:v>
                </c:pt>
                <c:pt idx="2969">
                  <c:v>0.41052631578947302</c:v>
                </c:pt>
                <c:pt idx="2970">
                  <c:v>0.394736842105263</c:v>
                </c:pt>
                <c:pt idx="2971">
                  <c:v>0.37368421052631501</c:v>
                </c:pt>
                <c:pt idx="2972">
                  <c:v>0.413157894736842</c:v>
                </c:pt>
                <c:pt idx="2973">
                  <c:v>0.43421052631578899</c:v>
                </c:pt>
                <c:pt idx="2974">
                  <c:v>0.394736842105263</c:v>
                </c:pt>
                <c:pt idx="2975">
                  <c:v>0.423684210526315</c:v>
                </c:pt>
                <c:pt idx="2976">
                  <c:v>0.45789473684210502</c:v>
                </c:pt>
                <c:pt idx="2977">
                  <c:v>0.44736842105263103</c:v>
                </c:pt>
                <c:pt idx="2978">
                  <c:v>0.442105263157894</c:v>
                </c:pt>
                <c:pt idx="2979">
                  <c:v>0.413157894736842</c:v>
                </c:pt>
                <c:pt idx="2980">
                  <c:v>0.42894736842105202</c:v>
                </c:pt>
                <c:pt idx="2981">
                  <c:v>0.4</c:v>
                </c:pt>
                <c:pt idx="2982">
                  <c:v>0.38157894736842102</c:v>
                </c:pt>
                <c:pt idx="2983">
                  <c:v>0.43421052631578899</c:v>
                </c:pt>
                <c:pt idx="2984">
                  <c:v>0.40263157894736801</c:v>
                </c:pt>
                <c:pt idx="2985">
                  <c:v>0.41578947368420999</c:v>
                </c:pt>
                <c:pt idx="2986">
                  <c:v>0.45789473684210502</c:v>
                </c:pt>
                <c:pt idx="2987">
                  <c:v>0.40789473684210498</c:v>
                </c:pt>
                <c:pt idx="2988">
                  <c:v>0.423684210526315</c:v>
                </c:pt>
                <c:pt idx="2989">
                  <c:v>0.41842105263157803</c:v>
                </c:pt>
                <c:pt idx="2990">
                  <c:v>0.38684210526315699</c:v>
                </c:pt>
                <c:pt idx="2991">
                  <c:v>0.44473684210526299</c:v>
                </c:pt>
                <c:pt idx="2992">
                  <c:v>0.42105263157894701</c:v>
                </c:pt>
                <c:pt idx="2993">
                  <c:v>0.42894736842105202</c:v>
                </c:pt>
                <c:pt idx="2994">
                  <c:v>0.4</c:v>
                </c:pt>
                <c:pt idx="2995">
                  <c:v>0.40526315789473599</c:v>
                </c:pt>
                <c:pt idx="2996">
                  <c:v>0.39210526315789401</c:v>
                </c:pt>
                <c:pt idx="2997">
                  <c:v>0.40263157894736801</c:v>
                </c:pt>
                <c:pt idx="2998">
                  <c:v>0.40789473684210498</c:v>
                </c:pt>
                <c:pt idx="2999">
                  <c:v>0.42631578947368398</c:v>
                </c:pt>
                <c:pt idx="3000">
                  <c:v>0.47368421052631499</c:v>
                </c:pt>
                <c:pt idx="3001">
                  <c:v>0.46578947368420998</c:v>
                </c:pt>
                <c:pt idx="3002">
                  <c:v>0.5</c:v>
                </c:pt>
                <c:pt idx="3003">
                  <c:v>0.44736842105263103</c:v>
                </c:pt>
                <c:pt idx="3004">
                  <c:v>0.442105263157894</c:v>
                </c:pt>
                <c:pt idx="3005">
                  <c:v>0.46315789473684199</c:v>
                </c:pt>
                <c:pt idx="3006">
                  <c:v>0.44736842105263103</c:v>
                </c:pt>
                <c:pt idx="3007">
                  <c:v>0.43421052631578899</c:v>
                </c:pt>
                <c:pt idx="3008">
                  <c:v>0.42105263157894701</c:v>
                </c:pt>
                <c:pt idx="3009">
                  <c:v>0.46578947368420998</c:v>
                </c:pt>
                <c:pt idx="3010">
                  <c:v>0.43947368421052602</c:v>
                </c:pt>
                <c:pt idx="3011">
                  <c:v>0.41578947368420999</c:v>
                </c:pt>
                <c:pt idx="3012">
                  <c:v>0.452631578947368</c:v>
                </c:pt>
                <c:pt idx="3013">
                  <c:v>0.40789473684210498</c:v>
                </c:pt>
                <c:pt idx="3014">
                  <c:v>0.48421052631578898</c:v>
                </c:pt>
                <c:pt idx="3015">
                  <c:v>0.442105263157894</c:v>
                </c:pt>
                <c:pt idx="3016">
                  <c:v>0.46578947368420998</c:v>
                </c:pt>
                <c:pt idx="3017">
                  <c:v>0.43947368421052602</c:v>
                </c:pt>
                <c:pt idx="3018">
                  <c:v>0.45789473684210502</c:v>
                </c:pt>
                <c:pt idx="3019">
                  <c:v>0.442105263157894</c:v>
                </c:pt>
                <c:pt idx="3020">
                  <c:v>0.42894736842105202</c:v>
                </c:pt>
                <c:pt idx="3021">
                  <c:v>0.40526315789473599</c:v>
                </c:pt>
                <c:pt idx="3022">
                  <c:v>0.442105263157894</c:v>
                </c:pt>
                <c:pt idx="3023">
                  <c:v>0.42894736842105202</c:v>
                </c:pt>
                <c:pt idx="3024">
                  <c:v>0.42894736842105202</c:v>
                </c:pt>
                <c:pt idx="3025">
                  <c:v>0.44473684210526299</c:v>
                </c:pt>
                <c:pt idx="3026">
                  <c:v>0.44473684210526299</c:v>
                </c:pt>
                <c:pt idx="3027">
                  <c:v>0.44473684210526299</c:v>
                </c:pt>
                <c:pt idx="3028">
                  <c:v>0.49210526315789399</c:v>
                </c:pt>
                <c:pt idx="3029">
                  <c:v>0.481578947368421</c:v>
                </c:pt>
                <c:pt idx="3030">
                  <c:v>0.45526315789473598</c:v>
                </c:pt>
                <c:pt idx="3031">
                  <c:v>0.48684210526315702</c:v>
                </c:pt>
                <c:pt idx="3032">
                  <c:v>0.47894736842105201</c:v>
                </c:pt>
                <c:pt idx="3033">
                  <c:v>0.42894736842105202</c:v>
                </c:pt>
                <c:pt idx="3034">
                  <c:v>0.43684210526315698</c:v>
                </c:pt>
                <c:pt idx="3035">
                  <c:v>0.43421052631578899</c:v>
                </c:pt>
                <c:pt idx="3036">
                  <c:v>0.423684210526315</c:v>
                </c:pt>
                <c:pt idx="3037">
                  <c:v>0.42105263157894701</c:v>
                </c:pt>
                <c:pt idx="3038">
                  <c:v>0.42631578947368398</c:v>
                </c:pt>
                <c:pt idx="3039">
                  <c:v>0.46578947368420998</c:v>
                </c:pt>
                <c:pt idx="3040">
                  <c:v>0.47631578947368403</c:v>
                </c:pt>
                <c:pt idx="3041">
                  <c:v>0.45789473684210502</c:v>
                </c:pt>
                <c:pt idx="3042">
                  <c:v>0.471052631578947</c:v>
                </c:pt>
                <c:pt idx="3043">
                  <c:v>0.452631578947368</c:v>
                </c:pt>
                <c:pt idx="3044">
                  <c:v>0.46842105263157802</c:v>
                </c:pt>
                <c:pt idx="3045">
                  <c:v>0.43157894736842101</c:v>
                </c:pt>
                <c:pt idx="3046">
                  <c:v>0.45789473684210502</c:v>
                </c:pt>
                <c:pt idx="3047">
                  <c:v>0.44736842105263103</c:v>
                </c:pt>
                <c:pt idx="3048">
                  <c:v>0.43157894736842101</c:v>
                </c:pt>
                <c:pt idx="3049">
                  <c:v>0.46578947368420998</c:v>
                </c:pt>
                <c:pt idx="3050">
                  <c:v>0.481578947368421</c:v>
                </c:pt>
                <c:pt idx="3051">
                  <c:v>0.41842105263157803</c:v>
                </c:pt>
                <c:pt idx="3052">
                  <c:v>0.44736842105263103</c:v>
                </c:pt>
                <c:pt idx="3053">
                  <c:v>0.42105263157894701</c:v>
                </c:pt>
                <c:pt idx="3054">
                  <c:v>0.43421052631578899</c:v>
                </c:pt>
                <c:pt idx="3055">
                  <c:v>0.43947368421052602</c:v>
                </c:pt>
                <c:pt idx="3056">
                  <c:v>0.42105263157894701</c:v>
                </c:pt>
                <c:pt idx="3057">
                  <c:v>0.4</c:v>
                </c:pt>
                <c:pt idx="3058">
                  <c:v>0.45789473684210502</c:v>
                </c:pt>
                <c:pt idx="3059">
                  <c:v>0.45526315789473598</c:v>
                </c:pt>
                <c:pt idx="3060">
                  <c:v>0.43157894736842101</c:v>
                </c:pt>
                <c:pt idx="3061">
                  <c:v>0.45789473684210502</c:v>
                </c:pt>
                <c:pt idx="3062">
                  <c:v>0.43421052631578899</c:v>
                </c:pt>
                <c:pt idx="3063">
                  <c:v>0.44736842105263103</c:v>
                </c:pt>
                <c:pt idx="3064">
                  <c:v>0.43157894736842101</c:v>
                </c:pt>
                <c:pt idx="3065">
                  <c:v>0.43421052631578899</c:v>
                </c:pt>
                <c:pt idx="3066">
                  <c:v>0.43421052631578899</c:v>
                </c:pt>
                <c:pt idx="3067">
                  <c:v>0.45789473684210502</c:v>
                </c:pt>
                <c:pt idx="3068">
                  <c:v>0.413157894736842</c:v>
                </c:pt>
                <c:pt idx="3069">
                  <c:v>0.45</c:v>
                </c:pt>
                <c:pt idx="3070">
                  <c:v>0.44736842105263103</c:v>
                </c:pt>
                <c:pt idx="3071">
                  <c:v>0.44736842105263103</c:v>
                </c:pt>
                <c:pt idx="3072">
                  <c:v>0.442105263157894</c:v>
                </c:pt>
                <c:pt idx="3073">
                  <c:v>0.43157894736842101</c:v>
                </c:pt>
                <c:pt idx="3074">
                  <c:v>0.4</c:v>
                </c:pt>
                <c:pt idx="3075">
                  <c:v>0.452631578947368</c:v>
                </c:pt>
                <c:pt idx="3076">
                  <c:v>0.43157894736842101</c:v>
                </c:pt>
                <c:pt idx="3077">
                  <c:v>0.413157894736842</c:v>
                </c:pt>
                <c:pt idx="3078">
                  <c:v>0.4</c:v>
                </c:pt>
                <c:pt idx="3079">
                  <c:v>0.41578947368420999</c:v>
                </c:pt>
                <c:pt idx="3080">
                  <c:v>0.41842105263157803</c:v>
                </c:pt>
                <c:pt idx="3081">
                  <c:v>0.40789473684210498</c:v>
                </c:pt>
                <c:pt idx="3082">
                  <c:v>0.43684210526315698</c:v>
                </c:pt>
                <c:pt idx="3083">
                  <c:v>0.413157894736842</c:v>
                </c:pt>
                <c:pt idx="3084">
                  <c:v>0.40263157894736801</c:v>
                </c:pt>
                <c:pt idx="3085">
                  <c:v>0.41578947368420999</c:v>
                </c:pt>
                <c:pt idx="3086">
                  <c:v>0.413157894736842</c:v>
                </c:pt>
                <c:pt idx="3087">
                  <c:v>0.45789473684210502</c:v>
                </c:pt>
                <c:pt idx="3088">
                  <c:v>0.413157894736842</c:v>
                </c:pt>
                <c:pt idx="3089">
                  <c:v>0.42105263157894701</c:v>
                </c:pt>
                <c:pt idx="3090">
                  <c:v>0.413157894736842</c:v>
                </c:pt>
                <c:pt idx="3091">
                  <c:v>0.45789473684210502</c:v>
                </c:pt>
                <c:pt idx="3092">
                  <c:v>0.423684210526315</c:v>
                </c:pt>
                <c:pt idx="3093">
                  <c:v>0.43157894736842101</c:v>
                </c:pt>
                <c:pt idx="3094">
                  <c:v>0.43421052631578899</c:v>
                </c:pt>
                <c:pt idx="3095">
                  <c:v>0.43684210526315698</c:v>
                </c:pt>
                <c:pt idx="3096">
                  <c:v>0.42105263157894701</c:v>
                </c:pt>
                <c:pt idx="3097">
                  <c:v>0.41578947368420999</c:v>
                </c:pt>
                <c:pt idx="3098">
                  <c:v>0.43947368421052602</c:v>
                </c:pt>
                <c:pt idx="3099">
                  <c:v>0.39736842105263098</c:v>
                </c:pt>
                <c:pt idx="3100">
                  <c:v>0.42105263157894701</c:v>
                </c:pt>
                <c:pt idx="3101">
                  <c:v>0.43421052631578899</c:v>
                </c:pt>
                <c:pt idx="3102">
                  <c:v>0.40789473684210498</c:v>
                </c:pt>
                <c:pt idx="3103">
                  <c:v>0.42105263157894701</c:v>
                </c:pt>
                <c:pt idx="3104">
                  <c:v>0.45526315789473598</c:v>
                </c:pt>
                <c:pt idx="3105">
                  <c:v>0.43157894736842101</c:v>
                </c:pt>
                <c:pt idx="3106">
                  <c:v>0.46315789473684199</c:v>
                </c:pt>
                <c:pt idx="3107">
                  <c:v>0.452631578947368</c:v>
                </c:pt>
                <c:pt idx="3108">
                  <c:v>0.394736842105263</c:v>
                </c:pt>
                <c:pt idx="3109">
                  <c:v>0.42105263157894701</c:v>
                </c:pt>
                <c:pt idx="3110">
                  <c:v>0.45789473684210502</c:v>
                </c:pt>
                <c:pt idx="3111">
                  <c:v>0.43684210526315698</c:v>
                </c:pt>
                <c:pt idx="3112">
                  <c:v>0.45526315789473598</c:v>
                </c:pt>
                <c:pt idx="3113">
                  <c:v>0.452631578947368</c:v>
                </c:pt>
                <c:pt idx="3114">
                  <c:v>0.46052631578947301</c:v>
                </c:pt>
                <c:pt idx="3115">
                  <c:v>0.41578947368420999</c:v>
                </c:pt>
                <c:pt idx="3116">
                  <c:v>0.44473684210526299</c:v>
                </c:pt>
                <c:pt idx="3117">
                  <c:v>0.46842105263157802</c:v>
                </c:pt>
                <c:pt idx="3118">
                  <c:v>0.452631578947368</c:v>
                </c:pt>
                <c:pt idx="3119">
                  <c:v>0.42894736842105202</c:v>
                </c:pt>
                <c:pt idx="3120">
                  <c:v>0.42631578947368398</c:v>
                </c:pt>
                <c:pt idx="3121">
                  <c:v>0.41578947368420999</c:v>
                </c:pt>
                <c:pt idx="3122">
                  <c:v>0.43157894736842101</c:v>
                </c:pt>
                <c:pt idx="3123">
                  <c:v>0.452631578947368</c:v>
                </c:pt>
                <c:pt idx="3124">
                  <c:v>0.442105263157894</c:v>
                </c:pt>
                <c:pt idx="3125">
                  <c:v>0.413157894736842</c:v>
                </c:pt>
                <c:pt idx="3126">
                  <c:v>0.47631578947368403</c:v>
                </c:pt>
                <c:pt idx="3127">
                  <c:v>0.45526315789473598</c:v>
                </c:pt>
                <c:pt idx="3128">
                  <c:v>0.43947368421052602</c:v>
                </c:pt>
                <c:pt idx="3129">
                  <c:v>0.46052631578947301</c:v>
                </c:pt>
                <c:pt idx="3130">
                  <c:v>0.40263157894736801</c:v>
                </c:pt>
                <c:pt idx="3131">
                  <c:v>0.43684210526315698</c:v>
                </c:pt>
                <c:pt idx="3132">
                  <c:v>0.46578947368420998</c:v>
                </c:pt>
                <c:pt idx="3133">
                  <c:v>0.43684210526315698</c:v>
                </c:pt>
                <c:pt idx="3134">
                  <c:v>0.442105263157894</c:v>
                </c:pt>
                <c:pt idx="3135">
                  <c:v>0.4</c:v>
                </c:pt>
                <c:pt idx="3136">
                  <c:v>0.46315789473684199</c:v>
                </c:pt>
                <c:pt idx="3137">
                  <c:v>0.43421052631578899</c:v>
                </c:pt>
                <c:pt idx="3138">
                  <c:v>0.481578947368421</c:v>
                </c:pt>
                <c:pt idx="3139">
                  <c:v>0.42105263157894701</c:v>
                </c:pt>
                <c:pt idx="3140">
                  <c:v>0.42105263157894701</c:v>
                </c:pt>
                <c:pt idx="3141">
                  <c:v>0.43157894736842101</c:v>
                </c:pt>
                <c:pt idx="3142">
                  <c:v>0.442105263157894</c:v>
                </c:pt>
                <c:pt idx="3143">
                  <c:v>0.44473684210526299</c:v>
                </c:pt>
                <c:pt idx="3144">
                  <c:v>0.45789473684210502</c:v>
                </c:pt>
                <c:pt idx="3145">
                  <c:v>0.423684210526315</c:v>
                </c:pt>
                <c:pt idx="3146">
                  <c:v>0.45526315789473598</c:v>
                </c:pt>
                <c:pt idx="3147">
                  <c:v>0.45</c:v>
                </c:pt>
                <c:pt idx="3148">
                  <c:v>0.44473684210526299</c:v>
                </c:pt>
                <c:pt idx="3149">
                  <c:v>0.44736842105263103</c:v>
                </c:pt>
                <c:pt idx="3150">
                  <c:v>0.46052631578947301</c:v>
                </c:pt>
                <c:pt idx="3151">
                  <c:v>0.46578947368420998</c:v>
                </c:pt>
                <c:pt idx="3152">
                  <c:v>0.45526315789473598</c:v>
                </c:pt>
                <c:pt idx="3153">
                  <c:v>0.42894736842105202</c:v>
                </c:pt>
                <c:pt idx="3154">
                  <c:v>0.42894736842105202</c:v>
                </c:pt>
                <c:pt idx="3155">
                  <c:v>0.43684210526315698</c:v>
                </c:pt>
                <c:pt idx="3156">
                  <c:v>0.42631578947368398</c:v>
                </c:pt>
                <c:pt idx="3157">
                  <c:v>0.423684210526315</c:v>
                </c:pt>
                <c:pt idx="3158">
                  <c:v>0.47368421052631499</c:v>
                </c:pt>
                <c:pt idx="3159">
                  <c:v>0.42894736842105202</c:v>
                </c:pt>
                <c:pt idx="3160">
                  <c:v>0.413157894736842</c:v>
                </c:pt>
                <c:pt idx="3161">
                  <c:v>0.442105263157894</c:v>
                </c:pt>
                <c:pt idx="3162">
                  <c:v>0.46315789473684199</c:v>
                </c:pt>
                <c:pt idx="3163">
                  <c:v>0.48947368421052601</c:v>
                </c:pt>
                <c:pt idx="3164">
                  <c:v>0.48947368421052601</c:v>
                </c:pt>
                <c:pt idx="3165">
                  <c:v>0.44473684210526299</c:v>
                </c:pt>
                <c:pt idx="3166">
                  <c:v>0.46315789473684199</c:v>
                </c:pt>
                <c:pt idx="3167">
                  <c:v>0.46052631578947301</c:v>
                </c:pt>
                <c:pt idx="3168">
                  <c:v>0.471052631578947</c:v>
                </c:pt>
                <c:pt idx="3169">
                  <c:v>0.46052631578947301</c:v>
                </c:pt>
                <c:pt idx="3170">
                  <c:v>0.413157894736842</c:v>
                </c:pt>
                <c:pt idx="3171">
                  <c:v>0.41842105263157803</c:v>
                </c:pt>
                <c:pt idx="3172">
                  <c:v>0.45</c:v>
                </c:pt>
                <c:pt idx="3173">
                  <c:v>0.452631578947368</c:v>
                </c:pt>
                <c:pt idx="3174">
                  <c:v>0.452631578947368</c:v>
                </c:pt>
                <c:pt idx="3175">
                  <c:v>0.44736842105263103</c:v>
                </c:pt>
                <c:pt idx="3176">
                  <c:v>0.46052631578947301</c:v>
                </c:pt>
                <c:pt idx="3177">
                  <c:v>0.42631578947368398</c:v>
                </c:pt>
                <c:pt idx="3178">
                  <c:v>0.42631578947368398</c:v>
                </c:pt>
                <c:pt idx="3179">
                  <c:v>0.43157894736842101</c:v>
                </c:pt>
                <c:pt idx="3180">
                  <c:v>0.42894736842105202</c:v>
                </c:pt>
                <c:pt idx="3181">
                  <c:v>0.41842105263157803</c:v>
                </c:pt>
                <c:pt idx="3182">
                  <c:v>0.43421052631578899</c:v>
                </c:pt>
                <c:pt idx="3183">
                  <c:v>0.44736842105263103</c:v>
                </c:pt>
                <c:pt idx="3184">
                  <c:v>0.46842105263157802</c:v>
                </c:pt>
                <c:pt idx="3185">
                  <c:v>0.51052631578947305</c:v>
                </c:pt>
                <c:pt idx="3186">
                  <c:v>0.41578947368420999</c:v>
                </c:pt>
                <c:pt idx="3187">
                  <c:v>0.40526315789473599</c:v>
                </c:pt>
                <c:pt idx="3188">
                  <c:v>0.4</c:v>
                </c:pt>
                <c:pt idx="3189">
                  <c:v>0.442105263157894</c:v>
                </c:pt>
                <c:pt idx="3190">
                  <c:v>0.43947368421052602</c:v>
                </c:pt>
                <c:pt idx="3191">
                  <c:v>0.44473684210526299</c:v>
                </c:pt>
                <c:pt idx="3192">
                  <c:v>0.45526315789473598</c:v>
                </c:pt>
                <c:pt idx="3193">
                  <c:v>0.452631578947368</c:v>
                </c:pt>
                <c:pt idx="3194">
                  <c:v>0.40263157894736801</c:v>
                </c:pt>
                <c:pt idx="3195">
                  <c:v>0.452631578947368</c:v>
                </c:pt>
                <c:pt idx="3196">
                  <c:v>0.45</c:v>
                </c:pt>
                <c:pt idx="3197">
                  <c:v>0.42894736842105202</c:v>
                </c:pt>
                <c:pt idx="3198">
                  <c:v>0.46315789473684199</c:v>
                </c:pt>
                <c:pt idx="3199">
                  <c:v>0.384210526315789</c:v>
                </c:pt>
                <c:pt idx="3200">
                  <c:v>0.48684210526315702</c:v>
                </c:pt>
                <c:pt idx="3201">
                  <c:v>0.41578947368420999</c:v>
                </c:pt>
                <c:pt idx="3202">
                  <c:v>0.481578947368421</c:v>
                </c:pt>
                <c:pt idx="3203">
                  <c:v>0.43684210526315698</c:v>
                </c:pt>
                <c:pt idx="3204">
                  <c:v>0.39736842105263098</c:v>
                </c:pt>
                <c:pt idx="3205">
                  <c:v>0.37894736842105198</c:v>
                </c:pt>
                <c:pt idx="3206">
                  <c:v>0.46578947368420998</c:v>
                </c:pt>
                <c:pt idx="3207">
                  <c:v>0.442105263157894</c:v>
                </c:pt>
                <c:pt idx="3208">
                  <c:v>0.452631578947368</c:v>
                </c:pt>
                <c:pt idx="3209">
                  <c:v>0.452631578947368</c:v>
                </c:pt>
                <c:pt idx="3210">
                  <c:v>0.45</c:v>
                </c:pt>
                <c:pt idx="3211">
                  <c:v>0.452631578947368</c:v>
                </c:pt>
                <c:pt idx="3212">
                  <c:v>0.43157894736842101</c:v>
                </c:pt>
                <c:pt idx="3213">
                  <c:v>0.45</c:v>
                </c:pt>
                <c:pt idx="3214">
                  <c:v>0.40263157894736801</c:v>
                </c:pt>
                <c:pt idx="3215">
                  <c:v>0.43684210526315698</c:v>
                </c:pt>
                <c:pt idx="3216">
                  <c:v>0.43421052631578899</c:v>
                </c:pt>
                <c:pt idx="3217">
                  <c:v>0.39736842105263098</c:v>
                </c:pt>
                <c:pt idx="3218">
                  <c:v>0.442105263157894</c:v>
                </c:pt>
                <c:pt idx="3219">
                  <c:v>0.44473684210526299</c:v>
                </c:pt>
                <c:pt idx="3220">
                  <c:v>0.45526315789473598</c:v>
                </c:pt>
                <c:pt idx="3221">
                  <c:v>0.43157894736842101</c:v>
                </c:pt>
                <c:pt idx="3222">
                  <c:v>0.413157894736842</c:v>
                </c:pt>
                <c:pt idx="3223">
                  <c:v>0.45</c:v>
                </c:pt>
                <c:pt idx="3224">
                  <c:v>0.43684210526315698</c:v>
                </c:pt>
                <c:pt idx="3225">
                  <c:v>0.39736842105263098</c:v>
                </c:pt>
                <c:pt idx="3226">
                  <c:v>0.45526315789473598</c:v>
                </c:pt>
                <c:pt idx="3227">
                  <c:v>0.442105263157894</c:v>
                </c:pt>
                <c:pt idx="3228">
                  <c:v>0.41842105263157803</c:v>
                </c:pt>
                <c:pt idx="3229">
                  <c:v>0.45</c:v>
                </c:pt>
                <c:pt idx="3230">
                  <c:v>0.42894736842105202</c:v>
                </c:pt>
                <c:pt idx="3231">
                  <c:v>0.48947368421052601</c:v>
                </c:pt>
                <c:pt idx="3232">
                  <c:v>0.41842105263157803</c:v>
                </c:pt>
                <c:pt idx="3233">
                  <c:v>0.42894736842105202</c:v>
                </c:pt>
                <c:pt idx="3234">
                  <c:v>0.45526315789473598</c:v>
                </c:pt>
                <c:pt idx="3235">
                  <c:v>0.41578947368420999</c:v>
                </c:pt>
                <c:pt idx="3236">
                  <c:v>0.413157894736842</c:v>
                </c:pt>
                <c:pt idx="3237">
                  <c:v>0.47894736842105201</c:v>
                </c:pt>
                <c:pt idx="3238">
                  <c:v>0.43157894736842101</c:v>
                </c:pt>
                <c:pt idx="3239">
                  <c:v>0.47631578947368403</c:v>
                </c:pt>
                <c:pt idx="3240">
                  <c:v>0.43947368421052602</c:v>
                </c:pt>
                <c:pt idx="3241">
                  <c:v>0.452631578947368</c:v>
                </c:pt>
                <c:pt idx="3242">
                  <c:v>0.47368421052631499</c:v>
                </c:pt>
                <c:pt idx="3243">
                  <c:v>0.442105263157894</c:v>
                </c:pt>
                <c:pt idx="3244">
                  <c:v>0.481578947368421</c:v>
                </c:pt>
                <c:pt idx="3245">
                  <c:v>0.42631578947368398</c:v>
                </c:pt>
                <c:pt idx="3246">
                  <c:v>0.46842105263157802</c:v>
                </c:pt>
                <c:pt idx="3247">
                  <c:v>0.481578947368421</c:v>
                </c:pt>
                <c:pt idx="3248">
                  <c:v>0.44736842105263103</c:v>
                </c:pt>
                <c:pt idx="3249">
                  <c:v>0.42105263157894701</c:v>
                </c:pt>
                <c:pt idx="3250">
                  <c:v>0.45526315789473598</c:v>
                </c:pt>
                <c:pt idx="3251">
                  <c:v>0.43421052631578899</c:v>
                </c:pt>
                <c:pt idx="3252">
                  <c:v>0.471052631578947</c:v>
                </c:pt>
                <c:pt idx="3253">
                  <c:v>0.41578947368420999</c:v>
                </c:pt>
                <c:pt idx="3254">
                  <c:v>0.452631578947368</c:v>
                </c:pt>
                <c:pt idx="3255">
                  <c:v>0.41842105263157803</c:v>
                </c:pt>
                <c:pt idx="3256">
                  <c:v>0.442105263157894</c:v>
                </c:pt>
                <c:pt idx="3257">
                  <c:v>0.46578947368420998</c:v>
                </c:pt>
                <c:pt idx="3258">
                  <c:v>0.43421052631578899</c:v>
                </c:pt>
                <c:pt idx="3259">
                  <c:v>0.45</c:v>
                </c:pt>
                <c:pt idx="3260">
                  <c:v>0.44736842105263103</c:v>
                </c:pt>
                <c:pt idx="3261">
                  <c:v>0.43684210526315698</c:v>
                </c:pt>
                <c:pt idx="3262">
                  <c:v>0.45526315789473598</c:v>
                </c:pt>
                <c:pt idx="3263">
                  <c:v>0.452631578947368</c:v>
                </c:pt>
                <c:pt idx="3264">
                  <c:v>0.45526315789473598</c:v>
                </c:pt>
                <c:pt idx="3265">
                  <c:v>0.47894736842105201</c:v>
                </c:pt>
                <c:pt idx="3266">
                  <c:v>0.41842105263157803</c:v>
                </c:pt>
                <c:pt idx="3267">
                  <c:v>0.43947368421052602</c:v>
                </c:pt>
                <c:pt idx="3268">
                  <c:v>0.442105263157894</c:v>
                </c:pt>
                <c:pt idx="3269">
                  <c:v>0.44736842105263103</c:v>
                </c:pt>
                <c:pt idx="3270">
                  <c:v>0.43421052631578899</c:v>
                </c:pt>
                <c:pt idx="3271">
                  <c:v>0.43157894736842101</c:v>
                </c:pt>
                <c:pt idx="3272">
                  <c:v>0.40526315789473599</c:v>
                </c:pt>
                <c:pt idx="3273">
                  <c:v>0.43421052631578899</c:v>
                </c:pt>
                <c:pt idx="3274">
                  <c:v>0.423684210526315</c:v>
                </c:pt>
                <c:pt idx="3275">
                  <c:v>0.45526315789473598</c:v>
                </c:pt>
                <c:pt idx="3276">
                  <c:v>0.413157894736842</c:v>
                </c:pt>
                <c:pt idx="3277">
                  <c:v>0.46842105263157802</c:v>
                </c:pt>
                <c:pt idx="3278">
                  <c:v>0.471052631578947</c:v>
                </c:pt>
                <c:pt idx="3279">
                  <c:v>0.44473684210526299</c:v>
                </c:pt>
                <c:pt idx="3280">
                  <c:v>0.43684210526315698</c:v>
                </c:pt>
                <c:pt idx="3281">
                  <c:v>0.43684210526315698</c:v>
                </c:pt>
                <c:pt idx="3282">
                  <c:v>0.452631578947368</c:v>
                </c:pt>
                <c:pt idx="3283">
                  <c:v>0.46842105263157802</c:v>
                </c:pt>
                <c:pt idx="3284">
                  <c:v>0.43947368421052602</c:v>
                </c:pt>
                <c:pt idx="3285">
                  <c:v>0.44473684210526299</c:v>
                </c:pt>
                <c:pt idx="3286">
                  <c:v>0.45789473684210502</c:v>
                </c:pt>
                <c:pt idx="3287">
                  <c:v>0.45789473684210502</c:v>
                </c:pt>
                <c:pt idx="3288">
                  <c:v>0.42894736842105202</c:v>
                </c:pt>
                <c:pt idx="3289">
                  <c:v>0.46578947368420998</c:v>
                </c:pt>
                <c:pt idx="3290">
                  <c:v>0.45789473684210502</c:v>
                </c:pt>
                <c:pt idx="3291">
                  <c:v>0.43947368421052602</c:v>
                </c:pt>
                <c:pt idx="3292">
                  <c:v>0.42631578947368398</c:v>
                </c:pt>
                <c:pt idx="3293">
                  <c:v>0.452631578947368</c:v>
                </c:pt>
                <c:pt idx="3294">
                  <c:v>0.42631578947368398</c:v>
                </c:pt>
                <c:pt idx="3295">
                  <c:v>0.47894736842105201</c:v>
                </c:pt>
                <c:pt idx="3296">
                  <c:v>0.43421052631578899</c:v>
                </c:pt>
                <c:pt idx="3297">
                  <c:v>0.442105263157894</c:v>
                </c:pt>
                <c:pt idx="3298">
                  <c:v>0.42894736842105202</c:v>
                </c:pt>
                <c:pt idx="3299">
                  <c:v>0.41052631578947302</c:v>
                </c:pt>
                <c:pt idx="3300">
                  <c:v>0.40789473684210498</c:v>
                </c:pt>
                <c:pt idx="3301">
                  <c:v>0.41578947368420999</c:v>
                </c:pt>
                <c:pt idx="3302">
                  <c:v>0.452631578947368</c:v>
                </c:pt>
                <c:pt idx="3303">
                  <c:v>0.42105263157894701</c:v>
                </c:pt>
                <c:pt idx="3304">
                  <c:v>0.45526315789473598</c:v>
                </c:pt>
                <c:pt idx="3305">
                  <c:v>0.46578947368420998</c:v>
                </c:pt>
                <c:pt idx="3306">
                  <c:v>0.45526315789473598</c:v>
                </c:pt>
                <c:pt idx="3307">
                  <c:v>0.46842105263157802</c:v>
                </c:pt>
                <c:pt idx="3308">
                  <c:v>0.43157894736842101</c:v>
                </c:pt>
                <c:pt idx="3309">
                  <c:v>0.46052631578947301</c:v>
                </c:pt>
                <c:pt idx="3310">
                  <c:v>0.43157894736842101</c:v>
                </c:pt>
                <c:pt idx="3311">
                  <c:v>0.44736842105263103</c:v>
                </c:pt>
                <c:pt idx="3312">
                  <c:v>0.40526315789473599</c:v>
                </c:pt>
                <c:pt idx="3313">
                  <c:v>0.43157894736842101</c:v>
                </c:pt>
                <c:pt idx="3314">
                  <c:v>0.46052631578947301</c:v>
                </c:pt>
                <c:pt idx="3315">
                  <c:v>0.43421052631578899</c:v>
                </c:pt>
                <c:pt idx="3316">
                  <c:v>0.46315789473684199</c:v>
                </c:pt>
                <c:pt idx="3317">
                  <c:v>0.45526315789473598</c:v>
                </c:pt>
                <c:pt idx="3318">
                  <c:v>0.46842105263157802</c:v>
                </c:pt>
                <c:pt idx="3319">
                  <c:v>0.442105263157894</c:v>
                </c:pt>
                <c:pt idx="3320">
                  <c:v>0.38157894736842102</c:v>
                </c:pt>
                <c:pt idx="3321">
                  <c:v>0.44473684210526299</c:v>
                </c:pt>
                <c:pt idx="3322">
                  <c:v>0.44473684210526299</c:v>
                </c:pt>
                <c:pt idx="3323">
                  <c:v>0.481578947368421</c:v>
                </c:pt>
                <c:pt idx="3324">
                  <c:v>0.46052631578947301</c:v>
                </c:pt>
                <c:pt idx="3325">
                  <c:v>0.43157894736842101</c:v>
                </c:pt>
                <c:pt idx="3326">
                  <c:v>0.46578947368420998</c:v>
                </c:pt>
                <c:pt idx="3327">
                  <c:v>0.41052631578947302</c:v>
                </c:pt>
                <c:pt idx="3328">
                  <c:v>0.48684210526315702</c:v>
                </c:pt>
                <c:pt idx="3329">
                  <c:v>0.442105263157894</c:v>
                </c:pt>
                <c:pt idx="3330">
                  <c:v>0.41842105263157803</c:v>
                </c:pt>
                <c:pt idx="3331">
                  <c:v>0.452631578947368</c:v>
                </c:pt>
                <c:pt idx="3332">
                  <c:v>0.43947368421052602</c:v>
                </c:pt>
                <c:pt idx="3333">
                  <c:v>0.42631578947368398</c:v>
                </c:pt>
                <c:pt idx="3334">
                  <c:v>0.42105263157894701</c:v>
                </c:pt>
                <c:pt idx="3335">
                  <c:v>0.43684210526315698</c:v>
                </c:pt>
                <c:pt idx="3336">
                  <c:v>0.45789473684210502</c:v>
                </c:pt>
                <c:pt idx="3337">
                  <c:v>0.45789473684210502</c:v>
                </c:pt>
                <c:pt idx="3338">
                  <c:v>0.47894736842105201</c:v>
                </c:pt>
                <c:pt idx="3339">
                  <c:v>0.42631578947368398</c:v>
                </c:pt>
                <c:pt idx="3340">
                  <c:v>0.45526315789473598</c:v>
                </c:pt>
                <c:pt idx="3341">
                  <c:v>0.47368421052631499</c:v>
                </c:pt>
                <c:pt idx="3342">
                  <c:v>0.44736842105263103</c:v>
                </c:pt>
                <c:pt idx="3343">
                  <c:v>0.471052631578947</c:v>
                </c:pt>
                <c:pt idx="3344">
                  <c:v>0.42105263157894701</c:v>
                </c:pt>
                <c:pt idx="3345">
                  <c:v>0.40789473684210498</c:v>
                </c:pt>
                <c:pt idx="3346">
                  <c:v>0.45526315789473598</c:v>
                </c:pt>
                <c:pt idx="3347">
                  <c:v>0.42631578947368398</c:v>
                </c:pt>
                <c:pt idx="3348">
                  <c:v>0.46842105263157802</c:v>
                </c:pt>
                <c:pt idx="3349">
                  <c:v>0.45526315789473598</c:v>
                </c:pt>
                <c:pt idx="3350">
                  <c:v>0.46578947368420998</c:v>
                </c:pt>
                <c:pt idx="3351">
                  <c:v>0.42894736842105202</c:v>
                </c:pt>
                <c:pt idx="3352">
                  <c:v>0.49736842105263102</c:v>
                </c:pt>
                <c:pt idx="3353">
                  <c:v>0.43947368421052602</c:v>
                </c:pt>
                <c:pt idx="3354">
                  <c:v>0.43421052631578899</c:v>
                </c:pt>
                <c:pt idx="3355">
                  <c:v>0.40789473684210498</c:v>
                </c:pt>
                <c:pt idx="3356">
                  <c:v>0.45526315789473598</c:v>
                </c:pt>
                <c:pt idx="3357">
                  <c:v>0.40263157894736801</c:v>
                </c:pt>
                <c:pt idx="3358">
                  <c:v>0.471052631578947</c:v>
                </c:pt>
                <c:pt idx="3359">
                  <c:v>0.46842105263157802</c:v>
                </c:pt>
                <c:pt idx="3360">
                  <c:v>0.45789473684210502</c:v>
                </c:pt>
                <c:pt idx="3361">
                  <c:v>0.42631578947368398</c:v>
                </c:pt>
                <c:pt idx="3362">
                  <c:v>0.41842105263157803</c:v>
                </c:pt>
                <c:pt idx="3363">
                  <c:v>0.45526315789473598</c:v>
                </c:pt>
                <c:pt idx="3364">
                  <c:v>0.394736842105263</c:v>
                </c:pt>
                <c:pt idx="3365">
                  <c:v>0.41578947368420999</c:v>
                </c:pt>
                <c:pt idx="3366">
                  <c:v>0.44736842105263103</c:v>
                </c:pt>
                <c:pt idx="3367">
                  <c:v>0.41578947368420999</c:v>
                </c:pt>
                <c:pt idx="3368">
                  <c:v>0.43684210526315698</c:v>
                </c:pt>
                <c:pt idx="3369">
                  <c:v>0.43421052631578899</c:v>
                </c:pt>
                <c:pt idx="3370">
                  <c:v>0.41052631578947302</c:v>
                </c:pt>
                <c:pt idx="3371">
                  <c:v>0.39736842105263098</c:v>
                </c:pt>
                <c:pt idx="3372">
                  <c:v>0.43421052631578899</c:v>
                </c:pt>
                <c:pt idx="3373">
                  <c:v>0.45</c:v>
                </c:pt>
                <c:pt idx="3374">
                  <c:v>0.452631578947368</c:v>
                </c:pt>
                <c:pt idx="3375">
                  <c:v>0.45789473684210502</c:v>
                </c:pt>
                <c:pt idx="3376">
                  <c:v>0.45789473684210502</c:v>
                </c:pt>
                <c:pt idx="3377">
                  <c:v>0.42894736842105202</c:v>
                </c:pt>
                <c:pt idx="3378">
                  <c:v>0.42105263157894701</c:v>
                </c:pt>
                <c:pt idx="3379">
                  <c:v>0.45526315789473598</c:v>
                </c:pt>
                <c:pt idx="3380">
                  <c:v>0.4</c:v>
                </c:pt>
                <c:pt idx="3381">
                  <c:v>0.41578947368420999</c:v>
                </c:pt>
                <c:pt idx="3382">
                  <c:v>0.42894736842105202</c:v>
                </c:pt>
                <c:pt idx="3383">
                  <c:v>0.481578947368421</c:v>
                </c:pt>
                <c:pt idx="3384">
                  <c:v>0.47631578947368403</c:v>
                </c:pt>
                <c:pt idx="3385">
                  <c:v>0.47631578947368403</c:v>
                </c:pt>
                <c:pt idx="3386">
                  <c:v>0.48947368421052601</c:v>
                </c:pt>
                <c:pt idx="3387">
                  <c:v>0.45526315789473598</c:v>
                </c:pt>
                <c:pt idx="3388">
                  <c:v>0.44473684210526299</c:v>
                </c:pt>
                <c:pt idx="3389">
                  <c:v>0.43157894736842101</c:v>
                </c:pt>
                <c:pt idx="3390">
                  <c:v>0.45789473684210502</c:v>
                </c:pt>
                <c:pt idx="3391">
                  <c:v>0.47368421052631499</c:v>
                </c:pt>
                <c:pt idx="3392">
                  <c:v>0.46052631578947301</c:v>
                </c:pt>
                <c:pt idx="3393">
                  <c:v>0.46578947368420998</c:v>
                </c:pt>
                <c:pt idx="3394">
                  <c:v>0.45</c:v>
                </c:pt>
                <c:pt idx="3395">
                  <c:v>0.413157894736842</c:v>
                </c:pt>
                <c:pt idx="3396">
                  <c:v>0.42894736842105202</c:v>
                </c:pt>
                <c:pt idx="3397">
                  <c:v>0.442105263157894</c:v>
                </c:pt>
                <c:pt idx="3398">
                  <c:v>0.41052631578947302</c:v>
                </c:pt>
                <c:pt idx="3399">
                  <c:v>0.44736842105263103</c:v>
                </c:pt>
                <c:pt idx="3400">
                  <c:v>0.43947368421052602</c:v>
                </c:pt>
                <c:pt idx="3401">
                  <c:v>0.48947368421052601</c:v>
                </c:pt>
                <c:pt idx="3402">
                  <c:v>0.452631578947368</c:v>
                </c:pt>
                <c:pt idx="3403">
                  <c:v>0.42894736842105202</c:v>
                </c:pt>
                <c:pt idx="3404">
                  <c:v>0.42105263157894701</c:v>
                </c:pt>
                <c:pt idx="3405">
                  <c:v>0.44736842105263103</c:v>
                </c:pt>
                <c:pt idx="3406">
                  <c:v>0.43947368421052602</c:v>
                </c:pt>
                <c:pt idx="3407">
                  <c:v>0.41052631578947302</c:v>
                </c:pt>
                <c:pt idx="3408">
                  <c:v>0.43157894736842101</c:v>
                </c:pt>
                <c:pt idx="3409">
                  <c:v>0.44736842105263103</c:v>
                </c:pt>
                <c:pt idx="3410">
                  <c:v>0.45789473684210502</c:v>
                </c:pt>
                <c:pt idx="3411">
                  <c:v>0.46315789473684199</c:v>
                </c:pt>
                <c:pt idx="3412">
                  <c:v>0.43684210526315698</c:v>
                </c:pt>
                <c:pt idx="3413">
                  <c:v>0.42894736842105202</c:v>
                </c:pt>
                <c:pt idx="3414">
                  <c:v>0.452631578947368</c:v>
                </c:pt>
                <c:pt idx="3415">
                  <c:v>0.413157894736842</c:v>
                </c:pt>
                <c:pt idx="3416">
                  <c:v>0.47368421052631499</c:v>
                </c:pt>
                <c:pt idx="3417">
                  <c:v>0.44473684210526299</c:v>
                </c:pt>
                <c:pt idx="3418">
                  <c:v>0.46842105263157802</c:v>
                </c:pt>
                <c:pt idx="3419">
                  <c:v>0.471052631578947</c:v>
                </c:pt>
                <c:pt idx="3420">
                  <c:v>0.452631578947368</c:v>
                </c:pt>
                <c:pt idx="3421">
                  <c:v>0.44473684210526299</c:v>
                </c:pt>
                <c:pt idx="3422">
                  <c:v>0.46842105263157802</c:v>
                </c:pt>
                <c:pt idx="3423">
                  <c:v>0.43157894736842101</c:v>
                </c:pt>
                <c:pt idx="3424">
                  <c:v>0.423684210526315</c:v>
                </c:pt>
                <c:pt idx="3425">
                  <c:v>0.43157894736842101</c:v>
                </c:pt>
                <c:pt idx="3426">
                  <c:v>0.423684210526315</c:v>
                </c:pt>
                <c:pt idx="3427">
                  <c:v>0.423684210526315</c:v>
                </c:pt>
                <c:pt idx="3428">
                  <c:v>0.45</c:v>
                </c:pt>
                <c:pt idx="3429">
                  <c:v>0.43947368421052602</c:v>
                </c:pt>
                <c:pt idx="3430">
                  <c:v>0.45</c:v>
                </c:pt>
                <c:pt idx="3431">
                  <c:v>0.442105263157894</c:v>
                </c:pt>
                <c:pt idx="3432">
                  <c:v>0.41052631578947302</c:v>
                </c:pt>
                <c:pt idx="3433">
                  <c:v>0.45789473684210502</c:v>
                </c:pt>
                <c:pt idx="3434">
                  <c:v>0.40789473684210498</c:v>
                </c:pt>
                <c:pt idx="3435">
                  <c:v>0.43421052631578899</c:v>
                </c:pt>
                <c:pt idx="3436">
                  <c:v>0.442105263157894</c:v>
                </c:pt>
                <c:pt idx="3437">
                  <c:v>0.423684210526315</c:v>
                </c:pt>
                <c:pt idx="3438">
                  <c:v>0.45526315789473598</c:v>
                </c:pt>
                <c:pt idx="3439">
                  <c:v>0.44736842105263103</c:v>
                </c:pt>
                <c:pt idx="3440">
                  <c:v>0.44473684210526299</c:v>
                </c:pt>
                <c:pt idx="3441">
                  <c:v>0.42894736842105202</c:v>
                </c:pt>
                <c:pt idx="3442">
                  <c:v>0.44473684210526299</c:v>
                </c:pt>
                <c:pt idx="3443">
                  <c:v>0.46842105263157802</c:v>
                </c:pt>
                <c:pt idx="3444">
                  <c:v>0.43157894736842101</c:v>
                </c:pt>
                <c:pt idx="3445">
                  <c:v>0.394736842105263</c:v>
                </c:pt>
                <c:pt idx="3446">
                  <c:v>0.471052631578947</c:v>
                </c:pt>
                <c:pt idx="3447">
                  <c:v>0.45526315789473598</c:v>
                </c:pt>
                <c:pt idx="3448">
                  <c:v>0.42631578947368398</c:v>
                </c:pt>
                <c:pt idx="3449">
                  <c:v>0.45</c:v>
                </c:pt>
                <c:pt idx="3450">
                  <c:v>0.40263157894736801</c:v>
                </c:pt>
                <c:pt idx="3451">
                  <c:v>0.44473684210526299</c:v>
                </c:pt>
                <c:pt idx="3452">
                  <c:v>0.41842105263157803</c:v>
                </c:pt>
                <c:pt idx="3453">
                  <c:v>0.45</c:v>
                </c:pt>
                <c:pt idx="3454">
                  <c:v>0.413157894736842</c:v>
                </c:pt>
                <c:pt idx="3455">
                  <c:v>0.423684210526315</c:v>
                </c:pt>
                <c:pt idx="3456">
                  <c:v>0.44736842105263103</c:v>
                </c:pt>
                <c:pt idx="3457">
                  <c:v>0.45789473684210502</c:v>
                </c:pt>
                <c:pt idx="3458">
                  <c:v>0.41052631578947302</c:v>
                </c:pt>
                <c:pt idx="3459">
                  <c:v>0.41842105263157803</c:v>
                </c:pt>
                <c:pt idx="3460">
                  <c:v>0.43421052631578899</c:v>
                </c:pt>
                <c:pt idx="3461">
                  <c:v>0.49736842105263102</c:v>
                </c:pt>
                <c:pt idx="3462">
                  <c:v>0.45526315789473598</c:v>
                </c:pt>
                <c:pt idx="3463">
                  <c:v>0.39210526315789401</c:v>
                </c:pt>
                <c:pt idx="3464">
                  <c:v>0.442105263157894</c:v>
                </c:pt>
                <c:pt idx="3465">
                  <c:v>0.44736842105263103</c:v>
                </c:pt>
                <c:pt idx="3466">
                  <c:v>0.38947368421052603</c:v>
                </c:pt>
                <c:pt idx="3467">
                  <c:v>0.43157894736842101</c:v>
                </c:pt>
                <c:pt idx="3468">
                  <c:v>0.40263157894736801</c:v>
                </c:pt>
                <c:pt idx="3469">
                  <c:v>0.42105263157894701</c:v>
                </c:pt>
                <c:pt idx="3470">
                  <c:v>0.45526315789473598</c:v>
                </c:pt>
                <c:pt idx="3471">
                  <c:v>0.45</c:v>
                </c:pt>
                <c:pt idx="3472">
                  <c:v>0.46578947368420998</c:v>
                </c:pt>
                <c:pt idx="3473">
                  <c:v>0.43947368421052602</c:v>
                </c:pt>
                <c:pt idx="3474">
                  <c:v>0.41578947368420999</c:v>
                </c:pt>
                <c:pt idx="3475">
                  <c:v>0.45</c:v>
                </c:pt>
                <c:pt idx="3476">
                  <c:v>0.442105263157894</c:v>
                </c:pt>
                <c:pt idx="3477">
                  <c:v>0.45526315789473598</c:v>
                </c:pt>
                <c:pt idx="3478">
                  <c:v>0.44473684210526299</c:v>
                </c:pt>
                <c:pt idx="3479">
                  <c:v>0.46315789473684199</c:v>
                </c:pt>
                <c:pt idx="3480">
                  <c:v>0.43421052631578899</c:v>
                </c:pt>
                <c:pt idx="3481">
                  <c:v>0.43947368421052602</c:v>
                </c:pt>
                <c:pt idx="3482">
                  <c:v>0.45526315789473598</c:v>
                </c:pt>
                <c:pt idx="3483">
                  <c:v>0.442105263157894</c:v>
                </c:pt>
                <c:pt idx="3484">
                  <c:v>0.423684210526315</c:v>
                </c:pt>
                <c:pt idx="3485">
                  <c:v>0.48421052631578898</c:v>
                </c:pt>
                <c:pt idx="3486">
                  <c:v>0.43947368421052602</c:v>
                </c:pt>
                <c:pt idx="3487">
                  <c:v>0.413157894736842</c:v>
                </c:pt>
                <c:pt idx="3488">
                  <c:v>0.43947368421052602</c:v>
                </c:pt>
                <c:pt idx="3489">
                  <c:v>0.452631578947368</c:v>
                </c:pt>
                <c:pt idx="3490">
                  <c:v>0.43684210526315698</c:v>
                </c:pt>
                <c:pt idx="3491">
                  <c:v>0.423684210526315</c:v>
                </c:pt>
                <c:pt idx="3492">
                  <c:v>0.43421052631578899</c:v>
                </c:pt>
                <c:pt idx="3493">
                  <c:v>0.42894736842105202</c:v>
                </c:pt>
                <c:pt idx="3494">
                  <c:v>0.413157894736842</c:v>
                </c:pt>
                <c:pt idx="3495">
                  <c:v>0.43421052631578899</c:v>
                </c:pt>
                <c:pt idx="3496">
                  <c:v>0.43421052631578899</c:v>
                </c:pt>
                <c:pt idx="3497">
                  <c:v>0.41842105263157803</c:v>
                </c:pt>
                <c:pt idx="3498">
                  <c:v>0.452631578947368</c:v>
                </c:pt>
                <c:pt idx="3499">
                  <c:v>0.4</c:v>
                </c:pt>
                <c:pt idx="3500">
                  <c:v>0.43421052631578899</c:v>
                </c:pt>
                <c:pt idx="3501">
                  <c:v>0.43947368421052602</c:v>
                </c:pt>
                <c:pt idx="3502">
                  <c:v>0.452631578947368</c:v>
                </c:pt>
                <c:pt idx="3503">
                  <c:v>0.45526315789473598</c:v>
                </c:pt>
                <c:pt idx="3504">
                  <c:v>0.481578947368421</c:v>
                </c:pt>
                <c:pt idx="3505">
                  <c:v>0.442105263157894</c:v>
                </c:pt>
                <c:pt idx="3506">
                  <c:v>0.43684210526315698</c:v>
                </c:pt>
                <c:pt idx="3507">
                  <c:v>0.44473684210526299</c:v>
                </c:pt>
                <c:pt idx="3508">
                  <c:v>0.47631578947368403</c:v>
                </c:pt>
                <c:pt idx="3509">
                  <c:v>0.44473684210526299</c:v>
                </c:pt>
                <c:pt idx="3510">
                  <c:v>0.46315789473684199</c:v>
                </c:pt>
                <c:pt idx="3511">
                  <c:v>0.42631578947368398</c:v>
                </c:pt>
                <c:pt idx="3512">
                  <c:v>0.45789473684210502</c:v>
                </c:pt>
                <c:pt idx="3513">
                  <c:v>0.41052631578947302</c:v>
                </c:pt>
                <c:pt idx="3514">
                  <c:v>0.46315789473684199</c:v>
                </c:pt>
                <c:pt idx="3515">
                  <c:v>0.41052631578947302</c:v>
                </c:pt>
                <c:pt idx="3516">
                  <c:v>0.46578947368420998</c:v>
                </c:pt>
                <c:pt idx="3517">
                  <c:v>0.46315789473684199</c:v>
                </c:pt>
                <c:pt idx="3518">
                  <c:v>0.46842105263157802</c:v>
                </c:pt>
                <c:pt idx="3519">
                  <c:v>0.42631578947368398</c:v>
                </c:pt>
                <c:pt idx="3520">
                  <c:v>0.47631578947368403</c:v>
                </c:pt>
                <c:pt idx="3521">
                  <c:v>0.423684210526315</c:v>
                </c:pt>
                <c:pt idx="3522">
                  <c:v>0.46315789473684199</c:v>
                </c:pt>
                <c:pt idx="3523">
                  <c:v>0.41842105263157803</c:v>
                </c:pt>
                <c:pt idx="3524">
                  <c:v>0.42631578947368398</c:v>
                </c:pt>
                <c:pt idx="3525">
                  <c:v>0.45789473684210502</c:v>
                </c:pt>
                <c:pt idx="3526">
                  <c:v>0.45789473684210502</c:v>
                </c:pt>
                <c:pt idx="3527">
                  <c:v>0.42631578947368398</c:v>
                </c:pt>
                <c:pt idx="3528">
                  <c:v>0.46842105263157802</c:v>
                </c:pt>
                <c:pt idx="3529">
                  <c:v>0.45789473684210502</c:v>
                </c:pt>
                <c:pt idx="3530">
                  <c:v>0.43684210526315698</c:v>
                </c:pt>
                <c:pt idx="3531">
                  <c:v>0.46052631578947301</c:v>
                </c:pt>
                <c:pt idx="3532">
                  <c:v>0.40526315789473599</c:v>
                </c:pt>
                <c:pt idx="3533">
                  <c:v>0.42105263157894701</c:v>
                </c:pt>
                <c:pt idx="3534">
                  <c:v>0.43947368421052602</c:v>
                </c:pt>
                <c:pt idx="3535">
                  <c:v>0.41578947368420999</c:v>
                </c:pt>
                <c:pt idx="3536">
                  <c:v>0.46842105263157802</c:v>
                </c:pt>
                <c:pt idx="3537">
                  <c:v>0.44736842105263103</c:v>
                </c:pt>
                <c:pt idx="3538">
                  <c:v>0.43684210526315698</c:v>
                </c:pt>
                <c:pt idx="3539">
                  <c:v>0.46842105263157802</c:v>
                </c:pt>
                <c:pt idx="3540">
                  <c:v>0.47368421052631499</c:v>
                </c:pt>
                <c:pt idx="3541">
                  <c:v>0.43947368421052602</c:v>
                </c:pt>
                <c:pt idx="3542">
                  <c:v>0.42105263157894701</c:v>
                </c:pt>
                <c:pt idx="3543">
                  <c:v>0.42894736842105202</c:v>
                </c:pt>
                <c:pt idx="3544">
                  <c:v>0.46578947368420998</c:v>
                </c:pt>
                <c:pt idx="3545">
                  <c:v>0.46578947368420998</c:v>
                </c:pt>
                <c:pt idx="3546">
                  <c:v>0.46315789473684199</c:v>
                </c:pt>
                <c:pt idx="3547">
                  <c:v>0.42631578947368398</c:v>
                </c:pt>
                <c:pt idx="3548">
                  <c:v>0.43684210526315698</c:v>
                </c:pt>
                <c:pt idx="3549">
                  <c:v>0.45</c:v>
                </c:pt>
                <c:pt idx="3550">
                  <c:v>0.42105263157894701</c:v>
                </c:pt>
                <c:pt idx="3551">
                  <c:v>0.47631578947368403</c:v>
                </c:pt>
                <c:pt idx="3552">
                  <c:v>0.452631578947368</c:v>
                </c:pt>
                <c:pt idx="3553">
                  <c:v>0.41052631578947302</c:v>
                </c:pt>
                <c:pt idx="3554">
                  <c:v>0.423684210526315</c:v>
                </c:pt>
                <c:pt idx="3555">
                  <c:v>0.4</c:v>
                </c:pt>
                <c:pt idx="3556">
                  <c:v>0.43947368421052602</c:v>
                </c:pt>
                <c:pt idx="3557">
                  <c:v>0.43421052631578899</c:v>
                </c:pt>
                <c:pt idx="3558">
                  <c:v>0.47368421052631499</c:v>
                </c:pt>
                <c:pt idx="3559">
                  <c:v>0.46315789473684199</c:v>
                </c:pt>
                <c:pt idx="3560">
                  <c:v>0.42631578947368398</c:v>
                </c:pt>
                <c:pt idx="3561">
                  <c:v>0.48684210526315702</c:v>
                </c:pt>
                <c:pt idx="3562">
                  <c:v>0.41842105263157803</c:v>
                </c:pt>
                <c:pt idx="3563">
                  <c:v>0.46315789473684199</c:v>
                </c:pt>
                <c:pt idx="3564">
                  <c:v>0.46052631578947301</c:v>
                </c:pt>
                <c:pt idx="3565">
                  <c:v>0.46842105263157802</c:v>
                </c:pt>
                <c:pt idx="3566">
                  <c:v>0.45526315789473598</c:v>
                </c:pt>
                <c:pt idx="3567">
                  <c:v>0.45</c:v>
                </c:pt>
                <c:pt idx="3568">
                  <c:v>0.45</c:v>
                </c:pt>
                <c:pt idx="3569">
                  <c:v>0.423684210526315</c:v>
                </c:pt>
                <c:pt idx="3570">
                  <c:v>0.44473684210526299</c:v>
                </c:pt>
                <c:pt idx="3571">
                  <c:v>0.43157894736842101</c:v>
                </c:pt>
                <c:pt idx="3572">
                  <c:v>0.452631578947368</c:v>
                </c:pt>
                <c:pt idx="3573">
                  <c:v>0.46578947368420998</c:v>
                </c:pt>
                <c:pt idx="3574">
                  <c:v>0.41578947368420999</c:v>
                </c:pt>
                <c:pt idx="3575">
                  <c:v>0.442105263157894</c:v>
                </c:pt>
                <c:pt idx="3576">
                  <c:v>0.471052631578947</c:v>
                </c:pt>
                <c:pt idx="3577">
                  <c:v>0.43684210526315698</c:v>
                </c:pt>
                <c:pt idx="3578">
                  <c:v>0.442105263157894</c:v>
                </c:pt>
                <c:pt idx="3579">
                  <c:v>0.42631578947368398</c:v>
                </c:pt>
                <c:pt idx="3580">
                  <c:v>0.46315789473684199</c:v>
                </c:pt>
                <c:pt idx="3581">
                  <c:v>0.46052631578947301</c:v>
                </c:pt>
                <c:pt idx="3582">
                  <c:v>0.41842105263157803</c:v>
                </c:pt>
                <c:pt idx="3583">
                  <c:v>0.47368421052631499</c:v>
                </c:pt>
                <c:pt idx="3584">
                  <c:v>0.45789473684210502</c:v>
                </c:pt>
                <c:pt idx="3585">
                  <c:v>0.43421052631578899</c:v>
                </c:pt>
                <c:pt idx="3586">
                  <c:v>0.41842105263157803</c:v>
                </c:pt>
                <c:pt idx="3587">
                  <c:v>0.47631578947368403</c:v>
                </c:pt>
                <c:pt idx="3588">
                  <c:v>0.45526315789473598</c:v>
                </c:pt>
                <c:pt idx="3589">
                  <c:v>0.45</c:v>
                </c:pt>
                <c:pt idx="3590">
                  <c:v>0.43684210526315698</c:v>
                </c:pt>
                <c:pt idx="3591">
                  <c:v>0.43947368421052602</c:v>
                </c:pt>
                <c:pt idx="3592">
                  <c:v>0.43947368421052602</c:v>
                </c:pt>
                <c:pt idx="3593">
                  <c:v>0.46842105263157802</c:v>
                </c:pt>
                <c:pt idx="3594">
                  <c:v>0.423684210526315</c:v>
                </c:pt>
                <c:pt idx="3595">
                  <c:v>0.40789473684210498</c:v>
                </c:pt>
                <c:pt idx="3596">
                  <c:v>0.471052631578947</c:v>
                </c:pt>
                <c:pt idx="3597">
                  <c:v>0.46052631578947301</c:v>
                </c:pt>
                <c:pt idx="3598">
                  <c:v>0.43947368421052602</c:v>
                </c:pt>
                <c:pt idx="3599">
                  <c:v>0.384210526315789</c:v>
                </c:pt>
                <c:pt idx="3600">
                  <c:v>0.46315789473684199</c:v>
                </c:pt>
                <c:pt idx="3601">
                  <c:v>0.45</c:v>
                </c:pt>
                <c:pt idx="3602">
                  <c:v>0.45789473684210502</c:v>
                </c:pt>
                <c:pt idx="3603">
                  <c:v>0.44473684210526299</c:v>
                </c:pt>
                <c:pt idx="3604">
                  <c:v>0.44736842105263103</c:v>
                </c:pt>
                <c:pt idx="3605">
                  <c:v>0.41052631578947302</c:v>
                </c:pt>
                <c:pt idx="3606">
                  <c:v>0.45526315789473598</c:v>
                </c:pt>
                <c:pt idx="3607">
                  <c:v>0.43157894736842101</c:v>
                </c:pt>
                <c:pt idx="3608">
                  <c:v>0.43684210526315698</c:v>
                </c:pt>
                <c:pt idx="3609">
                  <c:v>0.45526315789473598</c:v>
                </c:pt>
                <c:pt idx="3610">
                  <c:v>0.45</c:v>
                </c:pt>
                <c:pt idx="3611">
                  <c:v>0.44473684210526299</c:v>
                </c:pt>
                <c:pt idx="3612">
                  <c:v>0.44736842105263103</c:v>
                </c:pt>
                <c:pt idx="3613">
                  <c:v>0.423684210526315</c:v>
                </c:pt>
                <c:pt idx="3614">
                  <c:v>0.47894736842105201</c:v>
                </c:pt>
                <c:pt idx="3615">
                  <c:v>0.40789473684210498</c:v>
                </c:pt>
                <c:pt idx="3616">
                  <c:v>0.42631578947368398</c:v>
                </c:pt>
                <c:pt idx="3617">
                  <c:v>0.46052631578947301</c:v>
                </c:pt>
                <c:pt idx="3618">
                  <c:v>0.43421052631578899</c:v>
                </c:pt>
                <c:pt idx="3619">
                  <c:v>0.44473684210526299</c:v>
                </c:pt>
                <c:pt idx="3620">
                  <c:v>0.42631578947368398</c:v>
                </c:pt>
                <c:pt idx="3621">
                  <c:v>0.46315789473684199</c:v>
                </c:pt>
                <c:pt idx="3622">
                  <c:v>0.43947368421052602</c:v>
                </c:pt>
                <c:pt idx="3623">
                  <c:v>0.44473684210526299</c:v>
                </c:pt>
                <c:pt idx="3624">
                  <c:v>0.41578947368420999</c:v>
                </c:pt>
                <c:pt idx="3625">
                  <c:v>0.44736842105263103</c:v>
                </c:pt>
                <c:pt idx="3626">
                  <c:v>0.423684210526315</c:v>
                </c:pt>
                <c:pt idx="3627">
                  <c:v>0.423684210526315</c:v>
                </c:pt>
                <c:pt idx="3628">
                  <c:v>0.43947368421052602</c:v>
                </c:pt>
                <c:pt idx="3629">
                  <c:v>0.44473684210526299</c:v>
                </c:pt>
                <c:pt idx="3630">
                  <c:v>0.43684210526315698</c:v>
                </c:pt>
                <c:pt idx="3631">
                  <c:v>0.43684210526315698</c:v>
                </c:pt>
                <c:pt idx="3632">
                  <c:v>0.43684210526315698</c:v>
                </c:pt>
                <c:pt idx="3633">
                  <c:v>0.45789473684210502</c:v>
                </c:pt>
                <c:pt idx="3634">
                  <c:v>0.45526315789473598</c:v>
                </c:pt>
                <c:pt idx="3635">
                  <c:v>0.43421052631578899</c:v>
                </c:pt>
                <c:pt idx="3636">
                  <c:v>0.46052631578947301</c:v>
                </c:pt>
                <c:pt idx="3637">
                  <c:v>0.442105263157894</c:v>
                </c:pt>
                <c:pt idx="3638">
                  <c:v>0.45526315789473598</c:v>
                </c:pt>
                <c:pt idx="3639">
                  <c:v>0.41842105263157803</c:v>
                </c:pt>
                <c:pt idx="3640">
                  <c:v>0.45789473684210502</c:v>
                </c:pt>
                <c:pt idx="3641">
                  <c:v>0.46315789473684199</c:v>
                </c:pt>
                <c:pt idx="3642">
                  <c:v>0.44473684210526299</c:v>
                </c:pt>
                <c:pt idx="3643">
                  <c:v>0.45526315789473598</c:v>
                </c:pt>
                <c:pt idx="3644">
                  <c:v>0.43684210526315698</c:v>
                </c:pt>
                <c:pt idx="3645">
                  <c:v>0.45</c:v>
                </c:pt>
                <c:pt idx="3646">
                  <c:v>0.43157894736842101</c:v>
                </c:pt>
                <c:pt idx="3647">
                  <c:v>0.40263157894736801</c:v>
                </c:pt>
                <c:pt idx="3648">
                  <c:v>0.42631578947368398</c:v>
                </c:pt>
                <c:pt idx="3649">
                  <c:v>0.43947368421052602</c:v>
                </c:pt>
                <c:pt idx="3650">
                  <c:v>0.42105263157894701</c:v>
                </c:pt>
                <c:pt idx="3651">
                  <c:v>0.41842105263157803</c:v>
                </c:pt>
                <c:pt idx="3652">
                  <c:v>0.46052631578947301</c:v>
                </c:pt>
                <c:pt idx="3653">
                  <c:v>0.46052631578947301</c:v>
                </c:pt>
                <c:pt idx="3654">
                  <c:v>0.46315789473684199</c:v>
                </c:pt>
                <c:pt idx="3655">
                  <c:v>0.442105263157894</c:v>
                </c:pt>
                <c:pt idx="3656">
                  <c:v>0.40263157894736801</c:v>
                </c:pt>
                <c:pt idx="3657">
                  <c:v>0.43684210526315698</c:v>
                </c:pt>
                <c:pt idx="3658">
                  <c:v>0.47631578947368403</c:v>
                </c:pt>
                <c:pt idx="3659">
                  <c:v>0.423684210526315</c:v>
                </c:pt>
                <c:pt idx="3660">
                  <c:v>0.40526315789473599</c:v>
                </c:pt>
                <c:pt idx="3661">
                  <c:v>0.42631578947368398</c:v>
                </c:pt>
                <c:pt idx="3662">
                  <c:v>0.43421052631578899</c:v>
                </c:pt>
                <c:pt idx="3663">
                  <c:v>0.41842105263157803</c:v>
                </c:pt>
                <c:pt idx="3664">
                  <c:v>0.44473684210526299</c:v>
                </c:pt>
                <c:pt idx="3665">
                  <c:v>0.40789473684210498</c:v>
                </c:pt>
                <c:pt idx="3666">
                  <c:v>0.44473684210526299</c:v>
                </c:pt>
                <c:pt idx="3667">
                  <c:v>0.45789473684210502</c:v>
                </c:pt>
                <c:pt idx="3668">
                  <c:v>0.442105263157894</c:v>
                </c:pt>
                <c:pt idx="3669">
                  <c:v>0.423684210526315</c:v>
                </c:pt>
                <c:pt idx="3670">
                  <c:v>0.40526315789473599</c:v>
                </c:pt>
                <c:pt idx="3671">
                  <c:v>0.45526315789473598</c:v>
                </c:pt>
                <c:pt idx="3672">
                  <c:v>0.45</c:v>
                </c:pt>
                <c:pt idx="3673">
                  <c:v>0.43947368421052602</c:v>
                </c:pt>
                <c:pt idx="3674">
                  <c:v>0.44473684210526299</c:v>
                </c:pt>
                <c:pt idx="3675">
                  <c:v>0.40789473684210498</c:v>
                </c:pt>
                <c:pt idx="3676">
                  <c:v>0.43421052631578899</c:v>
                </c:pt>
                <c:pt idx="3677">
                  <c:v>0.423684210526315</c:v>
                </c:pt>
                <c:pt idx="3678">
                  <c:v>0.42631578947368398</c:v>
                </c:pt>
                <c:pt idx="3679">
                  <c:v>0.45789473684210502</c:v>
                </c:pt>
                <c:pt idx="3680">
                  <c:v>0.46052631578947301</c:v>
                </c:pt>
                <c:pt idx="3681">
                  <c:v>0.40263157894736801</c:v>
                </c:pt>
                <c:pt idx="3682">
                  <c:v>0.452631578947368</c:v>
                </c:pt>
                <c:pt idx="3683">
                  <c:v>0.46052631578947301</c:v>
                </c:pt>
                <c:pt idx="3684">
                  <c:v>0.43157894736842101</c:v>
                </c:pt>
                <c:pt idx="3685">
                  <c:v>0.40263157894736801</c:v>
                </c:pt>
                <c:pt idx="3686">
                  <c:v>0.42894736842105202</c:v>
                </c:pt>
                <c:pt idx="3687">
                  <c:v>0.45789473684210502</c:v>
                </c:pt>
                <c:pt idx="3688">
                  <c:v>0.4</c:v>
                </c:pt>
                <c:pt idx="3689">
                  <c:v>0.41842105263157803</c:v>
                </c:pt>
                <c:pt idx="3690">
                  <c:v>0.38157894736842102</c:v>
                </c:pt>
                <c:pt idx="3691">
                  <c:v>0.452631578947368</c:v>
                </c:pt>
                <c:pt idx="3692">
                  <c:v>0.43947368421052602</c:v>
                </c:pt>
                <c:pt idx="3693">
                  <c:v>0.48684210526315702</c:v>
                </c:pt>
                <c:pt idx="3694">
                  <c:v>0.46315789473684199</c:v>
                </c:pt>
                <c:pt idx="3695">
                  <c:v>0.442105263157894</c:v>
                </c:pt>
                <c:pt idx="3696">
                  <c:v>0.47368421052631499</c:v>
                </c:pt>
                <c:pt idx="3697">
                  <c:v>0.40789473684210498</c:v>
                </c:pt>
                <c:pt idx="3698">
                  <c:v>0.43684210526315698</c:v>
                </c:pt>
                <c:pt idx="3699">
                  <c:v>0.43684210526315698</c:v>
                </c:pt>
                <c:pt idx="3700">
                  <c:v>0.471052631578947</c:v>
                </c:pt>
                <c:pt idx="3701">
                  <c:v>0.45</c:v>
                </c:pt>
                <c:pt idx="3702">
                  <c:v>0.45526315789473598</c:v>
                </c:pt>
                <c:pt idx="3703">
                  <c:v>0.44736842105263103</c:v>
                </c:pt>
                <c:pt idx="3704">
                  <c:v>0.43684210526315698</c:v>
                </c:pt>
                <c:pt idx="3705">
                  <c:v>0.43947368421052602</c:v>
                </c:pt>
                <c:pt idx="3706">
                  <c:v>0.42105263157894701</c:v>
                </c:pt>
                <c:pt idx="3707">
                  <c:v>0.43157894736842101</c:v>
                </c:pt>
                <c:pt idx="3708">
                  <c:v>0.40526315789473599</c:v>
                </c:pt>
                <c:pt idx="3709">
                  <c:v>0.47631578947368403</c:v>
                </c:pt>
                <c:pt idx="3710">
                  <c:v>0.44473684210526299</c:v>
                </c:pt>
                <c:pt idx="3711">
                  <c:v>0.43947368421052602</c:v>
                </c:pt>
                <c:pt idx="3712">
                  <c:v>0.41578947368420999</c:v>
                </c:pt>
                <c:pt idx="3713">
                  <c:v>0.45789473684210502</c:v>
                </c:pt>
                <c:pt idx="3714">
                  <c:v>0.43684210526315698</c:v>
                </c:pt>
                <c:pt idx="3715">
                  <c:v>0.452631578947368</c:v>
                </c:pt>
                <c:pt idx="3716">
                  <c:v>0.45</c:v>
                </c:pt>
                <c:pt idx="3717">
                  <c:v>0.41578947368420999</c:v>
                </c:pt>
                <c:pt idx="3718">
                  <c:v>0.45789473684210502</c:v>
                </c:pt>
                <c:pt idx="3719">
                  <c:v>0.43421052631578899</c:v>
                </c:pt>
                <c:pt idx="3720">
                  <c:v>0.442105263157894</c:v>
                </c:pt>
                <c:pt idx="3721">
                  <c:v>0.48421052631578898</c:v>
                </c:pt>
                <c:pt idx="3722">
                  <c:v>0.41578947368420999</c:v>
                </c:pt>
                <c:pt idx="3723">
                  <c:v>0.42105263157894701</c:v>
                </c:pt>
                <c:pt idx="3724">
                  <c:v>0.394736842105263</c:v>
                </c:pt>
                <c:pt idx="3725">
                  <c:v>0.46052631578947301</c:v>
                </c:pt>
                <c:pt idx="3726">
                  <c:v>0.48684210526315702</c:v>
                </c:pt>
                <c:pt idx="3727">
                  <c:v>0.42894736842105202</c:v>
                </c:pt>
                <c:pt idx="3728">
                  <c:v>0.43947368421052602</c:v>
                </c:pt>
                <c:pt idx="3729">
                  <c:v>0.43947368421052602</c:v>
                </c:pt>
                <c:pt idx="3730">
                  <c:v>0.45</c:v>
                </c:pt>
                <c:pt idx="3731">
                  <c:v>0.384210526315789</c:v>
                </c:pt>
                <c:pt idx="3732">
                  <c:v>0.37105263157894702</c:v>
                </c:pt>
                <c:pt idx="3733">
                  <c:v>0.44736842105263103</c:v>
                </c:pt>
                <c:pt idx="3734">
                  <c:v>0.45</c:v>
                </c:pt>
                <c:pt idx="3735">
                  <c:v>0.50789473684210495</c:v>
                </c:pt>
                <c:pt idx="3736">
                  <c:v>0.48947368421052601</c:v>
                </c:pt>
                <c:pt idx="3737">
                  <c:v>0.452631578947368</c:v>
                </c:pt>
                <c:pt idx="3738">
                  <c:v>0.43157894736842101</c:v>
                </c:pt>
                <c:pt idx="3739">
                  <c:v>0.442105263157894</c:v>
                </c:pt>
                <c:pt idx="3740">
                  <c:v>0.46578947368420998</c:v>
                </c:pt>
                <c:pt idx="3741">
                  <c:v>0.49210526315789399</c:v>
                </c:pt>
                <c:pt idx="3742">
                  <c:v>0.452631578947368</c:v>
                </c:pt>
                <c:pt idx="3743">
                  <c:v>0.423684210526315</c:v>
                </c:pt>
                <c:pt idx="3744">
                  <c:v>0.40263157894736801</c:v>
                </c:pt>
                <c:pt idx="3745">
                  <c:v>0.47894736842105201</c:v>
                </c:pt>
                <c:pt idx="3746">
                  <c:v>0.423684210526315</c:v>
                </c:pt>
                <c:pt idx="3747">
                  <c:v>0.43684210526315698</c:v>
                </c:pt>
                <c:pt idx="3748">
                  <c:v>0.42631578947368398</c:v>
                </c:pt>
                <c:pt idx="3749">
                  <c:v>0.413157894736842</c:v>
                </c:pt>
                <c:pt idx="3750">
                  <c:v>0.44473684210526299</c:v>
                </c:pt>
                <c:pt idx="3751">
                  <c:v>0.44736842105263103</c:v>
                </c:pt>
                <c:pt idx="3752">
                  <c:v>0.41578947368420999</c:v>
                </c:pt>
                <c:pt idx="3753">
                  <c:v>0.42894736842105202</c:v>
                </c:pt>
                <c:pt idx="3754">
                  <c:v>0.49736842105263102</c:v>
                </c:pt>
                <c:pt idx="3755">
                  <c:v>0.46842105263157802</c:v>
                </c:pt>
                <c:pt idx="3756">
                  <c:v>0.42105263157894701</c:v>
                </c:pt>
                <c:pt idx="3757">
                  <c:v>0.46842105263157802</c:v>
                </c:pt>
                <c:pt idx="3758">
                  <c:v>0.41578947368420999</c:v>
                </c:pt>
                <c:pt idx="3759">
                  <c:v>0.46315789473684199</c:v>
                </c:pt>
                <c:pt idx="3760">
                  <c:v>0.43947368421052602</c:v>
                </c:pt>
                <c:pt idx="3761">
                  <c:v>0.45</c:v>
                </c:pt>
                <c:pt idx="3762">
                  <c:v>0.38947368421052603</c:v>
                </c:pt>
                <c:pt idx="3763">
                  <c:v>0.394736842105263</c:v>
                </c:pt>
                <c:pt idx="3764">
                  <c:v>0.40789473684210498</c:v>
                </c:pt>
                <c:pt idx="3765">
                  <c:v>0.46052631578947301</c:v>
                </c:pt>
                <c:pt idx="3766">
                  <c:v>0.4</c:v>
                </c:pt>
                <c:pt idx="3767">
                  <c:v>0.45</c:v>
                </c:pt>
                <c:pt idx="3768">
                  <c:v>0.40263157894736801</c:v>
                </c:pt>
                <c:pt idx="3769">
                  <c:v>0.41578947368420999</c:v>
                </c:pt>
                <c:pt idx="3770">
                  <c:v>0.45</c:v>
                </c:pt>
                <c:pt idx="3771">
                  <c:v>0.43684210526315698</c:v>
                </c:pt>
                <c:pt idx="3772">
                  <c:v>0.40789473684210498</c:v>
                </c:pt>
                <c:pt idx="3773">
                  <c:v>0.41842105263157803</c:v>
                </c:pt>
                <c:pt idx="3774">
                  <c:v>0.38947368421052603</c:v>
                </c:pt>
                <c:pt idx="3775">
                  <c:v>0.45789473684210502</c:v>
                </c:pt>
                <c:pt idx="3776">
                  <c:v>0.42894736842105202</c:v>
                </c:pt>
                <c:pt idx="3777">
                  <c:v>0.48684210526315702</c:v>
                </c:pt>
                <c:pt idx="3778">
                  <c:v>0.43947368421052602</c:v>
                </c:pt>
                <c:pt idx="3779">
                  <c:v>0.43947368421052602</c:v>
                </c:pt>
                <c:pt idx="3780">
                  <c:v>0.41842105263157803</c:v>
                </c:pt>
                <c:pt idx="3781">
                  <c:v>0.41052631578947302</c:v>
                </c:pt>
                <c:pt idx="3782">
                  <c:v>0.47894736842105201</c:v>
                </c:pt>
                <c:pt idx="3783">
                  <c:v>0.46578947368420998</c:v>
                </c:pt>
                <c:pt idx="3784">
                  <c:v>0.43157894736842101</c:v>
                </c:pt>
                <c:pt idx="3785">
                  <c:v>0.442105263157894</c:v>
                </c:pt>
                <c:pt idx="3786">
                  <c:v>0.41052631578947302</c:v>
                </c:pt>
                <c:pt idx="3787">
                  <c:v>0.44473684210526299</c:v>
                </c:pt>
                <c:pt idx="3788">
                  <c:v>0.452631578947368</c:v>
                </c:pt>
                <c:pt idx="3789">
                  <c:v>0.42631578947368398</c:v>
                </c:pt>
                <c:pt idx="3790">
                  <c:v>0.44736842105263103</c:v>
                </c:pt>
                <c:pt idx="3791">
                  <c:v>0.45</c:v>
                </c:pt>
                <c:pt idx="3792">
                  <c:v>0.42105263157894701</c:v>
                </c:pt>
                <c:pt idx="3793">
                  <c:v>0.423684210526315</c:v>
                </c:pt>
                <c:pt idx="3794">
                  <c:v>0.442105263157894</c:v>
                </c:pt>
                <c:pt idx="3795">
                  <c:v>0.47894736842105201</c:v>
                </c:pt>
                <c:pt idx="3796">
                  <c:v>0.45526315789473598</c:v>
                </c:pt>
                <c:pt idx="3797">
                  <c:v>0.41052631578947302</c:v>
                </c:pt>
                <c:pt idx="3798">
                  <c:v>0.46052631578947301</c:v>
                </c:pt>
                <c:pt idx="3799">
                  <c:v>0.452631578947368</c:v>
                </c:pt>
                <c:pt idx="3800">
                  <c:v>0.44473684210526299</c:v>
                </c:pt>
                <c:pt idx="3801">
                  <c:v>0.44736842105263103</c:v>
                </c:pt>
                <c:pt idx="3802">
                  <c:v>0.423684210526315</c:v>
                </c:pt>
                <c:pt idx="3803">
                  <c:v>0.45526315789473598</c:v>
                </c:pt>
                <c:pt idx="3804">
                  <c:v>0.45789473684210502</c:v>
                </c:pt>
                <c:pt idx="3805">
                  <c:v>0.46315789473684199</c:v>
                </c:pt>
                <c:pt idx="3806">
                  <c:v>0.423684210526315</c:v>
                </c:pt>
                <c:pt idx="3807">
                  <c:v>0.46578947368420998</c:v>
                </c:pt>
                <c:pt idx="3808">
                  <c:v>0.442105263157894</c:v>
                </c:pt>
                <c:pt idx="3809">
                  <c:v>0.46578947368420998</c:v>
                </c:pt>
                <c:pt idx="3810">
                  <c:v>0.43684210526315698</c:v>
                </c:pt>
                <c:pt idx="3811">
                  <c:v>0.45789473684210502</c:v>
                </c:pt>
                <c:pt idx="3812">
                  <c:v>0.423684210526315</c:v>
                </c:pt>
                <c:pt idx="3813">
                  <c:v>0.452631578947368</c:v>
                </c:pt>
                <c:pt idx="3814">
                  <c:v>0.41578947368420999</c:v>
                </c:pt>
                <c:pt idx="3815">
                  <c:v>0.471052631578947</c:v>
                </c:pt>
                <c:pt idx="3816">
                  <c:v>0.45789473684210502</c:v>
                </c:pt>
                <c:pt idx="3817">
                  <c:v>0.42631578947368398</c:v>
                </c:pt>
                <c:pt idx="3818">
                  <c:v>0.43947368421052602</c:v>
                </c:pt>
                <c:pt idx="3819">
                  <c:v>0.42894736842105202</c:v>
                </c:pt>
                <c:pt idx="3820">
                  <c:v>0.46842105263157802</c:v>
                </c:pt>
                <c:pt idx="3821">
                  <c:v>0.442105263157894</c:v>
                </c:pt>
                <c:pt idx="3822">
                  <c:v>0.41052631578947302</c:v>
                </c:pt>
                <c:pt idx="3823">
                  <c:v>0.43947368421052602</c:v>
                </c:pt>
                <c:pt idx="3824">
                  <c:v>0.40789473684210498</c:v>
                </c:pt>
                <c:pt idx="3825">
                  <c:v>0.423684210526315</c:v>
                </c:pt>
                <c:pt idx="3826">
                  <c:v>0.46315789473684199</c:v>
                </c:pt>
                <c:pt idx="3827">
                  <c:v>0.40789473684210498</c:v>
                </c:pt>
                <c:pt idx="3828">
                  <c:v>0.413157894736842</c:v>
                </c:pt>
                <c:pt idx="3829">
                  <c:v>0.45526315789473598</c:v>
                </c:pt>
                <c:pt idx="3830">
                  <c:v>0.42631578947368398</c:v>
                </c:pt>
                <c:pt idx="3831">
                  <c:v>0.43684210526315698</c:v>
                </c:pt>
                <c:pt idx="3832">
                  <c:v>0.45</c:v>
                </c:pt>
                <c:pt idx="3833">
                  <c:v>0.42894736842105202</c:v>
                </c:pt>
                <c:pt idx="3834">
                  <c:v>0.42105263157894701</c:v>
                </c:pt>
                <c:pt idx="3835">
                  <c:v>0.45526315789473598</c:v>
                </c:pt>
                <c:pt idx="3836">
                  <c:v>0.46052631578947301</c:v>
                </c:pt>
                <c:pt idx="3837">
                  <c:v>0.442105263157894</c:v>
                </c:pt>
                <c:pt idx="3838">
                  <c:v>0.413157894736842</c:v>
                </c:pt>
                <c:pt idx="3839">
                  <c:v>0.43421052631578899</c:v>
                </c:pt>
                <c:pt idx="3840">
                  <c:v>0.48421052631578898</c:v>
                </c:pt>
                <c:pt idx="3841">
                  <c:v>0.42105263157894701</c:v>
                </c:pt>
                <c:pt idx="3842">
                  <c:v>0.43421052631578899</c:v>
                </c:pt>
                <c:pt idx="3843">
                  <c:v>0.45526315789473598</c:v>
                </c:pt>
                <c:pt idx="3844">
                  <c:v>0.43947368421052602</c:v>
                </c:pt>
                <c:pt idx="3845">
                  <c:v>0.41578947368420999</c:v>
                </c:pt>
                <c:pt idx="3846">
                  <c:v>0.46842105263157802</c:v>
                </c:pt>
                <c:pt idx="3847">
                  <c:v>0.46052631578947301</c:v>
                </c:pt>
                <c:pt idx="3848">
                  <c:v>0.44473684210526299</c:v>
                </c:pt>
                <c:pt idx="3849">
                  <c:v>0.44736842105263103</c:v>
                </c:pt>
                <c:pt idx="3850">
                  <c:v>0.45</c:v>
                </c:pt>
                <c:pt idx="3851">
                  <c:v>0.41052631578947302</c:v>
                </c:pt>
                <c:pt idx="3852">
                  <c:v>0.43421052631578899</c:v>
                </c:pt>
                <c:pt idx="3853">
                  <c:v>0.48421052631578898</c:v>
                </c:pt>
                <c:pt idx="3854">
                  <c:v>0.42631578947368398</c:v>
                </c:pt>
                <c:pt idx="3855">
                  <c:v>0.46842105263157802</c:v>
                </c:pt>
                <c:pt idx="3856">
                  <c:v>0.44736842105263103</c:v>
                </c:pt>
                <c:pt idx="3857">
                  <c:v>0.394736842105263</c:v>
                </c:pt>
                <c:pt idx="3858">
                  <c:v>0.41578947368420999</c:v>
                </c:pt>
                <c:pt idx="3859">
                  <c:v>0.442105263157894</c:v>
                </c:pt>
                <c:pt idx="3860">
                  <c:v>0.45789473684210502</c:v>
                </c:pt>
                <c:pt idx="3861">
                  <c:v>0.452631578947368</c:v>
                </c:pt>
                <c:pt idx="3862">
                  <c:v>0.44473684210526299</c:v>
                </c:pt>
                <c:pt idx="3863">
                  <c:v>0.45</c:v>
                </c:pt>
                <c:pt idx="3864">
                  <c:v>0.471052631578947</c:v>
                </c:pt>
                <c:pt idx="3865">
                  <c:v>0.452631578947368</c:v>
                </c:pt>
                <c:pt idx="3866">
                  <c:v>0.44473684210526299</c:v>
                </c:pt>
                <c:pt idx="3867">
                  <c:v>0.43947368421052602</c:v>
                </c:pt>
                <c:pt idx="3868">
                  <c:v>0.452631578947368</c:v>
                </c:pt>
                <c:pt idx="3869">
                  <c:v>0.42894736842105202</c:v>
                </c:pt>
                <c:pt idx="3870">
                  <c:v>0.44736842105263103</c:v>
                </c:pt>
                <c:pt idx="3871">
                  <c:v>0.41578947368420999</c:v>
                </c:pt>
                <c:pt idx="3872">
                  <c:v>0.413157894736842</c:v>
                </c:pt>
                <c:pt idx="3873">
                  <c:v>0.45</c:v>
                </c:pt>
                <c:pt idx="3874">
                  <c:v>0.42631578947368398</c:v>
                </c:pt>
                <c:pt idx="3875">
                  <c:v>0.46578947368420998</c:v>
                </c:pt>
                <c:pt idx="3876">
                  <c:v>0.442105263157894</c:v>
                </c:pt>
                <c:pt idx="3877">
                  <c:v>0.43157894736842101</c:v>
                </c:pt>
                <c:pt idx="3878">
                  <c:v>0.442105263157894</c:v>
                </c:pt>
                <c:pt idx="3879">
                  <c:v>0.46052631578947301</c:v>
                </c:pt>
                <c:pt idx="3880">
                  <c:v>0.43947368421052602</c:v>
                </c:pt>
                <c:pt idx="3881">
                  <c:v>0.43157894736842101</c:v>
                </c:pt>
                <c:pt idx="3882">
                  <c:v>0.44736842105263103</c:v>
                </c:pt>
                <c:pt idx="3883">
                  <c:v>0.45526315789473598</c:v>
                </c:pt>
                <c:pt idx="3884">
                  <c:v>0.45789473684210502</c:v>
                </c:pt>
                <c:pt idx="3885">
                  <c:v>0.45</c:v>
                </c:pt>
                <c:pt idx="3886">
                  <c:v>0.452631578947368</c:v>
                </c:pt>
                <c:pt idx="3887">
                  <c:v>0.4</c:v>
                </c:pt>
                <c:pt idx="3888">
                  <c:v>0.442105263157894</c:v>
                </c:pt>
                <c:pt idx="3889">
                  <c:v>0.442105263157894</c:v>
                </c:pt>
                <c:pt idx="3890">
                  <c:v>0.45</c:v>
                </c:pt>
                <c:pt idx="3891">
                  <c:v>0.44736842105263103</c:v>
                </c:pt>
                <c:pt idx="3892">
                  <c:v>0.442105263157894</c:v>
                </c:pt>
                <c:pt idx="3893">
                  <c:v>0.43421052631578899</c:v>
                </c:pt>
                <c:pt idx="3894">
                  <c:v>0.41578947368420999</c:v>
                </c:pt>
                <c:pt idx="3895">
                  <c:v>0.423684210526315</c:v>
                </c:pt>
                <c:pt idx="3896">
                  <c:v>0.41052631578947302</c:v>
                </c:pt>
                <c:pt idx="3897">
                  <c:v>0.42105263157894701</c:v>
                </c:pt>
                <c:pt idx="3898">
                  <c:v>0.45</c:v>
                </c:pt>
                <c:pt idx="3899">
                  <c:v>0.43157894736842101</c:v>
                </c:pt>
                <c:pt idx="3900">
                  <c:v>0.43684210526315698</c:v>
                </c:pt>
                <c:pt idx="3901">
                  <c:v>0.43157894736842101</c:v>
                </c:pt>
                <c:pt idx="3902">
                  <c:v>0.40789473684210498</c:v>
                </c:pt>
                <c:pt idx="3903">
                  <c:v>0.442105263157894</c:v>
                </c:pt>
                <c:pt idx="3904">
                  <c:v>0.45</c:v>
                </c:pt>
                <c:pt idx="3905">
                  <c:v>0.42894736842105202</c:v>
                </c:pt>
                <c:pt idx="3906">
                  <c:v>0.46052631578947301</c:v>
                </c:pt>
                <c:pt idx="3907">
                  <c:v>0.44736842105263103</c:v>
                </c:pt>
                <c:pt idx="3908">
                  <c:v>0.481578947368421</c:v>
                </c:pt>
                <c:pt idx="3909">
                  <c:v>0.43421052631578899</c:v>
                </c:pt>
                <c:pt idx="3910">
                  <c:v>0.43684210526315698</c:v>
                </c:pt>
                <c:pt idx="3911">
                  <c:v>0.43157894736842101</c:v>
                </c:pt>
                <c:pt idx="3912">
                  <c:v>0.36315789473684201</c:v>
                </c:pt>
                <c:pt idx="3913">
                  <c:v>0.45526315789473598</c:v>
                </c:pt>
                <c:pt idx="3914">
                  <c:v>0.40789473684210498</c:v>
                </c:pt>
                <c:pt idx="3915">
                  <c:v>0.442105263157894</c:v>
                </c:pt>
                <c:pt idx="3916">
                  <c:v>0.452631578947368</c:v>
                </c:pt>
                <c:pt idx="3917">
                  <c:v>0.44736842105263103</c:v>
                </c:pt>
                <c:pt idx="3918">
                  <c:v>0.442105263157894</c:v>
                </c:pt>
                <c:pt idx="3919">
                  <c:v>0.471052631578947</c:v>
                </c:pt>
                <c:pt idx="3920">
                  <c:v>0.44473684210526299</c:v>
                </c:pt>
                <c:pt idx="3921">
                  <c:v>0.44473684210526299</c:v>
                </c:pt>
                <c:pt idx="3922">
                  <c:v>0.43947368421052602</c:v>
                </c:pt>
                <c:pt idx="3923">
                  <c:v>0.41842105263157803</c:v>
                </c:pt>
                <c:pt idx="3924">
                  <c:v>0.42894736842105202</c:v>
                </c:pt>
                <c:pt idx="3925">
                  <c:v>0.43421052631578899</c:v>
                </c:pt>
                <c:pt idx="3926">
                  <c:v>0.41842105263157803</c:v>
                </c:pt>
                <c:pt idx="3927">
                  <c:v>0.46578947368420998</c:v>
                </c:pt>
                <c:pt idx="3928">
                  <c:v>0.46578947368420998</c:v>
                </c:pt>
                <c:pt idx="3929">
                  <c:v>0.41052631578947302</c:v>
                </c:pt>
                <c:pt idx="3930">
                  <c:v>0.40263157894736801</c:v>
                </c:pt>
                <c:pt idx="3931">
                  <c:v>0.44473684210526299</c:v>
                </c:pt>
                <c:pt idx="3932">
                  <c:v>0.44473684210526299</c:v>
                </c:pt>
                <c:pt idx="3933">
                  <c:v>0.442105263157894</c:v>
                </c:pt>
                <c:pt idx="3934">
                  <c:v>0.43947368421052602</c:v>
                </c:pt>
                <c:pt idx="3935">
                  <c:v>0.43421052631578899</c:v>
                </c:pt>
                <c:pt idx="3936">
                  <c:v>0.442105263157894</c:v>
                </c:pt>
                <c:pt idx="3937">
                  <c:v>0.47894736842105201</c:v>
                </c:pt>
                <c:pt idx="3938">
                  <c:v>0.41578947368420999</c:v>
                </c:pt>
                <c:pt idx="3939">
                  <c:v>0.43421052631578899</c:v>
                </c:pt>
                <c:pt idx="3940">
                  <c:v>0.49473684210526298</c:v>
                </c:pt>
                <c:pt idx="3941">
                  <c:v>0.423684210526315</c:v>
                </c:pt>
                <c:pt idx="3942">
                  <c:v>0.442105263157894</c:v>
                </c:pt>
                <c:pt idx="3943">
                  <c:v>0.42105263157894701</c:v>
                </c:pt>
                <c:pt idx="3944">
                  <c:v>0.42631578947368398</c:v>
                </c:pt>
                <c:pt idx="3945">
                  <c:v>0.442105263157894</c:v>
                </c:pt>
                <c:pt idx="3946">
                  <c:v>0.46052631578947301</c:v>
                </c:pt>
                <c:pt idx="3947">
                  <c:v>0.42894736842105202</c:v>
                </c:pt>
                <c:pt idx="3948">
                  <c:v>0.43947368421052602</c:v>
                </c:pt>
                <c:pt idx="3949">
                  <c:v>0.42105263157894701</c:v>
                </c:pt>
                <c:pt idx="3950">
                  <c:v>0.471052631578947</c:v>
                </c:pt>
                <c:pt idx="3951">
                  <c:v>0.43157894736842101</c:v>
                </c:pt>
                <c:pt idx="3952">
                  <c:v>0.44473684210526299</c:v>
                </c:pt>
                <c:pt idx="3953">
                  <c:v>0.46052631578947301</c:v>
                </c:pt>
                <c:pt idx="3954">
                  <c:v>0.43421052631578899</c:v>
                </c:pt>
                <c:pt idx="3955">
                  <c:v>0.41578947368420999</c:v>
                </c:pt>
                <c:pt idx="3956">
                  <c:v>0.46842105263157802</c:v>
                </c:pt>
                <c:pt idx="3957">
                  <c:v>0.413157894736842</c:v>
                </c:pt>
                <c:pt idx="3958">
                  <c:v>0.42631578947368398</c:v>
                </c:pt>
                <c:pt idx="3959">
                  <c:v>0.442105263157894</c:v>
                </c:pt>
                <c:pt idx="3960">
                  <c:v>0.43684210526315698</c:v>
                </c:pt>
                <c:pt idx="3961">
                  <c:v>0.44736842105263103</c:v>
                </c:pt>
                <c:pt idx="3962">
                  <c:v>0.452631578947368</c:v>
                </c:pt>
                <c:pt idx="3963">
                  <c:v>0.43947368421052602</c:v>
                </c:pt>
                <c:pt idx="3964">
                  <c:v>0.44473684210526299</c:v>
                </c:pt>
                <c:pt idx="3965">
                  <c:v>0.48947368421052601</c:v>
                </c:pt>
                <c:pt idx="3966">
                  <c:v>0.44736842105263103</c:v>
                </c:pt>
                <c:pt idx="3967">
                  <c:v>0.45526315789473598</c:v>
                </c:pt>
                <c:pt idx="3968">
                  <c:v>0.43684210526315698</c:v>
                </c:pt>
                <c:pt idx="3969">
                  <c:v>0.44473684210526299</c:v>
                </c:pt>
                <c:pt idx="3970">
                  <c:v>0.44736842105263103</c:v>
                </c:pt>
                <c:pt idx="3971">
                  <c:v>0.42894736842105202</c:v>
                </c:pt>
                <c:pt idx="3972">
                  <c:v>0.45789473684210502</c:v>
                </c:pt>
                <c:pt idx="3973">
                  <c:v>0.42105263157894701</c:v>
                </c:pt>
                <c:pt idx="3974">
                  <c:v>0.45526315789473598</c:v>
                </c:pt>
                <c:pt idx="3975">
                  <c:v>0.423684210526315</c:v>
                </c:pt>
                <c:pt idx="3976">
                  <c:v>0.46578947368420998</c:v>
                </c:pt>
                <c:pt idx="3977">
                  <c:v>0.442105263157894</c:v>
                </c:pt>
                <c:pt idx="3978">
                  <c:v>0.45</c:v>
                </c:pt>
                <c:pt idx="3979">
                  <c:v>0.45</c:v>
                </c:pt>
                <c:pt idx="3980">
                  <c:v>0.51842105263157801</c:v>
                </c:pt>
                <c:pt idx="3981">
                  <c:v>0.442105263157894</c:v>
                </c:pt>
                <c:pt idx="3982">
                  <c:v>0.46578947368420998</c:v>
                </c:pt>
                <c:pt idx="3983">
                  <c:v>0.41052631578947302</c:v>
                </c:pt>
                <c:pt idx="3984">
                  <c:v>0.46315789473684199</c:v>
                </c:pt>
                <c:pt idx="3985">
                  <c:v>0.47894736842105201</c:v>
                </c:pt>
                <c:pt idx="3986">
                  <c:v>0.46315789473684199</c:v>
                </c:pt>
                <c:pt idx="3987">
                  <c:v>0.45526315789473598</c:v>
                </c:pt>
                <c:pt idx="3988">
                  <c:v>0.41842105263157803</c:v>
                </c:pt>
                <c:pt idx="3989">
                  <c:v>0.47631578947368403</c:v>
                </c:pt>
                <c:pt idx="3990">
                  <c:v>0.442105263157894</c:v>
                </c:pt>
                <c:pt idx="3991">
                  <c:v>0.452631578947368</c:v>
                </c:pt>
                <c:pt idx="3992">
                  <c:v>0.452631578947368</c:v>
                </c:pt>
                <c:pt idx="3993">
                  <c:v>0.423684210526315</c:v>
                </c:pt>
                <c:pt idx="3994">
                  <c:v>0.43684210526315698</c:v>
                </c:pt>
                <c:pt idx="3995">
                  <c:v>0.43947368421052602</c:v>
                </c:pt>
                <c:pt idx="3996">
                  <c:v>0.43421052631578899</c:v>
                </c:pt>
                <c:pt idx="3997">
                  <c:v>0.43947368421052602</c:v>
                </c:pt>
                <c:pt idx="3998">
                  <c:v>0.46052631578947301</c:v>
                </c:pt>
                <c:pt idx="3999">
                  <c:v>0.43157894736842101</c:v>
                </c:pt>
                <c:pt idx="4000">
                  <c:v>0.41366906474820098</c:v>
                </c:pt>
                <c:pt idx="4001">
                  <c:v>0.402877697841726</c:v>
                </c:pt>
                <c:pt idx="4002">
                  <c:v>0.36690647482014299</c:v>
                </c:pt>
                <c:pt idx="4003">
                  <c:v>0.38489208633093502</c:v>
                </c:pt>
                <c:pt idx="4004">
                  <c:v>0.41726618705035901</c:v>
                </c:pt>
                <c:pt idx="4005">
                  <c:v>0.40647482014388397</c:v>
                </c:pt>
                <c:pt idx="4006">
                  <c:v>0.44244604316546698</c:v>
                </c:pt>
                <c:pt idx="4007">
                  <c:v>0.37769784172661802</c:v>
                </c:pt>
                <c:pt idx="4008">
                  <c:v>0.39568345323741</c:v>
                </c:pt>
                <c:pt idx="4009">
                  <c:v>0.41726618705035901</c:v>
                </c:pt>
                <c:pt idx="4010">
                  <c:v>0.45683453237409999</c:v>
                </c:pt>
                <c:pt idx="4011">
                  <c:v>0.42086330935251798</c:v>
                </c:pt>
                <c:pt idx="4012">
                  <c:v>0.402877697841726</c:v>
                </c:pt>
                <c:pt idx="4013">
                  <c:v>0.39568345323741</c:v>
                </c:pt>
                <c:pt idx="4014">
                  <c:v>0.42446043165467601</c:v>
                </c:pt>
                <c:pt idx="4015">
                  <c:v>0.33812949640287698</c:v>
                </c:pt>
                <c:pt idx="4016">
                  <c:v>0.37769784172661802</c:v>
                </c:pt>
                <c:pt idx="4017">
                  <c:v>0.38129496402877699</c:v>
                </c:pt>
                <c:pt idx="4018">
                  <c:v>0.402877697841726</c:v>
                </c:pt>
                <c:pt idx="4019">
                  <c:v>0.40647482014388397</c:v>
                </c:pt>
                <c:pt idx="4020">
                  <c:v>0.41366906474820098</c:v>
                </c:pt>
                <c:pt idx="4021">
                  <c:v>0.41726618705035901</c:v>
                </c:pt>
                <c:pt idx="4022">
                  <c:v>0.45323741007194202</c:v>
                </c:pt>
                <c:pt idx="4023">
                  <c:v>0.40647482014388397</c:v>
                </c:pt>
                <c:pt idx="4024">
                  <c:v>0.47122302158273299</c:v>
                </c:pt>
                <c:pt idx="4025">
                  <c:v>0.388489208633093</c:v>
                </c:pt>
                <c:pt idx="4026">
                  <c:v>0.37050359712230202</c:v>
                </c:pt>
                <c:pt idx="4027">
                  <c:v>0.40647482014388397</c:v>
                </c:pt>
                <c:pt idx="4028">
                  <c:v>0.42086330935251798</c:v>
                </c:pt>
                <c:pt idx="4029">
                  <c:v>0.37050359712230202</c:v>
                </c:pt>
                <c:pt idx="4030">
                  <c:v>0.38129496402877699</c:v>
                </c:pt>
                <c:pt idx="4031">
                  <c:v>0.41366906474820098</c:v>
                </c:pt>
                <c:pt idx="4032">
                  <c:v>0.44244604316546698</c:v>
                </c:pt>
                <c:pt idx="4033">
                  <c:v>0.42086330935251798</c:v>
                </c:pt>
                <c:pt idx="4034">
                  <c:v>0.35251798561150999</c:v>
                </c:pt>
                <c:pt idx="4035">
                  <c:v>0.46402877697841699</c:v>
                </c:pt>
                <c:pt idx="4036">
                  <c:v>0.37769784172661802</c:v>
                </c:pt>
                <c:pt idx="4037">
                  <c:v>0.402877697841726</c:v>
                </c:pt>
                <c:pt idx="4038">
                  <c:v>0.41366906474820098</c:v>
                </c:pt>
                <c:pt idx="4039">
                  <c:v>0.39568345323741</c:v>
                </c:pt>
                <c:pt idx="4040">
                  <c:v>0.42086330935251798</c:v>
                </c:pt>
                <c:pt idx="4041">
                  <c:v>0.410071942446043</c:v>
                </c:pt>
                <c:pt idx="4042">
                  <c:v>0.35251798561150999</c:v>
                </c:pt>
                <c:pt idx="4043">
                  <c:v>0.39208633093525103</c:v>
                </c:pt>
                <c:pt idx="4044">
                  <c:v>0.42086330935251798</c:v>
                </c:pt>
                <c:pt idx="4045">
                  <c:v>0.45323741007194202</c:v>
                </c:pt>
                <c:pt idx="4046">
                  <c:v>0.36330935251798502</c:v>
                </c:pt>
                <c:pt idx="4047">
                  <c:v>0.40647482014388397</c:v>
                </c:pt>
                <c:pt idx="4048">
                  <c:v>0.39928057553956797</c:v>
                </c:pt>
                <c:pt idx="4049">
                  <c:v>0.410071942446043</c:v>
                </c:pt>
                <c:pt idx="4050">
                  <c:v>0.34892086330935201</c:v>
                </c:pt>
                <c:pt idx="4051">
                  <c:v>0.44244604316546698</c:v>
                </c:pt>
                <c:pt idx="4052">
                  <c:v>0.410071942446043</c:v>
                </c:pt>
                <c:pt idx="4053">
                  <c:v>0.39568345323741</c:v>
                </c:pt>
                <c:pt idx="4054">
                  <c:v>0.402877697841726</c:v>
                </c:pt>
                <c:pt idx="4055">
                  <c:v>0.410071942446043</c:v>
                </c:pt>
                <c:pt idx="4056">
                  <c:v>0.42086330935251798</c:v>
                </c:pt>
                <c:pt idx="4057">
                  <c:v>0.40647482014388397</c:v>
                </c:pt>
                <c:pt idx="4058">
                  <c:v>0.37050359712230202</c:v>
                </c:pt>
                <c:pt idx="4059">
                  <c:v>0.41366906474820098</c:v>
                </c:pt>
                <c:pt idx="4060">
                  <c:v>0.38129496402877699</c:v>
                </c:pt>
                <c:pt idx="4061">
                  <c:v>0.402877697841726</c:v>
                </c:pt>
                <c:pt idx="4062">
                  <c:v>0.42805755395683398</c:v>
                </c:pt>
                <c:pt idx="4063">
                  <c:v>0.42805755395683398</c:v>
                </c:pt>
                <c:pt idx="4064">
                  <c:v>0.42446043165467601</c:v>
                </c:pt>
                <c:pt idx="4065">
                  <c:v>0.37769784172661802</c:v>
                </c:pt>
                <c:pt idx="4066">
                  <c:v>0.39928057553956797</c:v>
                </c:pt>
                <c:pt idx="4067">
                  <c:v>0.39568345323741</c:v>
                </c:pt>
                <c:pt idx="4068">
                  <c:v>0.43165467625899201</c:v>
                </c:pt>
                <c:pt idx="4069">
                  <c:v>0.402877697841726</c:v>
                </c:pt>
                <c:pt idx="4070">
                  <c:v>0.40647482014388397</c:v>
                </c:pt>
                <c:pt idx="4071">
                  <c:v>0.42086330935251798</c:v>
                </c:pt>
                <c:pt idx="4072">
                  <c:v>0.39208633093525103</c:v>
                </c:pt>
                <c:pt idx="4073">
                  <c:v>0.402877697841726</c:v>
                </c:pt>
                <c:pt idx="4074">
                  <c:v>0.44244604316546698</c:v>
                </c:pt>
                <c:pt idx="4075">
                  <c:v>0.43884892086330901</c:v>
                </c:pt>
                <c:pt idx="4076">
                  <c:v>0.40647482014388397</c:v>
                </c:pt>
                <c:pt idx="4077">
                  <c:v>0.38129496402877699</c:v>
                </c:pt>
                <c:pt idx="4078">
                  <c:v>0.39928057553956797</c:v>
                </c:pt>
                <c:pt idx="4079">
                  <c:v>0.42805755395683398</c:v>
                </c:pt>
                <c:pt idx="4080">
                  <c:v>0.402877697841726</c:v>
                </c:pt>
                <c:pt idx="4081">
                  <c:v>0.39568345323741</c:v>
                </c:pt>
                <c:pt idx="4082">
                  <c:v>0.42446043165467601</c:v>
                </c:pt>
                <c:pt idx="4083">
                  <c:v>0.40647482014388397</c:v>
                </c:pt>
                <c:pt idx="4084">
                  <c:v>0.388489208633093</c:v>
                </c:pt>
                <c:pt idx="4085">
                  <c:v>0.39568345323741</c:v>
                </c:pt>
                <c:pt idx="4086">
                  <c:v>0.39208633093525103</c:v>
                </c:pt>
                <c:pt idx="4087">
                  <c:v>0.36330935251798502</c:v>
                </c:pt>
                <c:pt idx="4088">
                  <c:v>0.43525179856115098</c:v>
                </c:pt>
                <c:pt idx="4089">
                  <c:v>0.36330935251798502</c:v>
                </c:pt>
                <c:pt idx="4090">
                  <c:v>0.41726618705035901</c:v>
                </c:pt>
                <c:pt idx="4091">
                  <c:v>0.42086330935251798</c:v>
                </c:pt>
                <c:pt idx="4092">
                  <c:v>0.402877697841726</c:v>
                </c:pt>
                <c:pt idx="4093">
                  <c:v>0.43525179856115098</c:v>
                </c:pt>
                <c:pt idx="4094">
                  <c:v>0.39208633093525103</c:v>
                </c:pt>
                <c:pt idx="4095">
                  <c:v>0.39208633093525103</c:v>
                </c:pt>
                <c:pt idx="4096">
                  <c:v>0.44604316546762501</c:v>
                </c:pt>
                <c:pt idx="4097">
                  <c:v>0.38129496402877699</c:v>
                </c:pt>
                <c:pt idx="4098">
                  <c:v>0.42805755395683398</c:v>
                </c:pt>
                <c:pt idx="4099">
                  <c:v>0.402877697841726</c:v>
                </c:pt>
                <c:pt idx="4100">
                  <c:v>0.41726618705035901</c:v>
                </c:pt>
                <c:pt idx="4101">
                  <c:v>0.43165467625899201</c:v>
                </c:pt>
                <c:pt idx="4102">
                  <c:v>0.41366906474820098</c:v>
                </c:pt>
                <c:pt idx="4103">
                  <c:v>0.39568345323741</c:v>
                </c:pt>
                <c:pt idx="4104">
                  <c:v>0.44604316546762501</c:v>
                </c:pt>
                <c:pt idx="4105">
                  <c:v>0.38489208633093502</c:v>
                </c:pt>
                <c:pt idx="4106">
                  <c:v>0.32374100719424398</c:v>
                </c:pt>
                <c:pt idx="4107">
                  <c:v>0.42086330935251798</c:v>
                </c:pt>
                <c:pt idx="4108">
                  <c:v>0.44964028776978399</c:v>
                </c:pt>
                <c:pt idx="4109">
                  <c:v>0.37769784172661802</c:v>
                </c:pt>
                <c:pt idx="4110">
                  <c:v>0.36690647482014299</c:v>
                </c:pt>
                <c:pt idx="4111">
                  <c:v>0.41726618705035901</c:v>
                </c:pt>
                <c:pt idx="4112">
                  <c:v>0.40647482014388397</c:v>
                </c:pt>
                <c:pt idx="4113">
                  <c:v>0.388489208633093</c:v>
                </c:pt>
                <c:pt idx="4114">
                  <c:v>0.37410071942445999</c:v>
                </c:pt>
                <c:pt idx="4115">
                  <c:v>0.410071942446043</c:v>
                </c:pt>
                <c:pt idx="4116">
                  <c:v>0.37050359712230202</c:v>
                </c:pt>
                <c:pt idx="4117">
                  <c:v>0.36330935251798502</c:v>
                </c:pt>
                <c:pt idx="4118">
                  <c:v>0.41726618705035901</c:v>
                </c:pt>
                <c:pt idx="4119">
                  <c:v>0.41366906474820098</c:v>
                </c:pt>
                <c:pt idx="4120">
                  <c:v>0.42086330935251798</c:v>
                </c:pt>
                <c:pt idx="4121">
                  <c:v>0.36690647482014299</c:v>
                </c:pt>
                <c:pt idx="4122">
                  <c:v>0.39568345323741</c:v>
                </c:pt>
                <c:pt idx="4123">
                  <c:v>0.43525179856115098</c:v>
                </c:pt>
                <c:pt idx="4124">
                  <c:v>0.45323741007194202</c:v>
                </c:pt>
                <c:pt idx="4125">
                  <c:v>0.42805755395683398</c:v>
                </c:pt>
                <c:pt idx="4126">
                  <c:v>0.42805755395683398</c:v>
                </c:pt>
                <c:pt idx="4127">
                  <c:v>0.39208633093525103</c:v>
                </c:pt>
                <c:pt idx="4128">
                  <c:v>0.402877697841726</c:v>
                </c:pt>
                <c:pt idx="4129">
                  <c:v>0.43525179856115098</c:v>
                </c:pt>
                <c:pt idx="4130">
                  <c:v>0.43525179856115098</c:v>
                </c:pt>
                <c:pt idx="4131">
                  <c:v>0.39928057553956797</c:v>
                </c:pt>
                <c:pt idx="4132">
                  <c:v>0.34172661870503501</c:v>
                </c:pt>
                <c:pt idx="4133">
                  <c:v>0.45683453237409999</c:v>
                </c:pt>
                <c:pt idx="4134">
                  <c:v>0.410071942446043</c:v>
                </c:pt>
                <c:pt idx="4135">
                  <c:v>0.40647482014388397</c:v>
                </c:pt>
                <c:pt idx="4136">
                  <c:v>0.39208633093525103</c:v>
                </c:pt>
                <c:pt idx="4137">
                  <c:v>0.41726618705035901</c:v>
                </c:pt>
                <c:pt idx="4138">
                  <c:v>0.42446043165467601</c:v>
                </c:pt>
                <c:pt idx="4139">
                  <c:v>0.388489208633093</c:v>
                </c:pt>
                <c:pt idx="4140">
                  <c:v>0.39928057553956797</c:v>
                </c:pt>
                <c:pt idx="4141">
                  <c:v>0.38489208633093502</c:v>
                </c:pt>
                <c:pt idx="4142">
                  <c:v>0.43884892086330901</c:v>
                </c:pt>
                <c:pt idx="4143">
                  <c:v>0.42805755395683398</c:v>
                </c:pt>
                <c:pt idx="4144">
                  <c:v>0.402877697841726</c:v>
                </c:pt>
                <c:pt idx="4145">
                  <c:v>0.42086330935251798</c:v>
                </c:pt>
                <c:pt idx="4146">
                  <c:v>0.39568345323741</c:v>
                </c:pt>
                <c:pt idx="4147">
                  <c:v>0.37769784172661802</c:v>
                </c:pt>
                <c:pt idx="4148">
                  <c:v>0.45683453237409999</c:v>
                </c:pt>
                <c:pt idx="4149">
                  <c:v>0.37769784172661802</c:v>
                </c:pt>
                <c:pt idx="4150">
                  <c:v>0.410071942446043</c:v>
                </c:pt>
                <c:pt idx="4151">
                  <c:v>0.41726618705035901</c:v>
                </c:pt>
                <c:pt idx="4152">
                  <c:v>0.410071942446043</c:v>
                </c:pt>
                <c:pt idx="4153">
                  <c:v>0.34172661870503501</c:v>
                </c:pt>
                <c:pt idx="4154">
                  <c:v>0.42805755395683398</c:v>
                </c:pt>
                <c:pt idx="4155">
                  <c:v>0.41726618705035901</c:v>
                </c:pt>
                <c:pt idx="4156">
                  <c:v>0.38489208633093502</c:v>
                </c:pt>
                <c:pt idx="4157">
                  <c:v>0.39568345323741</c:v>
                </c:pt>
                <c:pt idx="4158">
                  <c:v>0.42446043165467601</c:v>
                </c:pt>
                <c:pt idx="4159">
                  <c:v>0.42086330935251798</c:v>
                </c:pt>
                <c:pt idx="4160">
                  <c:v>0.41366906474820098</c:v>
                </c:pt>
                <c:pt idx="4161">
                  <c:v>0.43884892086330901</c:v>
                </c:pt>
                <c:pt idx="4162">
                  <c:v>0.39928057553956797</c:v>
                </c:pt>
                <c:pt idx="4163">
                  <c:v>0.43884892086330901</c:v>
                </c:pt>
                <c:pt idx="4164">
                  <c:v>0.42805755395683398</c:v>
                </c:pt>
                <c:pt idx="4165">
                  <c:v>0.43884892086330901</c:v>
                </c:pt>
                <c:pt idx="4166">
                  <c:v>0.36330935251798502</c:v>
                </c:pt>
                <c:pt idx="4167">
                  <c:v>0.43165467625899201</c:v>
                </c:pt>
                <c:pt idx="4168">
                  <c:v>0.39568345323741</c:v>
                </c:pt>
                <c:pt idx="4169">
                  <c:v>0.43165467625899201</c:v>
                </c:pt>
                <c:pt idx="4170">
                  <c:v>0.37410071942445999</c:v>
                </c:pt>
                <c:pt idx="4171">
                  <c:v>0.42805755395683398</c:v>
                </c:pt>
                <c:pt idx="4172">
                  <c:v>0.39208633093525103</c:v>
                </c:pt>
                <c:pt idx="4173">
                  <c:v>0.42446043165467601</c:v>
                </c:pt>
                <c:pt idx="4174">
                  <c:v>0.36330935251798502</c:v>
                </c:pt>
                <c:pt idx="4175">
                  <c:v>0.44244604316546698</c:v>
                </c:pt>
                <c:pt idx="4176">
                  <c:v>0.42446043165467601</c:v>
                </c:pt>
                <c:pt idx="4177">
                  <c:v>0.42446043165467601</c:v>
                </c:pt>
                <c:pt idx="4178">
                  <c:v>0.37769784172661802</c:v>
                </c:pt>
                <c:pt idx="4179">
                  <c:v>0.37410071942445999</c:v>
                </c:pt>
                <c:pt idx="4180">
                  <c:v>0.41726618705035901</c:v>
                </c:pt>
                <c:pt idx="4181">
                  <c:v>0.38489208633093502</c:v>
                </c:pt>
                <c:pt idx="4182">
                  <c:v>0.388489208633093</c:v>
                </c:pt>
                <c:pt idx="4183">
                  <c:v>0.35971223021582699</c:v>
                </c:pt>
                <c:pt idx="4184">
                  <c:v>0.42446043165467601</c:v>
                </c:pt>
                <c:pt idx="4185">
                  <c:v>0.43525179856115098</c:v>
                </c:pt>
                <c:pt idx="4186">
                  <c:v>0.44964028776978399</c:v>
                </c:pt>
                <c:pt idx="4187">
                  <c:v>0.38129496402877699</c:v>
                </c:pt>
                <c:pt idx="4188">
                  <c:v>0.402877697841726</c:v>
                </c:pt>
                <c:pt idx="4189">
                  <c:v>0.38129496402877699</c:v>
                </c:pt>
                <c:pt idx="4190">
                  <c:v>0.43165467625899201</c:v>
                </c:pt>
                <c:pt idx="4191">
                  <c:v>0.39208633093525103</c:v>
                </c:pt>
                <c:pt idx="4192">
                  <c:v>0.43165467625899201</c:v>
                </c:pt>
                <c:pt idx="4193">
                  <c:v>0.42805755395683398</c:v>
                </c:pt>
                <c:pt idx="4194">
                  <c:v>0.402877697841726</c:v>
                </c:pt>
                <c:pt idx="4195">
                  <c:v>0.37050359712230202</c:v>
                </c:pt>
                <c:pt idx="4196">
                  <c:v>0.44244604316546698</c:v>
                </c:pt>
                <c:pt idx="4197">
                  <c:v>0.44244604316546698</c:v>
                </c:pt>
                <c:pt idx="4198">
                  <c:v>0.45323741007194202</c:v>
                </c:pt>
                <c:pt idx="4199">
                  <c:v>0.40647482014388397</c:v>
                </c:pt>
                <c:pt idx="4200">
                  <c:v>0.40647482014388397</c:v>
                </c:pt>
                <c:pt idx="4201">
                  <c:v>0.39208633093525103</c:v>
                </c:pt>
                <c:pt idx="4202">
                  <c:v>0.44964028776978399</c:v>
                </c:pt>
                <c:pt idx="4203">
                  <c:v>0.39928057553956797</c:v>
                </c:pt>
                <c:pt idx="4204">
                  <c:v>0.410071942446043</c:v>
                </c:pt>
                <c:pt idx="4205">
                  <c:v>0.40647482014388397</c:v>
                </c:pt>
                <c:pt idx="4206">
                  <c:v>0.388489208633093</c:v>
                </c:pt>
                <c:pt idx="4207">
                  <c:v>0.37050359712230202</c:v>
                </c:pt>
                <c:pt idx="4208">
                  <c:v>0.402877697841726</c:v>
                </c:pt>
                <c:pt idx="4209">
                  <c:v>0.402877697841726</c:v>
                </c:pt>
                <c:pt idx="4210">
                  <c:v>0.39568345323741</c:v>
                </c:pt>
                <c:pt idx="4211">
                  <c:v>0.40647482014388397</c:v>
                </c:pt>
                <c:pt idx="4212">
                  <c:v>0.42446043165467601</c:v>
                </c:pt>
                <c:pt idx="4213">
                  <c:v>0.42446043165467601</c:v>
                </c:pt>
                <c:pt idx="4214">
                  <c:v>0.41726618705035901</c:v>
                </c:pt>
                <c:pt idx="4215">
                  <c:v>0.40647482014388397</c:v>
                </c:pt>
                <c:pt idx="4216">
                  <c:v>0.388489208633093</c:v>
                </c:pt>
                <c:pt idx="4217">
                  <c:v>0.37769784172661802</c:v>
                </c:pt>
                <c:pt idx="4218">
                  <c:v>0.41726618705035901</c:v>
                </c:pt>
                <c:pt idx="4219">
                  <c:v>0.41726618705035901</c:v>
                </c:pt>
                <c:pt idx="4220">
                  <c:v>0.42446043165467601</c:v>
                </c:pt>
                <c:pt idx="4221">
                  <c:v>0.48201438848920802</c:v>
                </c:pt>
                <c:pt idx="4222">
                  <c:v>0.410071942446043</c:v>
                </c:pt>
                <c:pt idx="4223">
                  <c:v>0.42446043165467601</c:v>
                </c:pt>
                <c:pt idx="4224">
                  <c:v>0.41726618705035901</c:v>
                </c:pt>
                <c:pt idx="4225">
                  <c:v>0.45683453237409999</c:v>
                </c:pt>
                <c:pt idx="4226">
                  <c:v>0.42805755395683398</c:v>
                </c:pt>
                <c:pt idx="4227">
                  <c:v>0.39568345323741</c:v>
                </c:pt>
                <c:pt idx="4228">
                  <c:v>0.44964028776978399</c:v>
                </c:pt>
                <c:pt idx="4229">
                  <c:v>0.42446043165467601</c:v>
                </c:pt>
                <c:pt idx="4230">
                  <c:v>0.42086330935251798</c:v>
                </c:pt>
                <c:pt idx="4231">
                  <c:v>0.44964028776978399</c:v>
                </c:pt>
                <c:pt idx="4232">
                  <c:v>0.42805755395683398</c:v>
                </c:pt>
                <c:pt idx="4233">
                  <c:v>0.402877697841726</c:v>
                </c:pt>
                <c:pt idx="4234">
                  <c:v>0.36690647482014299</c:v>
                </c:pt>
                <c:pt idx="4235">
                  <c:v>0.42446043165467601</c:v>
                </c:pt>
                <c:pt idx="4236">
                  <c:v>0.48920863309352502</c:v>
                </c:pt>
                <c:pt idx="4237">
                  <c:v>0.402877697841726</c:v>
                </c:pt>
                <c:pt idx="4238">
                  <c:v>0.39928057553956797</c:v>
                </c:pt>
                <c:pt idx="4239">
                  <c:v>0.39928057553956797</c:v>
                </c:pt>
                <c:pt idx="4240">
                  <c:v>0.37769784172661802</c:v>
                </c:pt>
                <c:pt idx="4241">
                  <c:v>0.43165467625899201</c:v>
                </c:pt>
                <c:pt idx="4242">
                  <c:v>0.39208633093525103</c:v>
                </c:pt>
                <c:pt idx="4243">
                  <c:v>0.410071942446043</c:v>
                </c:pt>
                <c:pt idx="4244">
                  <c:v>0.43525179856115098</c:v>
                </c:pt>
                <c:pt idx="4245">
                  <c:v>0.44604316546762501</c:v>
                </c:pt>
                <c:pt idx="4246">
                  <c:v>0.43165467625899201</c:v>
                </c:pt>
                <c:pt idx="4247">
                  <c:v>0.402877697841726</c:v>
                </c:pt>
                <c:pt idx="4248">
                  <c:v>0.47841726618704999</c:v>
                </c:pt>
                <c:pt idx="4249">
                  <c:v>0.42086330935251798</c:v>
                </c:pt>
                <c:pt idx="4250">
                  <c:v>0.42086330935251798</c:v>
                </c:pt>
                <c:pt idx="4251">
                  <c:v>0.410071942446043</c:v>
                </c:pt>
                <c:pt idx="4252">
                  <c:v>0.45323741007194202</c:v>
                </c:pt>
                <c:pt idx="4253">
                  <c:v>0.38129496402877699</c:v>
                </c:pt>
                <c:pt idx="4254">
                  <c:v>0.41366906474820098</c:v>
                </c:pt>
                <c:pt idx="4255">
                  <c:v>0.410071942446043</c:v>
                </c:pt>
                <c:pt idx="4256">
                  <c:v>0.43525179856115098</c:v>
                </c:pt>
                <c:pt idx="4257">
                  <c:v>0.43884892086330901</c:v>
                </c:pt>
                <c:pt idx="4258">
                  <c:v>0.410071942446043</c:v>
                </c:pt>
                <c:pt idx="4259">
                  <c:v>0.43165467625899201</c:v>
                </c:pt>
                <c:pt idx="4260">
                  <c:v>0.38129496402877699</c:v>
                </c:pt>
                <c:pt idx="4261">
                  <c:v>0.39928057553956797</c:v>
                </c:pt>
                <c:pt idx="4262">
                  <c:v>0.39568345323741</c:v>
                </c:pt>
                <c:pt idx="4263">
                  <c:v>0.39208633093525103</c:v>
                </c:pt>
                <c:pt idx="4264">
                  <c:v>0.43165467625899201</c:v>
                </c:pt>
                <c:pt idx="4265">
                  <c:v>0.42805755395683398</c:v>
                </c:pt>
                <c:pt idx="4266">
                  <c:v>0.38129496402877699</c:v>
                </c:pt>
                <c:pt idx="4267">
                  <c:v>0.42805755395683398</c:v>
                </c:pt>
                <c:pt idx="4268">
                  <c:v>0.36690647482014299</c:v>
                </c:pt>
                <c:pt idx="4269">
                  <c:v>0.43884892086330901</c:v>
                </c:pt>
                <c:pt idx="4270">
                  <c:v>0.41366906474820098</c:v>
                </c:pt>
                <c:pt idx="4271">
                  <c:v>0.388489208633093</c:v>
                </c:pt>
                <c:pt idx="4272">
                  <c:v>0.38129496402877699</c:v>
                </c:pt>
                <c:pt idx="4273">
                  <c:v>0.402877697841726</c:v>
                </c:pt>
                <c:pt idx="4274">
                  <c:v>0.36690647482014299</c:v>
                </c:pt>
                <c:pt idx="4275">
                  <c:v>0.410071942446043</c:v>
                </c:pt>
                <c:pt idx="4276">
                  <c:v>0.38489208633093502</c:v>
                </c:pt>
                <c:pt idx="4277">
                  <c:v>0.42446043165467601</c:v>
                </c:pt>
                <c:pt idx="4278">
                  <c:v>0.37050359712230202</c:v>
                </c:pt>
                <c:pt idx="4279">
                  <c:v>0.410071942446043</c:v>
                </c:pt>
                <c:pt idx="4280">
                  <c:v>0.37410071942445999</c:v>
                </c:pt>
                <c:pt idx="4281">
                  <c:v>0.45323741007194202</c:v>
                </c:pt>
                <c:pt idx="4282">
                  <c:v>0.42446043165467601</c:v>
                </c:pt>
                <c:pt idx="4283">
                  <c:v>0.40647482014388397</c:v>
                </c:pt>
                <c:pt idx="4284">
                  <c:v>0.41366906474820098</c:v>
                </c:pt>
                <c:pt idx="4285">
                  <c:v>0.35971223021582699</c:v>
                </c:pt>
                <c:pt idx="4286">
                  <c:v>0.42086330935251798</c:v>
                </c:pt>
                <c:pt idx="4287">
                  <c:v>0.410071942446043</c:v>
                </c:pt>
                <c:pt idx="4288">
                  <c:v>0.42805755395683398</c:v>
                </c:pt>
                <c:pt idx="4289">
                  <c:v>0.42805755395683398</c:v>
                </c:pt>
                <c:pt idx="4290">
                  <c:v>0.42086330935251798</c:v>
                </c:pt>
                <c:pt idx="4291">
                  <c:v>0.410071942446043</c:v>
                </c:pt>
                <c:pt idx="4292">
                  <c:v>0.38129496402877699</c:v>
                </c:pt>
                <c:pt idx="4293">
                  <c:v>0.40647482014388397</c:v>
                </c:pt>
                <c:pt idx="4294">
                  <c:v>0.388489208633093</c:v>
                </c:pt>
                <c:pt idx="4295">
                  <c:v>0.41726618705035901</c:v>
                </c:pt>
                <c:pt idx="4296">
                  <c:v>0.38129496402877699</c:v>
                </c:pt>
                <c:pt idx="4297">
                  <c:v>0.38129496402877699</c:v>
                </c:pt>
                <c:pt idx="4298">
                  <c:v>0.41726618705035901</c:v>
                </c:pt>
                <c:pt idx="4299">
                  <c:v>0.40647482014388397</c:v>
                </c:pt>
                <c:pt idx="4300">
                  <c:v>0.42805755395683398</c:v>
                </c:pt>
                <c:pt idx="4301">
                  <c:v>0.402877697841726</c:v>
                </c:pt>
                <c:pt idx="4302">
                  <c:v>0.39568345323741</c:v>
                </c:pt>
                <c:pt idx="4303">
                  <c:v>0.35611510791366902</c:v>
                </c:pt>
                <c:pt idx="4304">
                  <c:v>0.44964028776978399</c:v>
                </c:pt>
                <c:pt idx="4305">
                  <c:v>0.35971223021582699</c:v>
                </c:pt>
                <c:pt idx="4306">
                  <c:v>0.37050359712230202</c:v>
                </c:pt>
                <c:pt idx="4307">
                  <c:v>0.42446043165467601</c:v>
                </c:pt>
                <c:pt idx="4308">
                  <c:v>0.39928057553956797</c:v>
                </c:pt>
                <c:pt idx="4309">
                  <c:v>0.41726618705035901</c:v>
                </c:pt>
                <c:pt idx="4310">
                  <c:v>0.388489208633093</c:v>
                </c:pt>
                <c:pt idx="4311">
                  <c:v>0.39928057553956797</c:v>
                </c:pt>
                <c:pt idx="4312">
                  <c:v>0.38489208633093502</c:v>
                </c:pt>
                <c:pt idx="4313">
                  <c:v>0.41366906474820098</c:v>
                </c:pt>
                <c:pt idx="4314">
                  <c:v>0.45323741007194202</c:v>
                </c:pt>
                <c:pt idx="4315">
                  <c:v>0.41726618705035901</c:v>
                </c:pt>
                <c:pt idx="4316">
                  <c:v>0.42086330935251798</c:v>
                </c:pt>
                <c:pt idx="4317">
                  <c:v>0.42086330935251798</c:v>
                </c:pt>
                <c:pt idx="4318">
                  <c:v>0.39928057553956797</c:v>
                </c:pt>
                <c:pt idx="4319">
                  <c:v>0.39208633093525103</c:v>
                </c:pt>
                <c:pt idx="4320">
                  <c:v>0.41366906474820098</c:v>
                </c:pt>
                <c:pt idx="4321">
                  <c:v>0.402877697841726</c:v>
                </c:pt>
                <c:pt idx="4322">
                  <c:v>0.42446043165467601</c:v>
                </c:pt>
                <c:pt idx="4323">
                  <c:v>0.42446043165467601</c:v>
                </c:pt>
                <c:pt idx="4324">
                  <c:v>0.34892086330935201</c:v>
                </c:pt>
                <c:pt idx="4325">
                  <c:v>0.33093525179856098</c:v>
                </c:pt>
                <c:pt idx="4326">
                  <c:v>0.36330935251798502</c:v>
                </c:pt>
                <c:pt idx="4327">
                  <c:v>0.410071942446043</c:v>
                </c:pt>
                <c:pt idx="4328">
                  <c:v>0.40647482014388397</c:v>
                </c:pt>
                <c:pt idx="4329">
                  <c:v>0.40647482014388397</c:v>
                </c:pt>
                <c:pt idx="4330">
                  <c:v>0.43525179856115098</c:v>
                </c:pt>
                <c:pt idx="4331">
                  <c:v>0.410071942446043</c:v>
                </c:pt>
                <c:pt idx="4332">
                  <c:v>0.39568345323741</c:v>
                </c:pt>
                <c:pt idx="4333">
                  <c:v>0.37050359712230202</c:v>
                </c:pt>
                <c:pt idx="4334">
                  <c:v>0.42805755395683398</c:v>
                </c:pt>
                <c:pt idx="4335">
                  <c:v>0.41726618705035901</c:v>
                </c:pt>
                <c:pt idx="4336">
                  <c:v>0.402877697841726</c:v>
                </c:pt>
                <c:pt idx="4337">
                  <c:v>0.45683453237409999</c:v>
                </c:pt>
                <c:pt idx="4338">
                  <c:v>0.402877697841726</c:v>
                </c:pt>
                <c:pt idx="4339">
                  <c:v>0.39928057553956797</c:v>
                </c:pt>
                <c:pt idx="4340">
                  <c:v>0.38129496402877699</c:v>
                </c:pt>
                <c:pt idx="4341">
                  <c:v>0.41366906474820098</c:v>
                </c:pt>
                <c:pt idx="4342">
                  <c:v>0.410071942446043</c:v>
                </c:pt>
                <c:pt idx="4343">
                  <c:v>0.44244604316546698</c:v>
                </c:pt>
                <c:pt idx="4344">
                  <c:v>0.42086330935251798</c:v>
                </c:pt>
                <c:pt idx="4345">
                  <c:v>0.388489208633093</c:v>
                </c:pt>
                <c:pt idx="4346">
                  <c:v>0.43884892086330901</c:v>
                </c:pt>
                <c:pt idx="4347">
                  <c:v>0.39568345323741</c:v>
                </c:pt>
                <c:pt idx="4348">
                  <c:v>0.388489208633093</c:v>
                </c:pt>
                <c:pt idx="4349">
                  <c:v>0.42446043165467601</c:v>
                </c:pt>
                <c:pt idx="4350">
                  <c:v>0.38489208633093502</c:v>
                </c:pt>
                <c:pt idx="4351">
                  <c:v>0.39568345323741</c:v>
                </c:pt>
                <c:pt idx="4352">
                  <c:v>0.402877697841726</c:v>
                </c:pt>
                <c:pt idx="4353">
                  <c:v>0.36690647482014299</c:v>
                </c:pt>
                <c:pt idx="4354">
                  <c:v>0.38129496402877699</c:v>
                </c:pt>
                <c:pt idx="4355">
                  <c:v>0.402877697841726</c:v>
                </c:pt>
                <c:pt idx="4356">
                  <c:v>0.410071942446043</c:v>
                </c:pt>
                <c:pt idx="4357">
                  <c:v>0.39928057553956797</c:v>
                </c:pt>
                <c:pt idx="4358">
                  <c:v>0.402877697841726</c:v>
                </c:pt>
                <c:pt idx="4359">
                  <c:v>0.410071942446043</c:v>
                </c:pt>
                <c:pt idx="4360">
                  <c:v>0.43165467625899201</c:v>
                </c:pt>
                <c:pt idx="4361">
                  <c:v>0.41366906474820098</c:v>
                </c:pt>
                <c:pt idx="4362">
                  <c:v>0.388489208633093</c:v>
                </c:pt>
                <c:pt idx="4363">
                  <c:v>0.47841726618704999</c:v>
                </c:pt>
                <c:pt idx="4364">
                  <c:v>0.43525179856115098</c:v>
                </c:pt>
                <c:pt idx="4365">
                  <c:v>0.41366906474820098</c:v>
                </c:pt>
                <c:pt idx="4366">
                  <c:v>0.43165467625899201</c:v>
                </c:pt>
                <c:pt idx="4367">
                  <c:v>0.41726618705035901</c:v>
                </c:pt>
                <c:pt idx="4368">
                  <c:v>0.37769784172661802</c:v>
                </c:pt>
                <c:pt idx="4369">
                  <c:v>0.44964028776978399</c:v>
                </c:pt>
                <c:pt idx="4370">
                  <c:v>0.44604316546762501</c:v>
                </c:pt>
                <c:pt idx="4371">
                  <c:v>0.38129496402877699</c:v>
                </c:pt>
                <c:pt idx="4372">
                  <c:v>0.43884892086330901</c:v>
                </c:pt>
                <c:pt idx="4373">
                  <c:v>0.45683453237409999</c:v>
                </c:pt>
                <c:pt idx="4374">
                  <c:v>0.38129496402877699</c:v>
                </c:pt>
                <c:pt idx="4375">
                  <c:v>0.43525179856115098</c:v>
                </c:pt>
                <c:pt idx="4376">
                  <c:v>0.37410071942445999</c:v>
                </c:pt>
                <c:pt idx="4377">
                  <c:v>0.46762589928057502</c:v>
                </c:pt>
                <c:pt idx="4378">
                  <c:v>0.39928057553956797</c:v>
                </c:pt>
                <c:pt idx="4379">
                  <c:v>0.39208633093525103</c:v>
                </c:pt>
                <c:pt idx="4380">
                  <c:v>0.410071942446043</c:v>
                </c:pt>
                <c:pt idx="4381">
                  <c:v>0.402877697841726</c:v>
                </c:pt>
                <c:pt idx="4382">
                  <c:v>0.45323741007194202</c:v>
                </c:pt>
                <c:pt idx="4383">
                  <c:v>0.43884892086330901</c:v>
                </c:pt>
                <c:pt idx="4384">
                  <c:v>0.43525179856115098</c:v>
                </c:pt>
                <c:pt idx="4385">
                  <c:v>0.39928057553956797</c:v>
                </c:pt>
                <c:pt idx="4386">
                  <c:v>0.38489208633093502</c:v>
                </c:pt>
                <c:pt idx="4387">
                  <c:v>0.39568345323741</c:v>
                </c:pt>
                <c:pt idx="4388">
                  <c:v>0.41726618705035901</c:v>
                </c:pt>
                <c:pt idx="4389">
                  <c:v>0.39568345323741</c:v>
                </c:pt>
                <c:pt idx="4390">
                  <c:v>0.38489208633093502</c:v>
                </c:pt>
                <c:pt idx="4391">
                  <c:v>0.38129496402877699</c:v>
                </c:pt>
                <c:pt idx="4392">
                  <c:v>0.38489208633093502</c:v>
                </c:pt>
                <c:pt idx="4393">
                  <c:v>0.37050359712230202</c:v>
                </c:pt>
                <c:pt idx="4394">
                  <c:v>0.46402877697841699</c:v>
                </c:pt>
                <c:pt idx="4395">
                  <c:v>0.388489208633093</c:v>
                </c:pt>
                <c:pt idx="4396">
                  <c:v>0.40647482014388397</c:v>
                </c:pt>
                <c:pt idx="4397">
                  <c:v>0.43165467625899201</c:v>
                </c:pt>
                <c:pt idx="4398">
                  <c:v>0.388489208633093</c:v>
                </c:pt>
                <c:pt idx="4399">
                  <c:v>0.40647482014388397</c:v>
                </c:pt>
                <c:pt idx="4400">
                  <c:v>0.402877697841726</c:v>
                </c:pt>
                <c:pt idx="4401">
                  <c:v>0.42805755395683398</c:v>
                </c:pt>
                <c:pt idx="4402">
                  <c:v>0.42805755395683398</c:v>
                </c:pt>
                <c:pt idx="4403">
                  <c:v>0.38129496402877699</c:v>
                </c:pt>
                <c:pt idx="4404">
                  <c:v>0.45683453237409999</c:v>
                </c:pt>
                <c:pt idx="4405">
                  <c:v>0.44244604316546698</c:v>
                </c:pt>
                <c:pt idx="4406">
                  <c:v>0.43165467625899201</c:v>
                </c:pt>
                <c:pt idx="4407">
                  <c:v>0.39568345323741</c:v>
                </c:pt>
                <c:pt idx="4408">
                  <c:v>0.38489208633093502</c:v>
                </c:pt>
                <c:pt idx="4409">
                  <c:v>0.39928057553956797</c:v>
                </c:pt>
                <c:pt idx="4410">
                  <c:v>0.38489208633093502</c:v>
                </c:pt>
                <c:pt idx="4411">
                  <c:v>0.42805755395683398</c:v>
                </c:pt>
                <c:pt idx="4412">
                  <c:v>0.33812949640287698</c:v>
                </c:pt>
                <c:pt idx="4413">
                  <c:v>0.43525179856115098</c:v>
                </c:pt>
                <c:pt idx="4414">
                  <c:v>0.45323741007194202</c:v>
                </c:pt>
                <c:pt idx="4415">
                  <c:v>0.39208633093525103</c:v>
                </c:pt>
                <c:pt idx="4416">
                  <c:v>0.44964028776978399</c:v>
                </c:pt>
                <c:pt idx="4417">
                  <c:v>0.43884892086330901</c:v>
                </c:pt>
                <c:pt idx="4418">
                  <c:v>0.37050359712230202</c:v>
                </c:pt>
                <c:pt idx="4419">
                  <c:v>0.40647482014388397</c:v>
                </c:pt>
                <c:pt idx="4420">
                  <c:v>0.38489208633093502</c:v>
                </c:pt>
                <c:pt idx="4421">
                  <c:v>0.41366906474820098</c:v>
                </c:pt>
                <c:pt idx="4422">
                  <c:v>0.39568345323741</c:v>
                </c:pt>
                <c:pt idx="4423">
                  <c:v>0.40647482014388397</c:v>
                </c:pt>
                <c:pt idx="4424">
                  <c:v>0.39208633093525103</c:v>
                </c:pt>
                <c:pt idx="4425">
                  <c:v>0.44604316546762501</c:v>
                </c:pt>
                <c:pt idx="4426">
                  <c:v>0.38129496402877699</c:v>
                </c:pt>
                <c:pt idx="4427">
                  <c:v>0.42446043165467601</c:v>
                </c:pt>
                <c:pt idx="4428">
                  <c:v>0.39568345323741</c:v>
                </c:pt>
                <c:pt idx="4429">
                  <c:v>0.37410071942445999</c:v>
                </c:pt>
                <c:pt idx="4430">
                  <c:v>0.46043165467625902</c:v>
                </c:pt>
                <c:pt idx="4431">
                  <c:v>0.41726618705035901</c:v>
                </c:pt>
                <c:pt idx="4432">
                  <c:v>0.45323741007194202</c:v>
                </c:pt>
                <c:pt idx="4433">
                  <c:v>0.39928057553956797</c:v>
                </c:pt>
                <c:pt idx="4434">
                  <c:v>0.36690647482014299</c:v>
                </c:pt>
                <c:pt idx="4435">
                  <c:v>0.39568345323741</c:v>
                </c:pt>
                <c:pt idx="4436">
                  <c:v>0.39928057553956797</c:v>
                </c:pt>
                <c:pt idx="4437">
                  <c:v>0.42086330935251798</c:v>
                </c:pt>
                <c:pt idx="4438">
                  <c:v>0.41726618705035901</c:v>
                </c:pt>
                <c:pt idx="4439">
                  <c:v>0.402877697841726</c:v>
                </c:pt>
                <c:pt idx="4440">
                  <c:v>0.43165467625899201</c:v>
                </c:pt>
                <c:pt idx="4441">
                  <c:v>0.39568345323741</c:v>
                </c:pt>
                <c:pt idx="4442">
                  <c:v>0.37769784172661802</c:v>
                </c:pt>
                <c:pt idx="4443">
                  <c:v>0.42446043165467601</c:v>
                </c:pt>
                <c:pt idx="4444">
                  <c:v>0.41726618705035901</c:v>
                </c:pt>
                <c:pt idx="4445">
                  <c:v>0.43165467625899201</c:v>
                </c:pt>
                <c:pt idx="4446">
                  <c:v>0.40647482014388397</c:v>
                </c:pt>
                <c:pt idx="4447">
                  <c:v>0.39208633093525103</c:v>
                </c:pt>
                <c:pt idx="4448">
                  <c:v>0.410071942446043</c:v>
                </c:pt>
                <c:pt idx="4449">
                  <c:v>0.39568345323741</c:v>
                </c:pt>
                <c:pt idx="4450">
                  <c:v>0.40647482014388397</c:v>
                </c:pt>
                <c:pt idx="4451">
                  <c:v>0.42805755395683398</c:v>
                </c:pt>
                <c:pt idx="4452">
                  <c:v>0.388489208633093</c:v>
                </c:pt>
                <c:pt idx="4453">
                  <c:v>0.36330935251798502</c:v>
                </c:pt>
                <c:pt idx="4454">
                  <c:v>0.40647482014388397</c:v>
                </c:pt>
                <c:pt idx="4455">
                  <c:v>0.42805755395683398</c:v>
                </c:pt>
                <c:pt idx="4456">
                  <c:v>0.41366906474820098</c:v>
                </c:pt>
                <c:pt idx="4457">
                  <c:v>0.42446043165467601</c:v>
                </c:pt>
                <c:pt idx="4458">
                  <c:v>0.35611510791366902</c:v>
                </c:pt>
                <c:pt idx="4459">
                  <c:v>0.42086330935251798</c:v>
                </c:pt>
                <c:pt idx="4460">
                  <c:v>0.40647482014388397</c:v>
                </c:pt>
                <c:pt idx="4461">
                  <c:v>0.46762589928057502</c:v>
                </c:pt>
                <c:pt idx="4462">
                  <c:v>0.402877697841726</c:v>
                </c:pt>
                <c:pt idx="4463">
                  <c:v>0.38129496402877699</c:v>
                </c:pt>
                <c:pt idx="4464">
                  <c:v>0.37410071942445999</c:v>
                </c:pt>
                <c:pt idx="4465">
                  <c:v>0.38129496402877699</c:v>
                </c:pt>
                <c:pt idx="4466">
                  <c:v>0.36330935251798502</c:v>
                </c:pt>
                <c:pt idx="4467">
                  <c:v>0.38489208633093502</c:v>
                </c:pt>
                <c:pt idx="4468">
                  <c:v>0.41366906474820098</c:v>
                </c:pt>
                <c:pt idx="4469">
                  <c:v>0.44244604316546698</c:v>
                </c:pt>
                <c:pt idx="4470">
                  <c:v>0.42086330935251798</c:v>
                </c:pt>
                <c:pt idx="4471">
                  <c:v>0.42446043165467601</c:v>
                </c:pt>
                <c:pt idx="4472">
                  <c:v>0.388489208633093</c:v>
                </c:pt>
                <c:pt idx="4473">
                  <c:v>0.44244604316546698</c:v>
                </c:pt>
                <c:pt idx="4474">
                  <c:v>0.42086330935251798</c:v>
                </c:pt>
                <c:pt idx="4475">
                  <c:v>0.42805755395683398</c:v>
                </c:pt>
                <c:pt idx="4476">
                  <c:v>0.42446043165467601</c:v>
                </c:pt>
                <c:pt idx="4477">
                  <c:v>0.42805755395683398</c:v>
                </c:pt>
                <c:pt idx="4478">
                  <c:v>0.41366906474820098</c:v>
                </c:pt>
                <c:pt idx="4479">
                  <c:v>0.402877697841726</c:v>
                </c:pt>
                <c:pt idx="4480">
                  <c:v>0.42446043165467601</c:v>
                </c:pt>
                <c:pt idx="4481">
                  <c:v>0.37769784172661802</c:v>
                </c:pt>
                <c:pt idx="4482">
                  <c:v>0.402877697841726</c:v>
                </c:pt>
                <c:pt idx="4483">
                  <c:v>0.37410071942445999</c:v>
                </c:pt>
                <c:pt idx="4484">
                  <c:v>0.38489208633093502</c:v>
                </c:pt>
                <c:pt idx="4485">
                  <c:v>0.41726618705035901</c:v>
                </c:pt>
                <c:pt idx="4486">
                  <c:v>0.42446043165467601</c:v>
                </c:pt>
                <c:pt idx="4487">
                  <c:v>0.37769784172661802</c:v>
                </c:pt>
                <c:pt idx="4488">
                  <c:v>0.402877697841726</c:v>
                </c:pt>
                <c:pt idx="4489">
                  <c:v>0.39928057553956797</c:v>
                </c:pt>
                <c:pt idx="4490">
                  <c:v>0.410071942446043</c:v>
                </c:pt>
                <c:pt idx="4491">
                  <c:v>0.38129496402877699</c:v>
                </c:pt>
                <c:pt idx="4492">
                  <c:v>0.402877697841726</c:v>
                </c:pt>
                <c:pt idx="4493">
                  <c:v>0.43884892086330901</c:v>
                </c:pt>
                <c:pt idx="4494">
                  <c:v>0.42805755395683398</c:v>
                </c:pt>
                <c:pt idx="4495">
                  <c:v>0.41726618705035901</c:v>
                </c:pt>
                <c:pt idx="4496">
                  <c:v>0.41366906474820098</c:v>
                </c:pt>
                <c:pt idx="4497">
                  <c:v>0.37410071942445999</c:v>
                </c:pt>
                <c:pt idx="4498">
                  <c:v>0.41366906474820098</c:v>
                </c:pt>
                <c:pt idx="4499">
                  <c:v>0.402877697841726</c:v>
                </c:pt>
                <c:pt idx="4500">
                  <c:v>0.45323741007194202</c:v>
                </c:pt>
                <c:pt idx="4501">
                  <c:v>0.39928057553956797</c:v>
                </c:pt>
                <c:pt idx="4502">
                  <c:v>0.39568345323741</c:v>
                </c:pt>
                <c:pt idx="4503">
                  <c:v>0.39928057553956797</c:v>
                </c:pt>
                <c:pt idx="4504">
                  <c:v>0.43525179856115098</c:v>
                </c:pt>
                <c:pt idx="4505">
                  <c:v>0.41366906474820098</c:v>
                </c:pt>
                <c:pt idx="4506">
                  <c:v>0.43884892086330901</c:v>
                </c:pt>
                <c:pt idx="4507">
                  <c:v>0.45323741007194202</c:v>
                </c:pt>
                <c:pt idx="4508">
                  <c:v>0.41726618705035901</c:v>
                </c:pt>
                <c:pt idx="4509">
                  <c:v>0.42805755395683398</c:v>
                </c:pt>
                <c:pt idx="4510">
                  <c:v>0.40647482014388397</c:v>
                </c:pt>
                <c:pt idx="4511">
                  <c:v>0.44244604316546698</c:v>
                </c:pt>
                <c:pt idx="4512">
                  <c:v>0.39928057553956797</c:v>
                </c:pt>
                <c:pt idx="4513">
                  <c:v>0.39208633093525103</c:v>
                </c:pt>
                <c:pt idx="4514">
                  <c:v>0.45683453237409999</c:v>
                </c:pt>
                <c:pt idx="4515">
                  <c:v>0.42086330935251798</c:v>
                </c:pt>
                <c:pt idx="4516">
                  <c:v>0.41726618705035901</c:v>
                </c:pt>
                <c:pt idx="4517">
                  <c:v>0.39208633093525103</c:v>
                </c:pt>
                <c:pt idx="4518">
                  <c:v>0.41366906474820098</c:v>
                </c:pt>
                <c:pt idx="4519">
                  <c:v>0.41726618705035901</c:v>
                </c:pt>
                <c:pt idx="4520">
                  <c:v>0.40647482014388397</c:v>
                </c:pt>
                <c:pt idx="4521">
                  <c:v>0.410071942446043</c:v>
                </c:pt>
                <c:pt idx="4522">
                  <c:v>0.41366906474820098</c:v>
                </c:pt>
                <c:pt idx="4523">
                  <c:v>0.42086330935251798</c:v>
                </c:pt>
                <c:pt idx="4524">
                  <c:v>0.39928057553956797</c:v>
                </c:pt>
                <c:pt idx="4525">
                  <c:v>0.41366906474820098</c:v>
                </c:pt>
                <c:pt idx="4526">
                  <c:v>0.39208633093525103</c:v>
                </c:pt>
                <c:pt idx="4527">
                  <c:v>0.43525179856115098</c:v>
                </c:pt>
                <c:pt idx="4528">
                  <c:v>0.42446043165467601</c:v>
                </c:pt>
                <c:pt idx="4529">
                  <c:v>0.38489208633093502</c:v>
                </c:pt>
                <c:pt idx="4530">
                  <c:v>0.42805755395683398</c:v>
                </c:pt>
                <c:pt idx="4531">
                  <c:v>0.44244604316546698</c:v>
                </c:pt>
                <c:pt idx="4532">
                  <c:v>0.42086330935251798</c:v>
                </c:pt>
                <c:pt idx="4533">
                  <c:v>0.41726618705035901</c:v>
                </c:pt>
                <c:pt idx="4534">
                  <c:v>0.39568345323741</c:v>
                </c:pt>
                <c:pt idx="4535">
                  <c:v>0.37769784172661802</c:v>
                </c:pt>
                <c:pt idx="4536">
                  <c:v>0.39568345323741</c:v>
                </c:pt>
                <c:pt idx="4537">
                  <c:v>0.37769784172661802</c:v>
                </c:pt>
                <c:pt idx="4538">
                  <c:v>0.388489208633093</c:v>
                </c:pt>
                <c:pt idx="4539">
                  <c:v>0.410071942446043</c:v>
                </c:pt>
                <c:pt idx="4540">
                  <c:v>0.39928057553956797</c:v>
                </c:pt>
                <c:pt idx="4541">
                  <c:v>0.410071942446043</c:v>
                </c:pt>
                <c:pt idx="4542">
                  <c:v>0.41366906474820098</c:v>
                </c:pt>
                <c:pt idx="4543">
                  <c:v>0.44244604316546698</c:v>
                </c:pt>
                <c:pt idx="4544">
                  <c:v>0.39208633093525103</c:v>
                </c:pt>
                <c:pt idx="4545">
                  <c:v>0.37050359712230202</c:v>
                </c:pt>
                <c:pt idx="4546">
                  <c:v>0.43884892086330901</c:v>
                </c:pt>
                <c:pt idx="4547">
                  <c:v>0.39568345323741</c:v>
                </c:pt>
                <c:pt idx="4548">
                  <c:v>0.43525179856115098</c:v>
                </c:pt>
                <c:pt idx="4549">
                  <c:v>0.41366906474820098</c:v>
                </c:pt>
                <c:pt idx="4550">
                  <c:v>0.43525179856115098</c:v>
                </c:pt>
                <c:pt idx="4551">
                  <c:v>0.43165467625899201</c:v>
                </c:pt>
                <c:pt idx="4552">
                  <c:v>0.42805755395683398</c:v>
                </c:pt>
                <c:pt idx="4553">
                  <c:v>0.41726618705035901</c:v>
                </c:pt>
                <c:pt idx="4554">
                  <c:v>0.39928057553956797</c:v>
                </c:pt>
                <c:pt idx="4555">
                  <c:v>0.42446043165467601</c:v>
                </c:pt>
                <c:pt idx="4556">
                  <c:v>0.40647482014388397</c:v>
                </c:pt>
                <c:pt idx="4557">
                  <c:v>0.41726618705035901</c:v>
                </c:pt>
                <c:pt idx="4558">
                  <c:v>0.45683453237409999</c:v>
                </c:pt>
                <c:pt idx="4559">
                  <c:v>0.410071942446043</c:v>
                </c:pt>
                <c:pt idx="4560">
                  <c:v>0.38489208633093502</c:v>
                </c:pt>
                <c:pt idx="4561">
                  <c:v>0.402877697841726</c:v>
                </c:pt>
                <c:pt idx="4562">
                  <c:v>0.39568345323741</c:v>
                </c:pt>
                <c:pt idx="4563">
                  <c:v>0.46762589928057502</c:v>
                </c:pt>
                <c:pt idx="4564">
                  <c:v>0.42805755395683398</c:v>
                </c:pt>
                <c:pt idx="4565">
                  <c:v>0.39208633093525103</c:v>
                </c:pt>
                <c:pt idx="4566">
                  <c:v>0.388489208633093</c:v>
                </c:pt>
                <c:pt idx="4567">
                  <c:v>0.42086330935251798</c:v>
                </c:pt>
                <c:pt idx="4568">
                  <c:v>0.38489208633093502</c:v>
                </c:pt>
                <c:pt idx="4569">
                  <c:v>0.42805755395683398</c:v>
                </c:pt>
                <c:pt idx="4570">
                  <c:v>0.41726618705035901</c:v>
                </c:pt>
                <c:pt idx="4571">
                  <c:v>0.45683453237409999</c:v>
                </c:pt>
                <c:pt idx="4572">
                  <c:v>0.38489208633093502</c:v>
                </c:pt>
                <c:pt idx="4573">
                  <c:v>0.44244604316546698</c:v>
                </c:pt>
                <c:pt idx="4574">
                  <c:v>0.43165467625899201</c:v>
                </c:pt>
                <c:pt idx="4575">
                  <c:v>0.41366906474820098</c:v>
                </c:pt>
                <c:pt idx="4576">
                  <c:v>0.37410071942445999</c:v>
                </c:pt>
                <c:pt idx="4577">
                  <c:v>0.42086330935251798</c:v>
                </c:pt>
                <c:pt idx="4578">
                  <c:v>0.43884892086330901</c:v>
                </c:pt>
                <c:pt idx="4579">
                  <c:v>0.37769784172661802</c:v>
                </c:pt>
                <c:pt idx="4580">
                  <c:v>0.34532374100719399</c:v>
                </c:pt>
                <c:pt idx="4581">
                  <c:v>0.388489208633093</c:v>
                </c:pt>
                <c:pt idx="4582">
                  <c:v>0.39208633093525103</c:v>
                </c:pt>
                <c:pt idx="4583">
                  <c:v>0.388489208633093</c:v>
                </c:pt>
                <c:pt idx="4584">
                  <c:v>0.39568345323741</c:v>
                </c:pt>
                <c:pt idx="4585">
                  <c:v>0.388489208633093</c:v>
                </c:pt>
                <c:pt idx="4586">
                  <c:v>0.41726618705035901</c:v>
                </c:pt>
                <c:pt idx="4587">
                  <c:v>0.388489208633093</c:v>
                </c:pt>
                <c:pt idx="4588">
                  <c:v>0.410071942446043</c:v>
                </c:pt>
                <c:pt idx="4589">
                  <c:v>0.44604316546762501</c:v>
                </c:pt>
                <c:pt idx="4590">
                  <c:v>0.43525179856115098</c:v>
                </c:pt>
                <c:pt idx="4591">
                  <c:v>0.492805755395683</c:v>
                </c:pt>
                <c:pt idx="4592">
                  <c:v>0.35971223021582699</c:v>
                </c:pt>
                <c:pt idx="4593">
                  <c:v>0.410071942446043</c:v>
                </c:pt>
                <c:pt idx="4594">
                  <c:v>0.37410071942445999</c:v>
                </c:pt>
                <c:pt idx="4595">
                  <c:v>0.45683453237409999</c:v>
                </c:pt>
                <c:pt idx="4596">
                  <c:v>0.39208633093525103</c:v>
                </c:pt>
                <c:pt idx="4597">
                  <c:v>0.43525179856115098</c:v>
                </c:pt>
                <c:pt idx="4598">
                  <c:v>0.388489208633093</c:v>
                </c:pt>
                <c:pt idx="4599">
                  <c:v>0.44604316546762501</c:v>
                </c:pt>
                <c:pt idx="4600">
                  <c:v>0.42805755395683398</c:v>
                </c:pt>
                <c:pt idx="4601">
                  <c:v>0.36690647482014299</c:v>
                </c:pt>
                <c:pt idx="4602">
                  <c:v>0.41726618705035901</c:v>
                </c:pt>
                <c:pt idx="4603">
                  <c:v>0.41726618705035901</c:v>
                </c:pt>
                <c:pt idx="4604">
                  <c:v>0.43884892086330901</c:v>
                </c:pt>
                <c:pt idx="4605">
                  <c:v>0.402877697841726</c:v>
                </c:pt>
                <c:pt idx="4606">
                  <c:v>0.40647482014388397</c:v>
                </c:pt>
                <c:pt idx="4607">
                  <c:v>0.47841726618704999</c:v>
                </c:pt>
                <c:pt idx="4608">
                  <c:v>0.42086330935251798</c:v>
                </c:pt>
                <c:pt idx="4609">
                  <c:v>0.39568345323741</c:v>
                </c:pt>
                <c:pt idx="4610">
                  <c:v>0.38489208633093502</c:v>
                </c:pt>
                <c:pt idx="4611">
                  <c:v>0.42805755395683398</c:v>
                </c:pt>
                <c:pt idx="4612">
                  <c:v>0.40647482014388397</c:v>
                </c:pt>
                <c:pt idx="4613">
                  <c:v>0.44244604316546698</c:v>
                </c:pt>
                <c:pt idx="4614">
                  <c:v>0.388489208633093</c:v>
                </c:pt>
                <c:pt idx="4615">
                  <c:v>0.42446043165467601</c:v>
                </c:pt>
                <c:pt idx="4616">
                  <c:v>0.410071942446043</c:v>
                </c:pt>
                <c:pt idx="4617">
                  <c:v>0.45323741007194202</c:v>
                </c:pt>
                <c:pt idx="4618">
                  <c:v>0.43884892086330901</c:v>
                </c:pt>
                <c:pt idx="4619">
                  <c:v>0.42446043165467601</c:v>
                </c:pt>
                <c:pt idx="4620">
                  <c:v>0.37410071942445999</c:v>
                </c:pt>
                <c:pt idx="4621">
                  <c:v>0.39208633093525103</c:v>
                </c:pt>
                <c:pt idx="4622">
                  <c:v>0.42086330935251798</c:v>
                </c:pt>
                <c:pt idx="4623">
                  <c:v>0.42086330935251798</c:v>
                </c:pt>
                <c:pt idx="4624">
                  <c:v>0.45323741007194202</c:v>
                </c:pt>
                <c:pt idx="4625">
                  <c:v>0.42086330935251798</c:v>
                </c:pt>
                <c:pt idx="4626">
                  <c:v>0.410071942446043</c:v>
                </c:pt>
                <c:pt idx="4627">
                  <c:v>0.44244604316546698</c:v>
                </c:pt>
                <c:pt idx="4628">
                  <c:v>0.42086330935251798</c:v>
                </c:pt>
                <c:pt idx="4629">
                  <c:v>0.41726618705035901</c:v>
                </c:pt>
                <c:pt idx="4630">
                  <c:v>0.40647482014388397</c:v>
                </c:pt>
                <c:pt idx="4631">
                  <c:v>0.39568345323741</c:v>
                </c:pt>
                <c:pt idx="4632">
                  <c:v>0.44604316546762501</c:v>
                </c:pt>
                <c:pt idx="4633">
                  <c:v>0.42805755395683398</c:v>
                </c:pt>
                <c:pt idx="4634">
                  <c:v>0.42446043165467601</c:v>
                </c:pt>
                <c:pt idx="4635">
                  <c:v>0.37769784172661802</c:v>
                </c:pt>
                <c:pt idx="4636">
                  <c:v>0.46043165467625902</c:v>
                </c:pt>
                <c:pt idx="4637">
                  <c:v>0.39928057553956797</c:v>
                </c:pt>
                <c:pt idx="4638">
                  <c:v>0.42446043165467601</c:v>
                </c:pt>
                <c:pt idx="4639">
                  <c:v>0.410071942446043</c:v>
                </c:pt>
                <c:pt idx="4640">
                  <c:v>0.388489208633093</c:v>
                </c:pt>
                <c:pt idx="4641">
                  <c:v>0.43884892086330901</c:v>
                </c:pt>
                <c:pt idx="4642">
                  <c:v>0.38129496402877699</c:v>
                </c:pt>
                <c:pt idx="4643">
                  <c:v>0.41726618705035901</c:v>
                </c:pt>
                <c:pt idx="4644">
                  <c:v>0.44244604316546698</c:v>
                </c:pt>
                <c:pt idx="4645">
                  <c:v>0.43525179856115098</c:v>
                </c:pt>
                <c:pt idx="4646">
                  <c:v>0.41726618705035901</c:v>
                </c:pt>
                <c:pt idx="4647">
                  <c:v>0.42805755395683398</c:v>
                </c:pt>
                <c:pt idx="4648">
                  <c:v>0.42086330935251798</c:v>
                </c:pt>
                <c:pt idx="4649">
                  <c:v>0.39568345323741</c:v>
                </c:pt>
                <c:pt idx="4650">
                  <c:v>0.39568345323741</c:v>
                </c:pt>
                <c:pt idx="4651">
                  <c:v>0.37769784172661802</c:v>
                </c:pt>
                <c:pt idx="4652">
                  <c:v>0.37769784172661802</c:v>
                </c:pt>
                <c:pt idx="4653">
                  <c:v>0.35611510791366902</c:v>
                </c:pt>
                <c:pt idx="4654">
                  <c:v>0.39568345323741</c:v>
                </c:pt>
                <c:pt idx="4655">
                  <c:v>0.44244604316546698</c:v>
                </c:pt>
                <c:pt idx="4656">
                  <c:v>0.41366906474820098</c:v>
                </c:pt>
                <c:pt idx="4657">
                  <c:v>0.44604316546762501</c:v>
                </c:pt>
                <c:pt idx="4658">
                  <c:v>0.36690647482014299</c:v>
                </c:pt>
                <c:pt idx="4659">
                  <c:v>0.40647482014388397</c:v>
                </c:pt>
                <c:pt idx="4660">
                  <c:v>0.41726618705035901</c:v>
                </c:pt>
                <c:pt idx="4661">
                  <c:v>0.44244604316546698</c:v>
                </c:pt>
                <c:pt idx="4662">
                  <c:v>0.44604316546762501</c:v>
                </c:pt>
                <c:pt idx="4663">
                  <c:v>0.42086330935251798</c:v>
                </c:pt>
                <c:pt idx="4664">
                  <c:v>0.35611510791366902</c:v>
                </c:pt>
                <c:pt idx="4665">
                  <c:v>0.41366906474820098</c:v>
                </c:pt>
                <c:pt idx="4666">
                  <c:v>0.37410071942445999</c:v>
                </c:pt>
                <c:pt idx="4667">
                  <c:v>0.39208633093525103</c:v>
                </c:pt>
                <c:pt idx="4668">
                  <c:v>0.37769784172661802</c:v>
                </c:pt>
                <c:pt idx="4669">
                  <c:v>0.388489208633093</c:v>
                </c:pt>
                <c:pt idx="4670">
                  <c:v>0.410071942446043</c:v>
                </c:pt>
                <c:pt idx="4671">
                  <c:v>0.45323741007194202</c:v>
                </c:pt>
                <c:pt idx="4672">
                  <c:v>0.38489208633093502</c:v>
                </c:pt>
                <c:pt idx="4673">
                  <c:v>0.43165467625899201</c:v>
                </c:pt>
                <c:pt idx="4674">
                  <c:v>0.42805755395683398</c:v>
                </c:pt>
                <c:pt idx="4675">
                  <c:v>0.388489208633093</c:v>
                </c:pt>
                <c:pt idx="4676">
                  <c:v>0.44964028776978399</c:v>
                </c:pt>
                <c:pt idx="4677">
                  <c:v>0.410071942446043</c:v>
                </c:pt>
                <c:pt idx="4678">
                  <c:v>0.40647482014388397</c:v>
                </c:pt>
                <c:pt idx="4679">
                  <c:v>0.43165467625899201</c:v>
                </c:pt>
                <c:pt idx="4680">
                  <c:v>0.402877697841726</c:v>
                </c:pt>
                <c:pt idx="4681">
                  <c:v>0.35971223021582699</c:v>
                </c:pt>
                <c:pt idx="4682">
                  <c:v>0.36690647482014299</c:v>
                </c:pt>
                <c:pt idx="4683">
                  <c:v>0.41726618705035901</c:v>
                </c:pt>
                <c:pt idx="4684">
                  <c:v>0.47841726618704999</c:v>
                </c:pt>
                <c:pt idx="4685">
                  <c:v>0.38129496402877699</c:v>
                </c:pt>
                <c:pt idx="4686">
                  <c:v>0.410071942446043</c:v>
                </c:pt>
                <c:pt idx="4687">
                  <c:v>0.38129496402877699</c:v>
                </c:pt>
                <c:pt idx="4688">
                  <c:v>0.43884892086330901</c:v>
                </c:pt>
                <c:pt idx="4689">
                  <c:v>0.44604316546762501</c:v>
                </c:pt>
                <c:pt idx="4690">
                  <c:v>0.43525179856115098</c:v>
                </c:pt>
                <c:pt idx="4691">
                  <c:v>0.41726618705035901</c:v>
                </c:pt>
                <c:pt idx="4692">
                  <c:v>0.40647482014388397</c:v>
                </c:pt>
                <c:pt idx="4693">
                  <c:v>0.45683453237409999</c:v>
                </c:pt>
                <c:pt idx="4694">
                  <c:v>0.388489208633093</c:v>
                </c:pt>
                <c:pt idx="4695">
                  <c:v>0.410071942446043</c:v>
                </c:pt>
                <c:pt idx="4696">
                  <c:v>0.37769784172661802</c:v>
                </c:pt>
                <c:pt idx="4697">
                  <c:v>0.46402877697841699</c:v>
                </c:pt>
                <c:pt idx="4698">
                  <c:v>0.39928057553956797</c:v>
                </c:pt>
                <c:pt idx="4699">
                  <c:v>0.402877697841726</c:v>
                </c:pt>
                <c:pt idx="4700">
                  <c:v>0.402877697841726</c:v>
                </c:pt>
                <c:pt idx="4701">
                  <c:v>0.39208633093525103</c:v>
                </c:pt>
                <c:pt idx="4702">
                  <c:v>0.42086330935251798</c:v>
                </c:pt>
                <c:pt idx="4703">
                  <c:v>0.41726618705035901</c:v>
                </c:pt>
                <c:pt idx="4704">
                  <c:v>0.410071942446043</c:v>
                </c:pt>
                <c:pt idx="4705">
                  <c:v>0.42446043165467601</c:v>
                </c:pt>
                <c:pt idx="4706">
                  <c:v>0.402877697841726</c:v>
                </c:pt>
                <c:pt idx="4707">
                  <c:v>0.34532374100719399</c:v>
                </c:pt>
                <c:pt idx="4708">
                  <c:v>0.410071942446043</c:v>
                </c:pt>
                <c:pt idx="4709">
                  <c:v>0.38129496402877699</c:v>
                </c:pt>
                <c:pt idx="4710">
                  <c:v>0.410071942446043</c:v>
                </c:pt>
                <c:pt idx="4711">
                  <c:v>0.39568345323741</c:v>
                </c:pt>
                <c:pt idx="4712">
                  <c:v>0.39928057553956797</c:v>
                </c:pt>
                <c:pt idx="4713">
                  <c:v>0.38489208633093502</c:v>
                </c:pt>
                <c:pt idx="4714">
                  <c:v>0.39568345323741</c:v>
                </c:pt>
                <c:pt idx="4715">
                  <c:v>0.44604316546762501</c:v>
                </c:pt>
                <c:pt idx="4716">
                  <c:v>0.410071942446043</c:v>
                </c:pt>
                <c:pt idx="4717">
                  <c:v>0.40647482014388397</c:v>
                </c:pt>
                <c:pt idx="4718">
                  <c:v>0.41366906474820098</c:v>
                </c:pt>
                <c:pt idx="4719">
                  <c:v>0.39568345323741</c:v>
                </c:pt>
                <c:pt idx="4720">
                  <c:v>0.39928057553956797</c:v>
                </c:pt>
                <c:pt idx="4721">
                  <c:v>0.402877697841726</c:v>
                </c:pt>
                <c:pt idx="4722">
                  <c:v>0.388489208633093</c:v>
                </c:pt>
                <c:pt idx="4723">
                  <c:v>0.402877697841726</c:v>
                </c:pt>
                <c:pt idx="4724">
                  <c:v>0.34892086330935201</c:v>
                </c:pt>
                <c:pt idx="4725">
                  <c:v>0.41726618705035901</c:v>
                </c:pt>
                <c:pt idx="4726">
                  <c:v>0.388489208633093</c:v>
                </c:pt>
                <c:pt idx="4727">
                  <c:v>0.42805755395683398</c:v>
                </c:pt>
                <c:pt idx="4728">
                  <c:v>0.40647482014388397</c:v>
                </c:pt>
                <c:pt idx="4729">
                  <c:v>0.410071942446043</c:v>
                </c:pt>
                <c:pt idx="4730">
                  <c:v>0.42086330935251798</c:v>
                </c:pt>
                <c:pt idx="4731">
                  <c:v>0.44604316546762501</c:v>
                </c:pt>
                <c:pt idx="4732">
                  <c:v>0.44604316546762501</c:v>
                </c:pt>
                <c:pt idx="4733">
                  <c:v>0.35251798561150999</c:v>
                </c:pt>
                <c:pt idx="4734">
                  <c:v>0.40647482014388397</c:v>
                </c:pt>
                <c:pt idx="4735">
                  <c:v>0.402877697841726</c:v>
                </c:pt>
                <c:pt idx="4736">
                  <c:v>0.38489208633093502</c:v>
                </c:pt>
                <c:pt idx="4737">
                  <c:v>0.45323741007194202</c:v>
                </c:pt>
                <c:pt idx="4738">
                  <c:v>0.410071942446043</c:v>
                </c:pt>
                <c:pt idx="4739">
                  <c:v>0.38129496402877699</c:v>
                </c:pt>
                <c:pt idx="4740">
                  <c:v>0.41726618705035901</c:v>
                </c:pt>
                <c:pt idx="4741">
                  <c:v>0.402877697841726</c:v>
                </c:pt>
                <c:pt idx="4742">
                  <c:v>0.41726618705035901</c:v>
                </c:pt>
                <c:pt idx="4743">
                  <c:v>0.39208633093525103</c:v>
                </c:pt>
                <c:pt idx="4744">
                  <c:v>0.45323741007194202</c:v>
                </c:pt>
                <c:pt idx="4745">
                  <c:v>0.42805755395683398</c:v>
                </c:pt>
                <c:pt idx="4746">
                  <c:v>0.44244604316546698</c:v>
                </c:pt>
                <c:pt idx="4747">
                  <c:v>0.42086330935251798</c:v>
                </c:pt>
                <c:pt idx="4748">
                  <c:v>0.43884892086330901</c:v>
                </c:pt>
                <c:pt idx="4749">
                  <c:v>0.42446043165467601</c:v>
                </c:pt>
                <c:pt idx="4750">
                  <c:v>0.388489208633093</c:v>
                </c:pt>
                <c:pt idx="4751">
                  <c:v>0.40647482014388397</c:v>
                </c:pt>
                <c:pt idx="4752">
                  <c:v>0.43525179856115098</c:v>
                </c:pt>
                <c:pt idx="4753">
                  <c:v>0.38489208633093502</c:v>
                </c:pt>
                <c:pt idx="4754">
                  <c:v>0.45323741007194202</c:v>
                </c:pt>
                <c:pt idx="4755">
                  <c:v>0.42086330935251798</c:v>
                </c:pt>
                <c:pt idx="4756">
                  <c:v>0.38489208633093502</c:v>
                </c:pt>
                <c:pt idx="4757">
                  <c:v>0.38489208633093502</c:v>
                </c:pt>
                <c:pt idx="4758">
                  <c:v>0.42086330935251798</c:v>
                </c:pt>
                <c:pt idx="4759">
                  <c:v>0.40647482014388397</c:v>
                </c:pt>
                <c:pt idx="4760">
                  <c:v>0.35971223021582699</c:v>
                </c:pt>
                <c:pt idx="4761">
                  <c:v>0.37050359712230202</c:v>
                </c:pt>
                <c:pt idx="4762">
                  <c:v>0.46043165467625902</c:v>
                </c:pt>
                <c:pt idx="4763">
                  <c:v>0.44964028776978399</c:v>
                </c:pt>
                <c:pt idx="4764">
                  <c:v>0.37050359712230202</c:v>
                </c:pt>
                <c:pt idx="4765">
                  <c:v>0.39208633093525103</c:v>
                </c:pt>
                <c:pt idx="4766">
                  <c:v>0.402877697841726</c:v>
                </c:pt>
                <c:pt idx="4767">
                  <c:v>0.38129496402877699</c:v>
                </c:pt>
                <c:pt idx="4768">
                  <c:v>0.37410071942445999</c:v>
                </c:pt>
                <c:pt idx="4769">
                  <c:v>0.388489208633093</c:v>
                </c:pt>
                <c:pt idx="4770">
                  <c:v>0.388489208633093</c:v>
                </c:pt>
                <c:pt idx="4771">
                  <c:v>0.43165467625899201</c:v>
                </c:pt>
                <c:pt idx="4772">
                  <c:v>0.42446043165467601</c:v>
                </c:pt>
                <c:pt idx="4773">
                  <c:v>0.44244604316546698</c:v>
                </c:pt>
                <c:pt idx="4774">
                  <c:v>0.42086330935251798</c:v>
                </c:pt>
                <c:pt idx="4775">
                  <c:v>0.36690647482014299</c:v>
                </c:pt>
                <c:pt idx="4776">
                  <c:v>0.39928057553956797</c:v>
                </c:pt>
                <c:pt idx="4777">
                  <c:v>0.43884892086330901</c:v>
                </c:pt>
                <c:pt idx="4778">
                  <c:v>0.410071942446043</c:v>
                </c:pt>
                <c:pt idx="4779">
                  <c:v>0.45323741007194202</c:v>
                </c:pt>
                <c:pt idx="4780">
                  <c:v>0.38129496402877699</c:v>
                </c:pt>
                <c:pt idx="4781">
                  <c:v>0.41726618705035901</c:v>
                </c:pt>
                <c:pt idx="4782">
                  <c:v>0.37410071942445999</c:v>
                </c:pt>
                <c:pt idx="4783">
                  <c:v>0.410071942446043</c:v>
                </c:pt>
                <c:pt idx="4784">
                  <c:v>0.42805755395683398</c:v>
                </c:pt>
                <c:pt idx="4785">
                  <c:v>0.410071942446043</c:v>
                </c:pt>
                <c:pt idx="4786">
                  <c:v>0.42086330935251798</c:v>
                </c:pt>
                <c:pt idx="4787">
                  <c:v>0.43165467625899201</c:v>
                </c:pt>
                <c:pt idx="4788">
                  <c:v>0.38129496402877699</c:v>
                </c:pt>
                <c:pt idx="4789">
                  <c:v>0.43525179856115098</c:v>
                </c:pt>
                <c:pt idx="4790">
                  <c:v>0.43165467625899201</c:v>
                </c:pt>
                <c:pt idx="4791">
                  <c:v>0.42086330935251798</c:v>
                </c:pt>
                <c:pt idx="4792">
                  <c:v>0.39208633093525103</c:v>
                </c:pt>
                <c:pt idx="4793">
                  <c:v>0.42446043165467601</c:v>
                </c:pt>
                <c:pt idx="4794">
                  <c:v>0.45323741007194202</c:v>
                </c:pt>
                <c:pt idx="4795">
                  <c:v>0.39208633093525103</c:v>
                </c:pt>
                <c:pt idx="4796">
                  <c:v>0.40647482014388397</c:v>
                </c:pt>
                <c:pt idx="4797">
                  <c:v>0.39208633093525103</c:v>
                </c:pt>
                <c:pt idx="4798">
                  <c:v>0.39568345323741</c:v>
                </c:pt>
                <c:pt idx="4799">
                  <c:v>0.38129496402877699</c:v>
                </c:pt>
                <c:pt idx="4800">
                  <c:v>0.43165467625899201</c:v>
                </c:pt>
                <c:pt idx="4801">
                  <c:v>0.41726618705035901</c:v>
                </c:pt>
                <c:pt idx="4802">
                  <c:v>0.39928057553956797</c:v>
                </c:pt>
                <c:pt idx="4803">
                  <c:v>0.37769784172661802</c:v>
                </c:pt>
                <c:pt idx="4804">
                  <c:v>0.39928057553956797</c:v>
                </c:pt>
                <c:pt idx="4805">
                  <c:v>0.38489208633093502</c:v>
                </c:pt>
                <c:pt idx="4806">
                  <c:v>0.45683453237409999</c:v>
                </c:pt>
                <c:pt idx="4807">
                  <c:v>0.410071942446043</c:v>
                </c:pt>
                <c:pt idx="4808">
                  <c:v>0.43165467625899201</c:v>
                </c:pt>
                <c:pt idx="4809">
                  <c:v>0.42446043165467601</c:v>
                </c:pt>
                <c:pt idx="4810">
                  <c:v>0.43525179856115098</c:v>
                </c:pt>
                <c:pt idx="4811">
                  <c:v>0.40647482014388397</c:v>
                </c:pt>
                <c:pt idx="4812">
                  <c:v>0.43884892086330901</c:v>
                </c:pt>
                <c:pt idx="4813">
                  <c:v>0.42446043165467601</c:v>
                </c:pt>
                <c:pt idx="4814">
                  <c:v>0.39208633093525103</c:v>
                </c:pt>
                <c:pt idx="4815">
                  <c:v>0.40647482014388397</c:v>
                </c:pt>
                <c:pt idx="4816">
                  <c:v>0.43525179856115098</c:v>
                </c:pt>
                <c:pt idx="4817">
                  <c:v>0.44604316546762501</c:v>
                </c:pt>
                <c:pt idx="4818">
                  <c:v>0.38489208633093502</c:v>
                </c:pt>
                <c:pt idx="4819">
                  <c:v>0.39568345323741</c:v>
                </c:pt>
                <c:pt idx="4820">
                  <c:v>0.38489208633093502</c:v>
                </c:pt>
                <c:pt idx="4821">
                  <c:v>0.42086330935251798</c:v>
                </c:pt>
                <c:pt idx="4822">
                  <c:v>0.42086330935251798</c:v>
                </c:pt>
                <c:pt idx="4823">
                  <c:v>0.38129496402877699</c:v>
                </c:pt>
                <c:pt idx="4824">
                  <c:v>0.42446043165467601</c:v>
                </c:pt>
                <c:pt idx="4825">
                  <c:v>0.39568345323741</c:v>
                </c:pt>
                <c:pt idx="4826">
                  <c:v>0.43525179856115098</c:v>
                </c:pt>
                <c:pt idx="4827">
                  <c:v>0.485611510791366</c:v>
                </c:pt>
                <c:pt idx="4828">
                  <c:v>0.43165467625899201</c:v>
                </c:pt>
                <c:pt idx="4829">
                  <c:v>0.39928057553956797</c:v>
                </c:pt>
                <c:pt idx="4830">
                  <c:v>0.37769784172661802</c:v>
                </c:pt>
                <c:pt idx="4831">
                  <c:v>0.42086330935251798</c:v>
                </c:pt>
                <c:pt idx="4832">
                  <c:v>0.42446043165467601</c:v>
                </c:pt>
                <c:pt idx="4833">
                  <c:v>0.402877697841726</c:v>
                </c:pt>
                <c:pt idx="4834">
                  <c:v>0.40647482014388397</c:v>
                </c:pt>
                <c:pt idx="4835">
                  <c:v>0.42805755395683398</c:v>
                </c:pt>
                <c:pt idx="4836">
                  <c:v>0.41366906474820098</c:v>
                </c:pt>
                <c:pt idx="4837">
                  <c:v>0.42446043165467601</c:v>
                </c:pt>
                <c:pt idx="4838">
                  <c:v>0.38489208633093502</c:v>
                </c:pt>
                <c:pt idx="4839">
                  <c:v>0.402877697841726</c:v>
                </c:pt>
                <c:pt idx="4840">
                  <c:v>0.38129496402877699</c:v>
                </c:pt>
                <c:pt idx="4841">
                  <c:v>0.44244604316546698</c:v>
                </c:pt>
                <c:pt idx="4842">
                  <c:v>0.37050359712230202</c:v>
                </c:pt>
                <c:pt idx="4843">
                  <c:v>0.39928057553956797</c:v>
                </c:pt>
                <c:pt idx="4844">
                  <c:v>0.40647482014388397</c:v>
                </c:pt>
                <c:pt idx="4845">
                  <c:v>0.43884892086330901</c:v>
                </c:pt>
                <c:pt idx="4846">
                  <c:v>0.37769784172661802</c:v>
                </c:pt>
                <c:pt idx="4847">
                  <c:v>0.388489208633093</c:v>
                </c:pt>
                <c:pt idx="4848">
                  <c:v>0.38129496402877699</c:v>
                </c:pt>
                <c:pt idx="4849">
                  <c:v>0.39928057553956797</c:v>
                </c:pt>
                <c:pt idx="4850">
                  <c:v>0.35971223021582699</c:v>
                </c:pt>
                <c:pt idx="4851">
                  <c:v>0.42446043165467601</c:v>
                </c:pt>
                <c:pt idx="4852">
                  <c:v>0.42446043165467601</c:v>
                </c:pt>
                <c:pt idx="4853">
                  <c:v>0.42805755395683398</c:v>
                </c:pt>
                <c:pt idx="4854">
                  <c:v>0.40647482014388397</c:v>
                </c:pt>
                <c:pt idx="4855">
                  <c:v>0.40647482014388397</c:v>
                </c:pt>
                <c:pt idx="4856">
                  <c:v>0.43165467625899201</c:v>
                </c:pt>
                <c:pt idx="4857">
                  <c:v>0.38489208633093502</c:v>
                </c:pt>
                <c:pt idx="4858">
                  <c:v>0.410071942446043</c:v>
                </c:pt>
                <c:pt idx="4859">
                  <c:v>0.42446043165467601</c:v>
                </c:pt>
                <c:pt idx="4860">
                  <c:v>0.36690647482014299</c:v>
                </c:pt>
                <c:pt idx="4861">
                  <c:v>0.410071942446043</c:v>
                </c:pt>
                <c:pt idx="4862">
                  <c:v>0.402877697841726</c:v>
                </c:pt>
                <c:pt idx="4863">
                  <c:v>0.42446043165467601</c:v>
                </c:pt>
                <c:pt idx="4864">
                  <c:v>0.39568345323741</c:v>
                </c:pt>
                <c:pt idx="4865">
                  <c:v>0.38489208633093502</c:v>
                </c:pt>
                <c:pt idx="4866">
                  <c:v>0.41366906474820098</c:v>
                </c:pt>
                <c:pt idx="4867">
                  <c:v>0.46402877697841699</c:v>
                </c:pt>
                <c:pt idx="4868">
                  <c:v>0.42086330935251798</c:v>
                </c:pt>
                <c:pt idx="4869">
                  <c:v>0.40647482014388397</c:v>
                </c:pt>
                <c:pt idx="4870">
                  <c:v>0.388489208633093</c:v>
                </c:pt>
                <c:pt idx="4871">
                  <c:v>0.38489208633093502</c:v>
                </c:pt>
                <c:pt idx="4872">
                  <c:v>0.42086330935251798</c:v>
                </c:pt>
                <c:pt idx="4873">
                  <c:v>0.402877697841726</c:v>
                </c:pt>
                <c:pt idx="4874">
                  <c:v>0.41366906474820098</c:v>
                </c:pt>
                <c:pt idx="4875">
                  <c:v>0.45323741007194202</c:v>
                </c:pt>
                <c:pt idx="4876">
                  <c:v>0.42805755395683398</c:v>
                </c:pt>
                <c:pt idx="4877">
                  <c:v>0.43525179856115098</c:v>
                </c:pt>
                <c:pt idx="4878">
                  <c:v>0.43165467625899201</c:v>
                </c:pt>
                <c:pt idx="4879">
                  <c:v>0.42086330935251798</c:v>
                </c:pt>
                <c:pt idx="4880">
                  <c:v>0.40647482014388397</c:v>
                </c:pt>
                <c:pt idx="4881">
                  <c:v>0.42086330935251798</c:v>
                </c:pt>
                <c:pt idx="4882">
                  <c:v>0.44604316546762501</c:v>
                </c:pt>
                <c:pt idx="4883">
                  <c:v>0.41726618705035901</c:v>
                </c:pt>
                <c:pt idx="4884">
                  <c:v>0.42446043165467601</c:v>
                </c:pt>
                <c:pt idx="4885">
                  <c:v>0.36330935251798502</c:v>
                </c:pt>
                <c:pt idx="4886">
                  <c:v>0.43884892086330901</c:v>
                </c:pt>
                <c:pt idx="4887">
                  <c:v>0.402877697841726</c:v>
                </c:pt>
                <c:pt idx="4888">
                  <c:v>0.41366906474820098</c:v>
                </c:pt>
                <c:pt idx="4889">
                  <c:v>0.388489208633093</c:v>
                </c:pt>
                <c:pt idx="4890">
                  <c:v>0.46402877697841699</c:v>
                </c:pt>
                <c:pt idx="4891">
                  <c:v>0.402877697841726</c:v>
                </c:pt>
                <c:pt idx="4892">
                  <c:v>0.42805755395683398</c:v>
                </c:pt>
                <c:pt idx="4893">
                  <c:v>0.40647482014388397</c:v>
                </c:pt>
                <c:pt idx="4894">
                  <c:v>0.41726618705035901</c:v>
                </c:pt>
                <c:pt idx="4895">
                  <c:v>0.34172661870503501</c:v>
                </c:pt>
                <c:pt idx="4896">
                  <c:v>0.42446043165467601</c:v>
                </c:pt>
                <c:pt idx="4897">
                  <c:v>0.42805755395683398</c:v>
                </c:pt>
                <c:pt idx="4898">
                  <c:v>0.43884892086330901</c:v>
                </c:pt>
                <c:pt idx="4899">
                  <c:v>0.42805755395683398</c:v>
                </c:pt>
                <c:pt idx="4900">
                  <c:v>0.36690647482014299</c:v>
                </c:pt>
                <c:pt idx="4901">
                  <c:v>0.388489208633093</c:v>
                </c:pt>
                <c:pt idx="4902">
                  <c:v>0.34172661870503501</c:v>
                </c:pt>
                <c:pt idx="4903">
                  <c:v>0.37769784172661802</c:v>
                </c:pt>
                <c:pt idx="4904">
                  <c:v>0.34172661870503501</c:v>
                </c:pt>
                <c:pt idx="4905">
                  <c:v>0.43525179856115098</c:v>
                </c:pt>
                <c:pt idx="4906">
                  <c:v>0.43165467625899201</c:v>
                </c:pt>
                <c:pt idx="4907">
                  <c:v>0.42805755395683398</c:v>
                </c:pt>
                <c:pt idx="4908">
                  <c:v>0.36330935251798502</c:v>
                </c:pt>
                <c:pt idx="4909">
                  <c:v>0.43525179856115098</c:v>
                </c:pt>
                <c:pt idx="4910">
                  <c:v>0.410071942446043</c:v>
                </c:pt>
                <c:pt idx="4911">
                  <c:v>0.39208633093525103</c:v>
                </c:pt>
                <c:pt idx="4912">
                  <c:v>0.37769784172661802</c:v>
                </c:pt>
                <c:pt idx="4913">
                  <c:v>0.36330935251798502</c:v>
                </c:pt>
                <c:pt idx="4914">
                  <c:v>0.410071942446043</c:v>
                </c:pt>
                <c:pt idx="4915">
                  <c:v>0.42446043165467601</c:v>
                </c:pt>
                <c:pt idx="4916">
                  <c:v>0.45323741007194202</c:v>
                </c:pt>
                <c:pt idx="4917">
                  <c:v>0.45683453237409999</c:v>
                </c:pt>
                <c:pt idx="4918">
                  <c:v>0.45683453237409999</c:v>
                </c:pt>
                <c:pt idx="4919">
                  <c:v>0.388489208633093</c:v>
                </c:pt>
                <c:pt idx="4920">
                  <c:v>0.36330935251798502</c:v>
                </c:pt>
                <c:pt idx="4921">
                  <c:v>0.43525179856115098</c:v>
                </c:pt>
                <c:pt idx="4922">
                  <c:v>0.41366906474820098</c:v>
                </c:pt>
                <c:pt idx="4923">
                  <c:v>0.41366906474820098</c:v>
                </c:pt>
                <c:pt idx="4924">
                  <c:v>0.37769784172661802</c:v>
                </c:pt>
                <c:pt idx="4925">
                  <c:v>0.42446043165467601</c:v>
                </c:pt>
                <c:pt idx="4926">
                  <c:v>0.39568345323741</c:v>
                </c:pt>
                <c:pt idx="4927">
                  <c:v>0.42805755395683398</c:v>
                </c:pt>
                <c:pt idx="4928">
                  <c:v>0.38489208633093502</c:v>
                </c:pt>
                <c:pt idx="4929">
                  <c:v>0.410071942446043</c:v>
                </c:pt>
                <c:pt idx="4930">
                  <c:v>0.43165467625899201</c:v>
                </c:pt>
                <c:pt idx="4931">
                  <c:v>0.402877697841726</c:v>
                </c:pt>
                <c:pt idx="4932">
                  <c:v>0.39208633093525103</c:v>
                </c:pt>
                <c:pt idx="4933">
                  <c:v>0.44244604316546698</c:v>
                </c:pt>
                <c:pt idx="4934">
                  <c:v>0.402877697841726</c:v>
                </c:pt>
                <c:pt idx="4935">
                  <c:v>0.40647482014388397</c:v>
                </c:pt>
                <c:pt idx="4936">
                  <c:v>0.410071942446043</c:v>
                </c:pt>
                <c:pt idx="4937">
                  <c:v>0.38489208633093502</c:v>
                </c:pt>
                <c:pt idx="4938">
                  <c:v>0.41366906474820098</c:v>
                </c:pt>
                <c:pt idx="4939">
                  <c:v>0.402877697841726</c:v>
                </c:pt>
                <c:pt idx="4940">
                  <c:v>0.42086330935251798</c:v>
                </c:pt>
                <c:pt idx="4941">
                  <c:v>0.36690647482014299</c:v>
                </c:pt>
                <c:pt idx="4942">
                  <c:v>0.39568345323741</c:v>
                </c:pt>
                <c:pt idx="4943">
                  <c:v>0.42805755395683398</c:v>
                </c:pt>
                <c:pt idx="4944">
                  <c:v>0.39928057553956797</c:v>
                </c:pt>
                <c:pt idx="4945">
                  <c:v>0.388489208633093</c:v>
                </c:pt>
                <c:pt idx="4946">
                  <c:v>0.402877697841726</c:v>
                </c:pt>
                <c:pt idx="4947">
                  <c:v>0.41366906474820098</c:v>
                </c:pt>
                <c:pt idx="4948">
                  <c:v>0.43165467625899201</c:v>
                </c:pt>
                <c:pt idx="4949">
                  <c:v>0.39928057553956797</c:v>
                </c:pt>
                <c:pt idx="4950">
                  <c:v>0.42805755395683398</c:v>
                </c:pt>
                <c:pt idx="4951">
                  <c:v>0.42805755395683398</c:v>
                </c:pt>
                <c:pt idx="4952">
                  <c:v>0.43165467625899201</c:v>
                </c:pt>
                <c:pt idx="4953">
                  <c:v>0.41366906474820098</c:v>
                </c:pt>
                <c:pt idx="4954">
                  <c:v>0.38489208633093502</c:v>
                </c:pt>
                <c:pt idx="4955">
                  <c:v>0.39208633093525103</c:v>
                </c:pt>
                <c:pt idx="4956">
                  <c:v>0.41366906474820098</c:v>
                </c:pt>
                <c:pt idx="4957">
                  <c:v>0.35971223021582699</c:v>
                </c:pt>
                <c:pt idx="4958">
                  <c:v>0.38129496402877699</c:v>
                </c:pt>
                <c:pt idx="4959">
                  <c:v>0.37769784172661802</c:v>
                </c:pt>
                <c:pt idx="4960">
                  <c:v>0.43525179856115098</c:v>
                </c:pt>
                <c:pt idx="4961">
                  <c:v>0.35611510791366902</c:v>
                </c:pt>
                <c:pt idx="4962">
                  <c:v>0.43525179856115098</c:v>
                </c:pt>
                <c:pt idx="4963">
                  <c:v>0.42086330935251798</c:v>
                </c:pt>
                <c:pt idx="4964">
                  <c:v>0.38489208633093502</c:v>
                </c:pt>
                <c:pt idx="4965">
                  <c:v>0.40647482014388397</c:v>
                </c:pt>
                <c:pt idx="4966">
                  <c:v>0.43884892086330901</c:v>
                </c:pt>
                <c:pt idx="4967">
                  <c:v>0.43165467625899201</c:v>
                </c:pt>
                <c:pt idx="4968">
                  <c:v>0.402877697841726</c:v>
                </c:pt>
                <c:pt idx="4969">
                  <c:v>0.40647482014388397</c:v>
                </c:pt>
                <c:pt idx="4970">
                  <c:v>0.388489208633093</c:v>
                </c:pt>
                <c:pt idx="4971">
                  <c:v>0.37050359712230202</c:v>
                </c:pt>
                <c:pt idx="4972">
                  <c:v>0.35611510791366902</c:v>
                </c:pt>
                <c:pt idx="4973">
                  <c:v>0.39928057553956797</c:v>
                </c:pt>
                <c:pt idx="4974">
                  <c:v>0.41726618705035901</c:v>
                </c:pt>
                <c:pt idx="4975">
                  <c:v>0.36690647482014299</c:v>
                </c:pt>
                <c:pt idx="4976">
                  <c:v>0.37769784172661802</c:v>
                </c:pt>
                <c:pt idx="4977">
                  <c:v>0.37050359712230202</c:v>
                </c:pt>
                <c:pt idx="4978">
                  <c:v>0.39928057553956797</c:v>
                </c:pt>
                <c:pt idx="4979">
                  <c:v>0.402877697841726</c:v>
                </c:pt>
                <c:pt idx="4980">
                  <c:v>0.410071942446043</c:v>
                </c:pt>
                <c:pt idx="4981">
                  <c:v>0.42086330935251798</c:v>
                </c:pt>
                <c:pt idx="4982">
                  <c:v>0.410071942446043</c:v>
                </c:pt>
                <c:pt idx="4983">
                  <c:v>0.43525179856115098</c:v>
                </c:pt>
                <c:pt idx="4984">
                  <c:v>0.402877697841726</c:v>
                </c:pt>
                <c:pt idx="4985">
                  <c:v>0.39568345323741</c:v>
                </c:pt>
                <c:pt idx="4986">
                  <c:v>0.43525179856115098</c:v>
                </c:pt>
                <c:pt idx="4987">
                  <c:v>0.40647482014388397</c:v>
                </c:pt>
                <c:pt idx="4988">
                  <c:v>0.388489208633093</c:v>
                </c:pt>
                <c:pt idx="4989">
                  <c:v>0.38129496402877699</c:v>
                </c:pt>
                <c:pt idx="4990">
                  <c:v>0.44244604316546698</c:v>
                </c:pt>
                <c:pt idx="4991">
                  <c:v>0.38129496402877699</c:v>
                </c:pt>
                <c:pt idx="4992">
                  <c:v>0.46043165467625902</c:v>
                </c:pt>
                <c:pt idx="4993">
                  <c:v>0.39568345323741</c:v>
                </c:pt>
                <c:pt idx="4994">
                  <c:v>0.35611510791366902</c:v>
                </c:pt>
                <c:pt idx="4995">
                  <c:v>0.43165467625899201</c:v>
                </c:pt>
                <c:pt idx="4996">
                  <c:v>0.37769784172661802</c:v>
                </c:pt>
                <c:pt idx="4997">
                  <c:v>0.388489208633093</c:v>
                </c:pt>
                <c:pt idx="4998">
                  <c:v>0.43884892086330901</c:v>
                </c:pt>
                <c:pt idx="4999">
                  <c:v>0.43165467625899201</c:v>
                </c:pt>
              </c:numCache>
            </c:numRef>
          </c:val>
          <c:smooth val="0"/>
          <c:extLst>
            <c:ext xmlns:c16="http://schemas.microsoft.com/office/drawing/2014/chart" uri="{C3380CC4-5D6E-409C-BE32-E72D297353CC}">
              <c16:uniqueId val="{00000000-4040-419A-B39A-A3E3AACB1304}"/>
            </c:ext>
          </c:extLst>
        </c:ser>
        <c:dLbls>
          <c:showLegendKey val="0"/>
          <c:showVal val="0"/>
          <c:showCatName val="0"/>
          <c:showSerName val="0"/>
          <c:showPercent val="0"/>
          <c:showBubbleSize val="0"/>
        </c:dLbls>
        <c:smooth val="0"/>
        <c:axId val="1381932575"/>
        <c:axId val="682784639"/>
      </c:lineChart>
      <c:catAx>
        <c:axId val="1381932575"/>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Training number</a:t>
                </a:r>
              </a:p>
            </c:rich>
          </c:tx>
          <c:layout>
            <c:manualLayout>
              <c:xMode val="edge"/>
              <c:yMode val="edge"/>
              <c:x val="0.44174315289240529"/>
              <c:y val="0.839652190715424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2784639"/>
        <c:crosses val="autoZero"/>
        <c:auto val="1"/>
        <c:lblAlgn val="ctr"/>
        <c:lblOffset val="100"/>
        <c:noMultiLvlLbl val="0"/>
      </c:catAx>
      <c:valAx>
        <c:axId val="6827846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Correct prediction</a:t>
                </a:r>
                <a:r>
                  <a:rPr lang="en-GB" baseline="0"/>
                  <a:t> percentage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1932575"/>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k-NN</a:t>
            </a:r>
            <a:r>
              <a:rPr lang="en-GB" baseline="0"/>
              <a:t> correct prediction rate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Sheet1!$C$1</c:f>
              <c:strCache>
                <c:ptCount val="1"/>
                <c:pt idx="0">
                  <c:v>%</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Sheet1!$C$2:$C$21</c:f>
              <c:numCache>
                <c:formatCode>0.00%</c:formatCode>
                <c:ptCount val="20"/>
                <c:pt idx="0">
                  <c:v>0.42086330935251798</c:v>
                </c:pt>
                <c:pt idx="1">
                  <c:v>0.47841726618705038</c:v>
                </c:pt>
                <c:pt idx="2">
                  <c:v>0.49640287769784175</c:v>
                </c:pt>
                <c:pt idx="3">
                  <c:v>0.49280575539568344</c:v>
                </c:pt>
                <c:pt idx="4">
                  <c:v>0.47482014388489208</c:v>
                </c:pt>
                <c:pt idx="5">
                  <c:v>0.46402877697841727</c:v>
                </c:pt>
                <c:pt idx="6">
                  <c:v>0.45683453237410071</c:v>
                </c:pt>
                <c:pt idx="7">
                  <c:v>0.46043165467625902</c:v>
                </c:pt>
                <c:pt idx="8">
                  <c:v>0.46043165467625902</c:v>
                </c:pt>
                <c:pt idx="9">
                  <c:v>0.46043165467625902</c:v>
                </c:pt>
                <c:pt idx="10">
                  <c:v>0.46043165467625902</c:v>
                </c:pt>
                <c:pt idx="11">
                  <c:v>0.45323741007194246</c:v>
                </c:pt>
                <c:pt idx="12">
                  <c:v>0.44964028776978415</c:v>
                </c:pt>
                <c:pt idx="13">
                  <c:v>0.44244604316546765</c:v>
                </c:pt>
                <c:pt idx="14">
                  <c:v>0.44244604316546765</c:v>
                </c:pt>
                <c:pt idx="15">
                  <c:v>0.43884892086330934</c:v>
                </c:pt>
                <c:pt idx="16">
                  <c:v>0.43884892086330934</c:v>
                </c:pt>
                <c:pt idx="17">
                  <c:v>0.43884892086330934</c:v>
                </c:pt>
                <c:pt idx="18">
                  <c:v>0.44244604316546765</c:v>
                </c:pt>
                <c:pt idx="19">
                  <c:v>0.43884892086330934</c:v>
                </c:pt>
              </c:numCache>
            </c:numRef>
          </c:yVal>
          <c:smooth val="1"/>
          <c:extLst>
            <c:ext xmlns:c16="http://schemas.microsoft.com/office/drawing/2014/chart" uri="{C3380CC4-5D6E-409C-BE32-E72D297353CC}">
              <c16:uniqueId val="{00000000-C0B1-461A-8BFC-090A4DBE8CA1}"/>
            </c:ext>
          </c:extLst>
        </c:ser>
        <c:dLbls>
          <c:showLegendKey val="0"/>
          <c:showVal val="0"/>
          <c:showCatName val="0"/>
          <c:showSerName val="0"/>
          <c:showPercent val="0"/>
          <c:showBubbleSize val="0"/>
        </c:dLbls>
        <c:axId val="1529887344"/>
        <c:axId val="1531951184"/>
      </c:scatterChart>
      <c:valAx>
        <c:axId val="1529887344"/>
        <c:scaling>
          <c:orientation val="minMax"/>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Neighbor</a:t>
                </a:r>
                <a:r>
                  <a:rPr lang="en-GB" baseline="0"/>
                  <a:t> number</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951184"/>
        <c:crosses val="autoZero"/>
        <c:crossBetween val="midCat"/>
      </c:valAx>
      <c:valAx>
        <c:axId val="1531951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Correct prediction percentage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98873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C6786-88B7-4C87-ADB0-214F7A840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39</Pages>
  <Words>12601</Words>
  <Characters>71832</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Blagg (Student)</dc:creator>
  <cp:keywords/>
  <dc:description/>
  <cp:lastModifiedBy>Rob Blagg</cp:lastModifiedBy>
  <cp:revision>4</cp:revision>
  <dcterms:created xsi:type="dcterms:W3CDTF">2020-09-07T07:02:00Z</dcterms:created>
  <dcterms:modified xsi:type="dcterms:W3CDTF">2020-09-07T07:08:00Z</dcterms:modified>
</cp:coreProperties>
</file>